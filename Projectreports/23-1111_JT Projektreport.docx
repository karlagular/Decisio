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word/numbering.xml" ContentType="application/vnd.openxmlformats-officedocument.wordprocessingml.numbering+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C60DD" w14:textId="77777777" w:rsidR="00841E56" w:rsidRPr="00D339BC" w:rsidRDefault="00841E56">
      <w:pPr>
        <w:pStyle w:val="Textkrper2"/>
        <w:jc w:val="both"/>
        <w:rPr>
          <w:color w:val="auto"/>
          <w:sz w:val="22"/>
          <w:szCs w:val="22"/>
        </w:rPr>
      </w:pPr>
    </w:p>
    <w:p w14:paraId="31ACE12F" w14:textId="77777777" w:rsidR="001A67E1" w:rsidRPr="00D339BC" w:rsidRDefault="001A67E1" w:rsidP="00F9340C">
      <w:pPr>
        <w:spacing w:before="120"/>
        <w:ind w:left="113"/>
        <w:jc w:val="center"/>
        <w:rPr>
          <w:sz w:val="22"/>
          <w:szCs w:val="22"/>
        </w:rPr>
      </w:pPr>
    </w:p>
    <w:p w14:paraId="504789C9" w14:textId="77777777" w:rsidR="001A67E1" w:rsidRPr="00D339BC" w:rsidRDefault="001A67E1">
      <w:pPr>
        <w:pStyle w:val="Textkrper2"/>
        <w:jc w:val="both"/>
        <w:rPr>
          <w:color w:val="auto"/>
          <w:sz w:val="22"/>
          <w:szCs w:val="22"/>
        </w:rPr>
      </w:pPr>
    </w:p>
    <w:p w14:paraId="637DC952" w14:textId="77777777" w:rsidR="001A67E1" w:rsidRPr="00D339BC" w:rsidRDefault="001A67E1">
      <w:pPr>
        <w:pStyle w:val="Textkrper2"/>
        <w:jc w:val="both"/>
        <w:rPr>
          <w:color w:val="auto"/>
          <w:sz w:val="22"/>
          <w:szCs w:val="22"/>
        </w:rPr>
      </w:pPr>
    </w:p>
    <w:p w14:paraId="6BA13ECE" w14:textId="77777777" w:rsidR="001A67E1" w:rsidRPr="00D339BC" w:rsidRDefault="001A67E1">
      <w:pPr>
        <w:pStyle w:val="Textkrper2"/>
        <w:jc w:val="center"/>
        <w:rPr>
          <w:color w:val="auto"/>
          <w:sz w:val="22"/>
          <w:szCs w:val="22"/>
        </w:rPr>
      </w:pPr>
    </w:p>
    <w:p w14:paraId="23F353E2" w14:textId="77777777" w:rsidR="001A67E1" w:rsidRPr="00D339BC" w:rsidRDefault="001A67E1">
      <w:pPr>
        <w:pStyle w:val="Textkrper2"/>
        <w:jc w:val="center"/>
        <w:rPr>
          <w:color w:val="auto"/>
          <w:sz w:val="22"/>
          <w:szCs w:val="22"/>
        </w:rPr>
      </w:pPr>
    </w:p>
    <w:p w14:paraId="48E5C012" w14:textId="77777777" w:rsidR="001A67E1" w:rsidRDefault="00C404B5">
      <w:pPr>
        <w:pStyle w:val="Textkrper2"/>
        <w:jc w:val="center"/>
        <w:rPr>
          <w:b/>
          <w:color w:val="auto"/>
          <w:sz w:val="28"/>
          <w:szCs w:val="28"/>
        </w:rPr>
      </w:pPr>
      <w:r>
        <w:rPr>
          <w:b/>
          <w:color w:val="auto"/>
          <w:sz w:val="28"/>
          <w:szCs w:val="28"/>
        </w:rPr>
        <w:t>Report Level D</w:t>
      </w:r>
    </w:p>
    <w:p w14:paraId="31064A82" w14:textId="77777777" w:rsidR="00714E4B" w:rsidRDefault="00714E4B">
      <w:pPr>
        <w:pStyle w:val="Textkrper2"/>
        <w:jc w:val="center"/>
        <w:rPr>
          <w:b/>
          <w:color w:val="auto"/>
          <w:sz w:val="28"/>
          <w:szCs w:val="28"/>
        </w:rPr>
      </w:pPr>
    </w:p>
    <w:p w14:paraId="59651A24" w14:textId="77777777" w:rsidR="00714E4B" w:rsidRPr="00CD1817" w:rsidRDefault="009B25A6" w:rsidP="00CD1817">
      <w:pPr>
        <w:jc w:val="center"/>
        <w:rPr>
          <w:rFonts w:ascii="Times New Roman" w:hAnsi="Times New Roman"/>
          <w:b/>
          <w:sz w:val="24"/>
          <w:szCs w:val="24"/>
        </w:rPr>
      </w:pPr>
      <w:r w:rsidRPr="00CD1817">
        <w:rPr>
          <w:b/>
          <w:sz w:val="18"/>
          <w:szCs w:val="18"/>
        </w:rPr>
        <w:t>nach Z</w:t>
      </w:r>
      <w:r w:rsidR="00090E05" w:rsidRPr="00CD1817">
        <w:rPr>
          <w:b/>
          <w:sz w:val="18"/>
          <w:szCs w:val="18"/>
        </w:rPr>
        <w:t>01D</w:t>
      </w:r>
      <w:r w:rsidR="005156E9" w:rsidRPr="00CD1817">
        <w:rPr>
          <w:b/>
          <w:sz w:val="18"/>
          <w:szCs w:val="18"/>
        </w:rPr>
        <w:t>_Leitfaden</w:t>
      </w:r>
      <w:r w:rsidR="00090E05" w:rsidRPr="00CD1817">
        <w:rPr>
          <w:b/>
          <w:sz w:val="18"/>
          <w:szCs w:val="18"/>
        </w:rPr>
        <w:t xml:space="preserve"> </w:t>
      </w:r>
      <w:r w:rsidR="005156E9" w:rsidRPr="00CD1817">
        <w:rPr>
          <w:b/>
          <w:sz w:val="18"/>
          <w:szCs w:val="18"/>
        </w:rPr>
        <w:t>/</w:t>
      </w:r>
      <w:r w:rsidR="00CD1817" w:rsidRPr="00CD1817">
        <w:rPr>
          <w:b/>
          <w:sz w:val="18"/>
          <w:szCs w:val="18"/>
        </w:rPr>
        <w:t xml:space="preserve"> </w:t>
      </w:r>
      <w:r w:rsidR="00E86BE7">
        <w:rPr>
          <w:b/>
          <w:sz w:val="18"/>
          <w:szCs w:val="18"/>
        </w:rPr>
        <w:t>02</w:t>
      </w:r>
      <w:r w:rsidR="00CD1817" w:rsidRPr="00CD1817">
        <w:rPr>
          <w:b/>
          <w:sz w:val="18"/>
          <w:szCs w:val="18"/>
        </w:rPr>
        <w:t xml:space="preserve"> vom </w:t>
      </w:r>
      <w:r w:rsidR="00E86BE7">
        <w:rPr>
          <w:b/>
          <w:sz w:val="18"/>
          <w:szCs w:val="18"/>
        </w:rPr>
        <w:t>20.06.2023</w:t>
      </w:r>
    </w:p>
    <w:p w14:paraId="16A8CAC5" w14:textId="77777777" w:rsidR="00C404B5" w:rsidRDefault="00C404B5">
      <w:pPr>
        <w:pStyle w:val="Textkrper2"/>
        <w:jc w:val="center"/>
        <w:rPr>
          <w:b/>
          <w:color w:val="auto"/>
          <w:sz w:val="18"/>
          <w:szCs w:val="18"/>
        </w:rPr>
      </w:pPr>
    </w:p>
    <w:p w14:paraId="6477AC6C" w14:textId="77777777" w:rsidR="00C404B5" w:rsidRDefault="00C404B5">
      <w:pPr>
        <w:pStyle w:val="Textkrper2"/>
        <w:jc w:val="center"/>
        <w:rPr>
          <w:b/>
          <w:color w:val="auto"/>
          <w:sz w:val="28"/>
          <w:szCs w:val="28"/>
        </w:rPr>
      </w:pPr>
      <w:r>
        <w:rPr>
          <w:b/>
          <w:color w:val="auto"/>
          <w:sz w:val="18"/>
          <w:szCs w:val="18"/>
        </w:rPr>
        <w:t>Dieses Dokument basiert auf der Report-Vorlage der Decisio Projekt- und Prozessmanagement G</w:t>
      </w:r>
      <w:r w:rsidR="00145845">
        <w:rPr>
          <w:b/>
          <w:color w:val="auto"/>
          <w:sz w:val="18"/>
          <w:szCs w:val="18"/>
        </w:rPr>
        <w:t>mbH</w:t>
      </w:r>
      <w:r>
        <w:rPr>
          <w:b/>
          <w:color w:val="auto"/>
          <w:sz w:val="18"/>
          <w:szCs w:val="18"/>
        </w:rPr>
        <w:t xml:space="preserve">. </w:t>
      </w:r>
    </w:p>
    <w:p w14:paraId="5E1EA8AA" w14:textId="77777777" w:rsidR="001A67E1" w:rsidRPr="00740369" w:rsidRDefault="001A67E1">
      <w:pPr>
        <w:pStyle w:val="Textkrper2"/>
        <w:jc w:val="both"/>
        <w:rPr>
          <w:color w:val="auto"/>
          <w:sz w:val="22"/>
          <w:szCs w:val="22"/>
        </w:rPr>
      </w:pPr>
    </w:p>
    <w:p w14:paraId="59395E25" w14:textId="77777777" w:rsidR="001A67E1" w:rsidRPr="00740369" w:rsidRDefault="001A67E1">
      <w:pPr>
        <w:pStyle w:val="Textkrper2"/>
        <w:jc w:val="both"/>
        <w:rPr>
          <w:color w:val="auto"/>
          <w:sz w:val="22"/>
          <w:szCs w:val="22"/>
        </w:rPr>
      </w:pPr>
    </w:p>
    <w:p w14:paraId="08DD89DC" w14:textId="77777777" w:rsidR="001A67E1" w:rsidRPr="00740369" w:rsidRDefault="001A67E1">
      <w:pPr>
        <w:pStyle w:val="Textkrper2"/>
        <w:jc w:val="both"/>
        <w:rPr>
          <w:color w:val="auto"/>
          <w:sz w:val="22"/>
          <w:szCs w:val="22"/>
        </w:rPr>
      </w:pP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5"/>
        <w:gridCol w:w="6418"/>
      </w:tblGrid>
      <w:tr w:rsidR="00504487" w14:paraId="04FF4028" w14:textId="77777777" w:rsidTr="00F74EFF">
        <w:trPr>
          <w:cantSplit/>
        </w:trPr>
        <w:tc>
          <w:tcPr>
            <w:tcW w:w="3225" w:type="dxa"/>
            <w:shd w:val="clear" w:color="auto" w:fill="A8D08D"/>
            <w:vAlign w:val="center"/>
          </w:tcPr>
          <w:p w14:paraId="35FE7D49" w14:textId="77777777" w:rsidR="001A67E1" w:rsidRPr="00750FBD" w:rsidRDefault="00BE322B">
            <w:pPr>
              <w:pStyle w:val="Textkrper2"/>
              <w:spacing w:before="120" w:after="120"/>
              <w:ind w:left="113"/>
              <w:rPr>
                <w:b/>
                <w:color w:val="auto"/>
                <w:sz w:val="32"/>
                <w:szCs w:val="32"/>
              </w:rPr>
            </w:pPr>
            <w:r w:rsidRPr="00750FBD">
              <w:rPr>
                <w:b/>
                <w:color w:val="auto"/>
                <w:sz w:val="32"/>
                <w:szCs w:val="32"/>
              </w:rPr>
              <w:t>Projekt</w:t>
            </w:r>
            <w:r w:rsidR="001A67E1" w:rsidRPr="00750FBD">
              <w:rPr>
                <w:b/>
                <w:color w:val="auto"/>
                <w:sz w:val="32"/>
                <w:szCs w:val="32"/>
              </w:rPr>
              <w:t>:</w:t>
            </w:r>
          </w:p>
        </w:tc>
        <w:tc>
          <w:tcPr>
            <w:tcW w:w="6379" w:type="dxa"/>
            <w:vAlign w:val="center"/>
          </w:tcPr>
          <w:p w14:paraId="7F19347B" w14:textId="77777777" w:rsidR="001A67E1" w:rsidRPr="00750FBD" w:rsidRDefault="00D05C03" w:rsidP="00C50284">
            <w:pPr>
              <w:pStyle w:val="Textkrper2"/>
              <w:rPr>
                <w:color w:val="auto"/>
                <w:sz w:val="32"/>
                <w:szCs w:val="32"/>
              </w:rPr>
            </w:pPr>
            <w:r w:rsidRPr="00D05C03">
              <w:rPr>
                <w:color w:val="auto"/>
                <w:sz w:val="24"/>
                <w:szCs w:val="32"/>
              </w:rPr>
              <w:t>Servicemigration IT-Servicecenter</w:t>
            </w:r>
          </w:p>
        </w:tc>
      </w:tr>
      <w:tr w:rsidR="00504487" w:rsidRPr="005D6F59" w14:paraId="12C4493C" w14:textId="77777777" w:rsidTr="00504487">
        <w:tc>
          <w:tcPr>
            <w:tcW w:w="3225" w:type="dxa"/>
            <w:tcBorders>
              <w:bottom w:val="single" w:sz="4" w:space="0" w:color="auto"/>
            </w:tcBorders>
            <w:shd w:val="clear" w:color="auto" w:fill="A8D08D"/>
            <w:vAlign w:val="center"/>
          </w:tcPr>
          <w:p w14:paraId="4F4D008B" w14:textId="77777777" w:rsidR="001A67E1" w:rsidRPr="005D6F59" w:rsidRDefault="001A67E1">
            <w:pPr>
              <w:pStyle w:val="Textkrper2"/>
              <w:spacing w:before="120" w:after="120"/>
              <w:ind w:left="113"/>
              <w:rPr>
                <w:b/>
                <w:color w:val="auto"/>
                <w:sz w:val="22"/>
                <w:szCs w:val="22"/>
              </w:rPr>
            </w:pPr>
            <w:r w:rsidRPr="005D6F59">
              <w:rPr>
                <w:b/>
                <w:color w:val="auto"/>
                <w:sz w:val="22"/>
                <w:szCs w:val="22"/>
              </w:rPr>
              <w:t>Teilnehmer:</w:t>
            </w:r>
          </w:p>
        </w:tc>
        <w:tc>
          <w:tcPr>
            <w:tcW w:w="6379" w:type="dxa"/>
            <w:tcBorders>
              <w:bottom w:val="single" w:sz="4" w:space="0" w:color="auto"/>
            </w:tcBorders>
            <w:vAlign w:val="center"/>
          </w:tcPr>
          <w:p w14:paraId="581AAF4F" w14:textId="3D430038" w:rsidR="001A67E1" w:rsidRPr="005D6F59" w:rsidRDefault="00143F1B" w:rsidP="00C50284">
            <w:pPr>
              <w:pStyle w:val="Textkrper2"/>
              <w:rPr>
                <w:color w:val="auto"/>
                <w:sz w:val="22"/>
                <w:szCs w:val="22"/>
              </w:rPr>
            </w:pPr>
            <w:r>
              <w:rPr>
                <w:color w:val="auto"/>
                <w:sz w:val="22"/>
                <w:szCs w:val="22"/>
              </w:rPr>
              <w:t>JT</w:t>
            </w:r>
          </w:p>
        </w:tc>
      </w:tr>
      <w:tr w:rsidR="00504487" w:rsidRPr="005D6F59" w14:paraId="262C2CB5" w14:textId="77777777" w:rsidTr="00504487">
        <w:trPr>
          <w:cantSplit/>
        </w:trPr>
        <w:tc>
          <w:tcPr>
            <w:tcW w:w="3225" w:type="dxa"/>
            <w:shd w:val="clear" w:color="auto" w:fill="A8D08D"/>
            <w:vAlign w:val="center"/>
          </w:tcPr>
          <w:p w14:paraId="0F3A4CFB" w14:textId="77777777" w:rsidR="00FF19E5" w:rsidRPr="005D6F59" w:rsidRDefault="00FF19E5">
            <w:pPr>
              <w:pStyle w:val="Textkrper2"/>
              <w:spacing w:before="120" w:after="120"/>
              <w:ind w:left="113"/>
              <w:rPr>
                <w:b/>
                <w:color w:val="auto"/>
                <w:sz w:val="22"/>
                <w:szCs w:val="22"/>
              </w:rPr>
            </w:pPr>
            <w:r w:rsidRPr="005D6F59">
              <w:rPr>
                <w:b/>
                <w:color w:val="auto"/>
                <w:sz w:val="22"/>
                <w:szCs w:val="22"/>
              </w:rPr>
              <w:t>Firma:</w:t>
            </w:r>
          </w:p>
        </w:tc>
        <w:tc>
          <w:tcPr>
            <w:tcW w:w="6379" w:type="dxa"/>
            <w:vAlign w:val="center"/>
          </w:tcPr>
          <w:p w14:paraId="4AA7E5EA" w14:textId="77C7874F" w:rsidR="00FF19E5" w:rsidRPr="005D6F59" w:rsidRDefault="00143F1B" w:rsidP="00C50284">
            <w:pPr>
              <w:pStyle w:val="Textkrper2"/>
              <w:rPr>
                <w:color w:val="auto"/>
                <w:sz w:val="22"/>
                <w:szCs w:val="22"/>
              </w:rPr>
            </w:pPr>
            <w:r>
              <w:rPr>
                <w:color w:val="auto"/>
                <w:sz w:val="22"/>
                <w:szCs w:val="22"/>
              </w:rPr>
              <w:t>ABC</w:t>
            </w:r>
          </w:p>
        </w:tc>
      </w:tr>
      <w:tr w:rsidR="00504487" w:rsidRPr="005D6F59" w14:paraId="10B8CC77" w14:textId="77777777" w:rsidTr="00504487">
        <w:trPr>
          <w:cantSplit/>
        </w:trPr>
        <w:tc>
          <w:tcPr>
            <w:tcW w:w="3225" w:type="dxa"/>
            <w:shd w:val="clear" w:color="auto" w:fill="A8D08D"/>
            <w:vAlign w:val="center"/>
          </w:tcPr>
          <w:p w14:paraId="07BBE869" w14:textId="77777777" w:rsidR="00FF19E5" w:rsidRPr="005D6F59" w:rsidRDefault="00FF19E5">
            <w:pPr>
              <w:pStyle w:val="Textkrper2"/>
              <w:spacing w:before="120" w:after="120"/>
              <w:ind w:left="113"/>
              <w:rPr>
                <w:b/>
                <w:color w:val="auto"/>
                <w:sz w:val="22"/>
                <w:szCs w:val="22"/>
              </w:rPr>
            </w:pPr>
            <w:r w:rsidRPr="005D6F59">
              <w:rPr>
                <w:b/>
                <w:color w:val="auto"/>
                <w:sz w:val="22"/>
                <w:szCs w:val="22"/>
              </w:rPr>
              <w:t>Adresse:</w:t>
            </w:r>
          </w:p>
        </w:tc>
        <w:tc>
          <w:tcPr>
            <w:tcW w:w="6379" w:type="dxa"/>
            <w:vAlign w:val="center"/>
          </w:tcPr>
          <w:p w14:paraId="4ECFB0A7" w14:textId="51E763FF" w:rsidR="00FF19E5" w:rsidRPr="005D6F59" w:rsidRDefault="00FF19E5" w:rsidP="00C50284">
            <w:pPr>
              <w:pStyle w:val="Textkrper2"/>
              <w:rPr>
                <w:color w:val="auto"/>
                <w:sz w:val="22"/>
                <w:szCs w:val="22"/>
              </w:rPr>
            </w:pPr>
          </w:p>
        </w:tc>
      </w:tr>
      <w:tr w:rsidR="00504487" w:rsidRPr="005D6F59" w14:paraId="4DBBF330" w14:textId="77777777" w:rsidTr="00504487">
        <w:trPr>
          <w:cantSplit/>
        </w:trPr>
        <w:tc>
          <w:tcPr>
            <w:tcW w:w="3225" w:type="dxa"/>
            <w:shd w:val="clear" w:color="auto" w:fill="A8D08D"/>
            <w:vAlign w:val="center"/>
          </w:tcPr>
          <w:p w14:paraId="1C88A3E2" w14:textId="77777777" w:rsidR="00FF19E5" w:rsidRPr="005D6F59" w:rsidRDefault="00FF19E5">
            <w:pPr>
              <w:pStyle w:val="Textkrper2"/>
              <w:spacing w:before="120" w:after="120"/>
              <w:ind w:left="113"/>
              <w:rPr>
                <w:b/>
                <w:color w:val="auto"/>
                <w:sz w:val="22"/>
                <w:szCs w:val="22"/>
              </w:rPr>
            </w:pPr>
            <w:r w:rsidRPr="005D6F59">
              <w:rPr>
                <w:b/>
                <w:color w:val="auto"/>
                <w:sz w:val="22"/>
                <w:szCs w:val="22"/>
              </w:rPr>
              <w:t>Telefon:</w:t>
            </w:r>
          </w:p>
        </w:tc>
        <w:tc>
          <w:tcPr>
            <w:tcW w:w="6379" w:type="dxa"/>
            <w:vAlign w:val="center"/>
          </w:tcPr>
          <w:p w14:paraId="4103E6D9" w14:textId="34F41796" w:rsidR="00FF19E5" w:rsidRPr="005D6F59" w:rsidRDefault="00FF19E5" w:rsidP="00C50284">
            <w:pPr>
              <w:pStyle w:val="Textkrper2"/>
              <w:rPr>
                <w:color w:val="auto"/>
                <w:sz w:val="22"/>
                <w:szCs w:val="22"/>
              </w:rPr>
            </w:pPr>
          </w:p>
        </w:tc>
      </w:tr>
      <w:tr w:rsidR="00504487" w:rsidRPr="005D6F59" w14:paraId="6C727C99" w14:textId="77777777" w:rsidTr="00504487">
        <w:trPr>
          <w:cantSplit/>
        </w:trPr>
        <w:tc>
          <w:tcPr>
            <w:tcW w:w="3225" w:type="dxa"/>
            <w:tcBorders>
              <w:bottom w:val="single" w:sz="4" w:space="0" w:color="auto"/>
            </w:tcBorders>
            <w:shd w:val="clear" w:color="auto" w:fill="A8D08D"/>
            <w:vAlign w:val="center"/>
          </w:tcPr>
          <w:p w14:paraId="3E6D68E8" w14:textId="77777777" w:rsidR="00FF19E5" w:rsidRPr="005D6F59" w:rsidRDefault="00FF19E5">
            <w:pPr>
              <w:pStyle w:val="Textkrper2"/>
              <w:spacing w:before="120" w:after="120"/>
              <w:ind w:left="113"/>
              <w:rPr>
                <w:b/>
                <w:color w:val="auto"/>
                <w:sz w:val="22"/>
                <w:szCs w:val="22"/>
              </w:rPr>
            </w:pPr>
            <w:r w:rsidRPr="005D6F59">
              <w:rPr>
                <w:b/>
                <w:color w:val="auto"/>
                <w:sz w:val="22"/>
                <w:szCs w:val="22"/>
              </w:rPr>
              <w:t>E-Mail:</w:t>
            </w:r>
          </w:p>
        </w:tc>
        <w:tc>
          <w:tcPr>
            <w:tcW w:w="6379" w:type="dxa"/>
            <w:tcBorders>
              <w:bottom w:val="single" w:sz="4" w:space="0" w:color="auto"/>
            </w:tcBorders>
            <w:vAlign w:val="center"/>
          </w:tcPr>
          <w:p w14:paraId="065E586A" w14:textId="1339A931" w:rsidR="00FF19E5" w:rsidRPr="005D6F59" w:rsidRDefault="00FF19E5" w:rsidP="00C50284">
            <w:pPr>
              <w:pStyle w:val="Textkrper2"/>
              <w:rPr>
                <w:color w:val="auto"/>
                <w:sz w:val="22"/>
                <w:szCs w:val="22"/>
              </w:rPr>
            </w:pPr>
          </w:p>
        </w:tc>
      </w:tr>
      <w:tr w:rsidR="00504487" w:rsidRPr="005D6F59" w14:paraId="4CE7F24C" w14:textId="77777777" w:rsidTr="00504487">
        <w:tc>
          <w:tcPr>
            <w:tcW w:w="3225" w:type="dxa"/>
            <w:shd w:val="clear" w:color="auto" w:fill="A8D08D"/>
            <w:vAlign w:val="center"/>
          </w:tcPr>
          <w:p w14:paraId="7F22EC38" w14:textId="77777777" w:rsidR="001A67E1" w:rsidRPr="005D6F59" w:rsidRDefault="00BE322B">
            <w:pPr>
              <w:pStyle w:val="Textkrper2"/>
              <w:spacing w:before="120" w:after="120"/>
              <w:ind w:left="113"/>
              <w:rPr>
                <w:b/>
                <w:color w:val="auto"/>
                <w:sz w:val="22"/>
                <w:szCs w:val="22"/>
              </w:rPr>
            </w:pPr>
            <w:r w:rsidRPr="005D6F59">
              <w:rPr>
                <w:b/>
                <w:color w:val="auto"/>
                <w:sz w:val="22"/>
                <w:szCs w:val="22"/>
              </w:rPr>
              <w:t>Kurs</w:t>
            </w:r>
            <w:r w:rsidR="001A67E1" w:rsidRPr="005D6F59">
              <w:rPr>
                <w:b/>
                <w:color w:val="auto"/>
                <w:sz w:val="22"/>
                <w:szCs w:val="22"/>
              </w:rPr>
              <w:t>:</w:t>
            </w:r>
          </w:p>
        </w:tc>
        <w:tc>
          <w:tcPr>
            <w:tcW w:w="6379" w:type="dxa"/>
            <w:vAlign w:val="center"/>
          </w:tcPr>
          <w:p w14:paraId="79CD1D3F" w14:textId="77777777" w:rsidR="001A67E1" w:rsidRPr="005D6F59" w:rsidRDefault="00FF7EF0" w:rsidP="00C50284">
            <w:pPr>
              <w:pStyle w:val="Textkrper2"/>
              <w:rPr>
                <w:color w:val="auto"/>
                <w:sz w:val="22"/>
                <w:szCs w:val="22"/>
              </w:rPr>
            </w:pPr>
            <w:r>
              <w:rPr>
                <w:color w:val="auto"/>
                <w:sz w:val="22"/>
                <w:szCs w:val="22"/>
              </w:rPr>
              <w:t>23-1111</w:t>
            </w:r>
          </w:p>
        </w:tc>
      </w:tr>
    </w:tbl>
    <w:p w14:paraId="7947238D" w14:textId="77777777" w:rsidR="003C4E3B" w:rsidRPr="005D6F59" w:rsidRDefault="003C4E3B">
      <w:pPr>
        <w:pStyle w:val="Textkrper2"/>
        <w:jc w:val="both"/>
        <w:rPr>
          <w:color w:val="auto"/>
          <w:sz w:val="22"/>
          <w:szCs w:val="22"/>
        </w:rPr>
      </w:pPr>
    </w:p>
    <w:p w14:paraId="392BBF2D" w14:textId="77777777" w:rsidR="003C4E3B" w:rsidRPr="00740369" w:rsidRDefault="003C4E3B">
      <w:pPr>
        <w:pStyle w:val="Textkrper2"/>
        <w:jc w:val="both"/>
        <w:rPr>
          <w:color w:val="auto"/>
          <w:sz w:val="22"/>
          <w:szCs w:val="22"/>
        </w:rPr>
      </w:pPr>
    </w:p>
    <w:p w14:paraId="5E51EB00" w14:textId="77777777" w:rsidR="0023685D" w:rsidRPr="00740369" w:rsidRDefault="0023685D">
      <w:pPr>
        <w:pStyle w:val="Textkrper2"/>
        <w:jc w:val="both"/>
        <w:rPr>
          <w:color w:val="auto"/>
          <w:sz w:val="22"/>
          <w:szCs w:val="22"/>
        </w:rPr>
      </w:pPr>
    </w:p>
    <w:p w14:paraId="07B14E0C" w14:textId="77777777" w:rsidR="003C4E3B" w:rsidRPr="00B91E92" w:rsidRDefault="003C4E3B" w:rsidP="00B91E92">
      <w:pPr>
        <w:rPr>
          <w:b/>
          <w:sz w:val="24"/>
        </w:rPr>
      </w:pPr>
      <w:r w:rsidRPr="00B91E92">
        <w:rPr>
          <w:b/>
          <w:sz w:val="24"/>
        </w:rPr>
        <w:t>Änderungshistorie</w:t>
      </w:r>
      <w:r w:rsidRPr="00B91E92">
        <w:rPr>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9"/>
        <w:gridCol w:w="1343"/>
        <w:gridCol w:w="2538"/>
        <w:gridCol w:w="4628"/>
      </w:tblGrid>
      <w:tr w:rsidR="003C4E3B" w:rsidRPr="00740369" w14:paraId="64596E92" w14:textId="77777777" w:rsidTr="00613C0B">
        <w:trPr>
          <w:tblHeader/>
        </w:trPr>
        <w:tc>
          <w:tcPr>
            <w:tcW w:w="1063" w:type="dxa"/>
            <w:shd w:val="pct12" w:color="000000" w:fill="FFFFFF"/>
            <w:vAlign w:val="center"/>
          </w:tcPr>
          <w:p w14:paraId="380BDD2E" w14:textId="77777777" w:rsidR="003C4E3B" w:rsidRPr="00740369" w:rsidRDefault="003C4E3B" w:rsidP="00E05ADC">
            <w:pPr>
              <w:spacing w:before="120"/>
              <w:rPr>
                <w:rFonts w:cs="Arial"/>
                <w:b/>
                <w:sz w:val="22"/>
                <w:szCs w:val="22"/>
              </w:rPr>
            </w:pPr>
            <w:r w:rsidRPr="00740369">
              <w:rPr>
                <w:rFonts w:cs="Arial"/>
                <w:b/>
                <w:sz w:val="22"/>
                <w:szCs w:val="22"/>
              </w:rPr>
              <w:t>Version</w:t>
            </w:r>
          </w:p>
        </w:tc>
        <w:tc>
          <w:tcPr>
            <w:tcW w:w="1275" w:type="dxa"/>
            <w:shd w:val="pct12" w:color="000000" w:fill="FFFFFF"/>
            <w:vAlign w:val="center"/>
          </w:tcPr>
          <w:p w14:paraId="3A30F7BE" w14:textId="77777777" w:rsidR="003C4E3B" w:rsidRPr="00740369" w:rsidRDefault="003C4E3B" w:rsidP="00E05ADC">
            <w:pPr>
              <w:spacing w:before="120"/>
              <w:rPr>
                <w:rFonts w:cs="Arial"/>
                <w:b/>
                <w:sz w:val="22"/>
                <w:szCs w:val="22"/>
              </w:rPr>
            </w:pPr>
            <w:r w:rsidRPr="00740369">
              <w:rPr>
                <w:rFonts w:cs="Arial"/>
                <w:b/>
                <w:sz w:val="22"/>
                <w:szCs w:val="22"/>
              </w:rPr>
              <w:t>Datum</w:t>
            </w:r>
          </w:p>
        </w:tc>
        <w:tc>
          <w:tcPr>
            <w:tcW w:w="2410" w:type="dxa"/>
            <w:shd w:val="pct12" w:color="000000" w:fill="FFFFFF"/>
            <w:vAlign w:val="center"/>
          </w:tcPr>
          <w:p w14:paraId="039CF930" w14:textId="77777777" w:rsidR="003C4E3B" w:rsidRPr="00740369" w:rsidRDefault="003C4E3B" w:rsidP="00E05ADC">
            <w:pPr>
              <w:spacing w:before="120"/>
              <w:rPr>
                <w:rFonts w:cs="Arial"/>
                <w:b/>
                <w:sz w:val="22"/>
                <w:szCs w:val="22"/>
              </w:rPr>
            </w:pPr>
            <w:r w:rsidRPr="00740369">
              <w:rPr>
                <w:rFonts w:cs="Arial"/>
                <w:b/>
                <w:sz w:val="22"/>
                <w:szCs w:val="22"/>
              </w:rPr>
              <w:t>Ersteller</w:t>
            </w:r>
          </w:p>
        </w:tc>
        <w:tc>
          <w:tcPr>
            <w:tcW w:w="4394" w:type="dxa"/>
            <w:shd w:val="pct12" w:color="000000" w:fill="FFFFFF"/>
            <w:vAlign w:val="center"/>
          </w:tcPr>
          <w:p w14:paraId="38104CA7" w14:textId="77777777" w:rsidR="003C4E3B" w:rsidRPr="00740369" w:rsidRDefault="003C4E3B" w:rsidP="00E05ADC">
            <w:pPr>
              <w:spacing w:before="120"/>
              <w:rPr>
                <w:rFonts w:cs="Arial"/>
                <w:b/>
                <w:sz w:val="22"/>
                <w:szCs w:val="22"/>
              </w:rPr>
            </w:pPr>
            <w:r w:rsidRPr="00740369">
              <w:rPr>
                <w:rFonts w:cs="Arial"/>
                <w:b/>
                <w:sz w:val="22"/>
                <w:szCs w:val="22"/>
              </w:rPr>
              <w:t>Grund</w:t>
            </w:r>
          </w:p>
        </w:tc>
      </w:tr>
      <w:tr w:rsidR="003C4E3B" w:rsidRPr="00740369" w14:paraId="03B32044" w14:textId="77777777" w:rsidTr="00613C0B">
        <w:tc>
          <w:tcPr>
            <w:tcW w:w="1063" w:type="dxa"/>
            <w:vAlign w:val="center"/>
          </w:tcPr>
          <w:p w14:paraId="55F3B0F4" w14:textId="77777777" w:rsidR="003C4E3B" w:rsidRPr="00740369" w:rsidRDefault="003C4E3B" w:rsidP="003C4E3B">
            <w:pPr>
              <w:spacing w:before="120"/>
              <w:rPr>
                <w:rFonts w:cs="Arial"/>
                <w:sz w:val="22"/>
                <w:szCs w:val="22"/>
              </w:rPr>
            </w:pPr>
            <w:r w:rsidRPr="00740369">
              <w:rPr>
                <w:rFonts w:cs="Arial"/>
                <w:sz w:val="22"/>
                <w:szCs w:val="22"/>
              </w:rPr>
              <w:t>0.1</w:t>
            </w:r>
          </w:p>
        </w:tc>
        <w:tc>
          <w:tcPr>
            <w:tcW w:w="1275" w:type="dxa"/>
            <w:vAlign w:val="center"/>
          </w:tcPr>
          <w:p w14:paraId="00D85949" w14:textId="77777777" w:rsidR="003C4E3B" w:rsidRPr="00740369" w:rsidRDefault="00FF7EF0" w:rsidP="00E05ADC">
            <w:pPr>
              <w:spacing w:before="120"/>
              <w:rPr>
                <w:rFonts w:cs="Arial"/>
                <w:sz w:val="22"/>
                <w:szCs w:val="22"/>
              </w:rPr>
            </w:pPr>
            <w:r>
              <w:rPr>
                <w:rFonts w:cs="Arial"/>
                <w:sz w:val="22"/>
                <w:szCs w:val="22"/>
              </w:rPr>
              <w:t>26</w:t>
            </w:r>
            <w:r w:rsidR="003C4E3B" w:rsidRPr="00740369">
              <w:rPr>
                <w:rFonts w:cs="Arial"/>
                <w:sz w:val="22"/>
                <w:szCs w:val="22"/>
              </w:rPr>
              <w:t>.</w:t>
            </w:r>
            <w:r>
              <w:rPr>
                <w:rFonts w:cs="Arial"/>
                <w:sz w:val="22"/>
                <w:szCs w:val="22"/>
              </w:rPr>
              <w:t>09</w:t>
            </w:r>
            <w:r w:rsidR="003C4E3B" w:rsidRPr="00740369">
              <w:rPr>
                <w:rFonts w:cs="Arial"/>
                <w:sz w:val="22"/>
                <w:szCs w:val="22"/>
              </w:rPr>
              <w:t>.</w:t>
            </w:r>
            <w:r>
              <w:rPr>
                <w:rFonts w:cs="Arial"/>
                <w:sz w:val="22"/>
                <w:szCs w:val="22"/>
              </w:rPr>
              <w:t>23</w:t>
            </w:r>
          </w:p>
        </w:tc>
        <w:tc>
          <w:tcPr>
            <w:tcW w:w="2410" w:type="dxa"/>
            <w:vAlign w:val="center"/>
          </w:tcPr>
          <w:p w14:paraId="06E5F46E" w14:textId="2BAB4AF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3EDEC833" w14:textId="77777777" w:rsidR="003C4E3B" w:rsidRPr="00740369" w:rsidRDefault="003C4E3B" w:rsidP="00E05ADC">
            <w:pPr>
              <w:spacing w:before="120"/>
              <w:rPr>
                <w:rFonts w:cs="Arial"/>
                <w:sz w:val="22"/>
                <w:szCs w:val="22"/>
              </w:rPr>
            </w:pPr>
            <w:r w:rsidRPr="00740369">
              <w:rPr>
                <w:rFonts w:cs="Arial"/>
                <w:sz w:val="22"/>
                <w:szCs w:val="22"/>
              </w:rPr>
              <w:t>Ersterstellung</w:t>
            </w:r>
          </w:p>
        </w:tc>
      </w:tr>
      <w:tr w:rsidR="003C4E3B" w:rsidRPr="00740369" w14:paraId="3C68C978" w14:textId="77777777" w:rsidTr="00613C0B">
        <w:tc>
          <w:tcPr>
            <w:tcW w:w="1063" w:type="dxa"/>
            <w:vAlign w:val="center"/>
          </w:tcPr>
          <w:p w14:paraId="09E97054" w14:textId="77777777" w:rsidR="003C4E3B" w:rsidRPr="00740369" w:rsidRDefault="003C4E3B" w:rsidP="00E05ADC">
            <w:pPr>
              <w:spacing w:before="120"/>
              <w:rPr>
                <w:rFonts w:cs="Arial"/>
                <w:sz w:val="22"/>
                <w:szCs w:val="22"/>
              </w:rPr>
            </w:pPr>
            <w:r w:rsidRPr="00740369">
              <w:rPr>
                <w:rFonts w:cs="Arial"/>
                <w:sz w:val="22"/>
                <w:szCs w:val="22"/>
              </w:rPr>
              <w:t>0.2</w:t>
            </w:r>
          </w:p>
        </w:tc>
        <w:tc>
          <w:tcPr>
            <w:tcW w:w="1275" w:type="dxa"/>
            <w:vAlign w:val="center"/>
          </w:tcPr>
          <w:p w14:paraId="5B86ECA7" w14:textId="05CA9850" w:rsidR="003C4E3B" w:rsidRPr="00740369" w:rsidRDefault="00E8366A" w:rsidP="00E05ADC">
            <w:pPr>
              <w:spacing w:before="120"/>
              <w:rPr>
                <w:rFonts w:cs="Arial"/>
                <w:sz w:val="22"/>
                <w:szCs w:val="22"/>
              </w:rPr>
            </w:pPr>
            <w:r>
              <w:rPr>
                <w:rFonts w:cs="Arial"/>
                <w:sz w:val="22"/>
                <w:szCs w:val="22"/>
              </w:rPr>
              <w:t>26.11.23</w:t>
            </w:r>
          </w:p>
        </w:tc>
        <w:tc>
          <w:tcPr>
            <w:tcW w:w="2410" w:type="dxa"/>
            <w:vAlign w:val="center"/>
          </w:tcPr>
          <w:p w14:paraId="6231ADF7" w14:textId="4275CFD4" w:rsidR="003C4E3B" w:rsidRPr="00740369" w:rsidRDefault="00143F1B" w:rsidP="00E05ADC">
            <w:pPr>
              <w:spacing w:before="120"/>
              <w:rPr>
                <w:rFonts w:cs="Arial"/>
                <w:sz w:val="22"/>
                <w:szCs w:val="22"/>
              </w:rPr>
            </w:pPr>
            <w:r>
              <w:rPr>
                <w:rFonts w:cs="Arial"/>
                <w:sz w:val="22"/>
                <w:szCs w:val="22"/>
              </w:rPr>
              <w:t>JT</w:t>
            </w:r>
          </w:p>
        </w:tc>
        <w:tc>
          <w:tcPr>
            <w:tcW w:w="4394" w:type="dxa"/>
            <w:vAlign w:val="center"/>
          </w:tcPr>
          <w:p w14:paraId="26EBBAC4" w14:textId="77777777" w:rsidR="003C4E3B" w:rsidRPr="00740369" w:rsidRDefault="003C4E3B" w:rsidP="00E05ADC">
            <w:pPr>
              <w:spacing w:before="120"/>
              <w:rPr>
                <w:rFonts w:cs="Arial"/>
                <w:sz w:val="22"/>
                <w:szCs w:val="22"/>
              </w:rPr>
            </w:pPr>
            <w:r w:rsidRPr="00740369">
              <w:rPr>
                <w:rFonts w:cs="Arial"/>
                <w:sz w:val="22"/>
                <w:szCs w:val="22"/>
              </w:rPr>
              <w:t>Überarbeitung</w:t>
            </w:r>
          </w:p>
        </w:tc>
      </w:tr>
      <w:tr w:rsidR="003C4E3B" w:rsidRPr="00740369" w14:paraId="1B92854E" w14:textId="77777777" w:rsidTr="00613C0B">
        <w:tc>
          <w:tcPr>
            <w:tcW w:w="1063" w:type="dxa"/>
            <w:vAlign w:val="center"/>
          </w:tcPr>
          <w:p w14:paraId="1B05D963" w14:textId="77777777" w:rsidR="003C4E3B" w:rsidRPr="00740369" w:rsidRDefault="003C4E3B" w:rsidP="00E05ADC">
            <w:pPr>
              <w:spacing w:before="120"/>
              <w:rPr>
                <w:rFonts w:cs="Arial"/>
                <w:sz w:val="22"/>
                <w:szCs w:val="22"/>
              </w:rPr>
            </w:pPr>
            <w:r w:rsidRPr="00740369">
              <w:rPr>
                <w:rFonts w:cs="Arial"/>
                <w:sz w:val="22"/>
                <w:szCs w:val="22"/>
              </w:rPr>
              <w:t>1.0</w:t>
            </w:r>
          </w:p>
        </w:tc>
        <w:tc>
          <w:tcPr>
            <w:tcW w:w="1275" w:type="dxa"/>
            <w:vAlign w:val="center"/>
          </w:tcPr>
          <w:p w14:paraId="4A7167CE" w14:textId="77777777" w:rsidR="003C4E3B" w:rsidRPr="00740369" w:rsidRDefault="003C4E3B" w:rsidP="00E05ADC">
            <w:pPr>
              <w:spacing w:before="120"/>
              <w:rPr>
                <w:rFonts w:cs="Arial"/>
                <w:sz w:val="22"/>
                <w:szCs w:val="22"/>
              </w:rPr>
            </w:pPr>
            <w:proofErr w:type="spellStart"/>
            <w:proofErr w:type="gramStart"/>
            <w:r w:rsidRPr="00740369">
              <w:rPr>
                <w:rFonts w:cs="Arial"/>
                <w:sz w:val="22"/>
                <w:szCs w:val="22"/>
              </w:rPr>
              <w:t>tt.mm.jj</w:t>
            </w:r>
            <w:proofErr w:type="spellEnd"/>
            <w:proofErr w:type="gramEnd"/>
          </w:p>
        </w:tc>
        <w:tc>
          <w:tcPr>
            <w:tcW w:w="2410" w:type="dxa"/>
            <w:vAlign w:val="center"/>
          </w:tcPr>
          <w:p w14:paraId="7BA8368E" w14:textId="77777777" w:rsidR="003C4E3B" w:rsidRPr="00740369" w:rsidRDefault="003C4E3B" w:rsidP="00E05ADC">
            <w:pPr>
              <w:spacing w:before="120"/>
              <w:rPr>
                <w:rFonts w:cs="Arial"/>
                <w:sz w:val="22"/>
                <w:szCs w:val="22"/>
              </w:rPr>
            </w:pPr>
            <w:r w:rsidRPr="00740369">
              <w:rPr>
                <w:rFonts w:cs="Arial"/>
                <w:sz w:val="22"/>
                <w:szCs w:val="22"/>
              </w:rPr>
              <w:t>Autor</w:t>
            </w:r>
          </w:p>
        </w:tc>
        <w:tc>
          <w:tcPr>
            <w:tcW w:w="4394" w:type="dxa"/>
            <w:vAlign w:val="center"/>
          </w:tcPr>
          <w:p w14:paraId="7F41D4ED" w14:textId="77777777" w:rsidR="003C4E3B" w:rsidRPr="00740369" w:rsidRDefault="003C4E3B" w:rsidP="00E05ADC">
            <w:pPr>
              <w:spacing w:before="120"/>
              <w:rPr>
                <w:rFonts w:cs="Arial"/>
                <w:sz w:val="22"/>
                <w:szCs w:val="22"/>
              </w:rPr>
            </w:pPr>
            <w:r w:rsidRPr="00740369">
              <w:rPr>
                <w:rFonts w:cs="Arial"/>
                <w:sz w:val="22"/>
                <w:szCs w:val="22"/>
              </w:rPr>
              <w:t>Fertigstellung</w:t>
            </w:r>
          </w:p>
        </w:tc>
      </w:tr>
    </w:tbl>
    <w:p w14:paraId="5F10C8E4" w14:textId="77777777" w:rsidR="003C4E3B" w:rsidRPr="00740369" w:rsidRDefault="003C4E3B">
      <w:pPr>
        <w:pStyle w:val="Textkrper2"/>
        <w:jc w:val="both"/>
        <w:rPr>
          <w:rFonts w:cs="Arial"/>
          <w:color w:val="auto"/>
          <w:sz w:val="22"/>
          <w:szCs w:val="22"/>
        </w:rPr>
      </w:pPr>
    </w:p>
    <w:p w14:paraId="21F7BE94" w14:textId="77777777" w:rsidR="003C4E3B" w:rsidRPr="00740369" w:rsidRDefault="003C4E3B">
      <w:pPr>
        <w:pStyle w:val="Textkrper2"/>
        <w:jc w:val="both"/>
        <w:rPr>
          <w:rFonts w:cs="Arial"/>
          <w:color w:val="auto"/>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475A32" w:rsidRPr="00CC0488" w14:paraId="7A173A00" w14:textId="77777777" w:rsidTr="004264C4">
        <w:tc>
          <w:tcPr>
            <w:tcW w:w="8857" w:type="dxa"/>
            <w:shd w:val="clear" w:color="auto" w:fill="FFC000"/>
          </w:tcPr>
          <w:p w14:paraId="3856EEE3" w14:textId="77777777" w:rsidR="00475A32" w:rsidRPr="00CC0488" w:rsidRDefault="00475A32" w:rsidP="004264C4">
            <w:pPr>
              <w:pStyle w:val="Absatztextnormal"/>
              <w:spacing w:before="60" w:after="60"/>
              <w:ind w:left="0"/>
              <w:rPr>
                <w:b/>
                <w:bCs/>
              </w:rPr>
            </w:pPr>
            <w:r w:rsidRPr="00CC0488">
              <w:rPr>
                <w:b/>
                <w:bCs/>
              </w:rPr>
              <w:t>Hinweis zur Bearbeitung</w:t>
            </w:r>
          </w:p>
        </w:tc>
      </w:tr>
      <w:tr w:rsidR="00475A32" w:rsidRPr="00CC0488" w14:paraId="08CAA3C1" w14:textId="77777777" w:rsidTr="004264C4">
        <w:tc>
          <w:tcPr>
            <w:tcW w:w="8857" w:type="dxa"/>
          </w:tcPr>
          <w:p w14:paraId="68191366" w14:textId="77777777" w:rsidR="00475A32" w:rsidRDefault="00475A32" w:rsidP="004264C4">
            <w:pPr>
              <w:pStyle w:val="Default"/>
              <w:rPr>
                <w:sz w:val="20"/>
                <w:szCs w:val="20"/>
              </w:rPr>
            </w:pPr>
          </w:p>
          <w:p w14:paraId="250A2492" w14:textId="77777777" w:rsidR="00475A32" w:rsidRDefault="00475A32" w:rsidP="00C0491E">
            <w:pPr>
              <w:pStyle w:val="Default"/>
              <w:numPr>
                <w:ilvl w:val="0"/>
                <w:numId w:val="14"/>
              </w:numPr>
              <w:rPr>
                <w:sz w:val="20"/>
                <w:szCs w:val="20"/>
              </w:rPr>
            </w:pPr>
            <w:r>
              <w:rPr>
                <w:sz w:val="20"/>
                <w:szCs w:val="20"/>
              </w:rPr>
              <w:t>Zum Abschluss, kurz vor dem Upload, bitte die Versionsnummer in der Fußzeile anpassen.</w:t>
            </w:r>
          </w:p>
          <w:p w14:paraId="1129B9D4" w14:textId="77777777" w:rsidR="00475A32" w:rsidRPr="00CC0488" w:rsidRDefault="00475A32" w:rsidP="004264C4">
            <w:pPr>
              <w:pStyle w:val="Default"/>
              <w:rPr>
                <w:sz w:val="20"/>
                <w:szCs w:val="20"/>
              </w:rPr>
            </w:pPr>
          </w:p>
        </w:tc>
      </w:tr>
    </w:tbl>
    <w:p w14:paraId="60F8DD42" w14:textId="77777777" w:rsidR="003C4E3B" w:rsidRPr="00740369" w:rsidRDefault="003C4E3B">
      <w:pPr>
        <w:pStyle w:val="Textkrper2"/>
        <w:jc w:val="both"/>
        <w:rPr>
          <w:rFonts w:cs="Arial"/>
          <w:color w:val="auto"/>
          <w:sz w:val="22"/>
          <w:szCs w:val="22"/>
        </w:rPr>
      </w:pPr>
    </w:p>
    <w:p w14:paraId="464D0504" w14:textId="77777777" w:rsidR="0093601E" w:rsidRPr="00740369" w:rsidRDefault="0093601E">
      <w:pPr>
        <w:pStyle w:val="Textkrper2"/>
        <w:jc w:val="both"/>
        <w:rPr>
          <w:color w:val="auto"/>
          <w:sz w:val="22"/>
          <w:szCs w:val="22"/>
        </w:rPr>
      </w:pPr>
    </w:p>
    <w:p w14:paraId="13C654B4" w14:textId="77777777" w:rsidR="001A67E1" w:rsidRPr="00740369" w:rsidRDefault="001A67E1">
      <w:pPr>
        <w:pStyle w:val="Textkrper2"/>
        <w:jc w:val="both"/>
        <w:rPr>
          <w:color w:val="auto"/>
          <w:sz w:val="22"/>
          <w:szCs w:val="22"/>
        </w:rPr>
      </w:pPr>
      <w:r>
        <w:rPr>
          <w:color w:val="auto"/>
        </w:rPr>
        <w:br w:type="page"/>
      </w:r>
      <w:commentRangeStart w:id="0"/>
      <w:commentRangeEnd w:id="0"/>
      <w:r w:rsidR="00583617">
        <w:rPr>
          <w:rStyle w:val="Kommentarzeichen"/>
          <w:color w:val="auto"/>
        </w:rPr>
        <w:commentReference w:id="0"/>
      </w:r>
      <w:commentRangeStart w:id="1"/>
      <w:commentRangeEnd w:id="1"/>
      <w:r w:rsidR="00583617">
        <w:rPr>
          <w:rStyle w:val="Kommentarzeichen"/>
          <w:color w:val="auto"/>
        </w:rPr>
        <w:commentReference w:id="1"/>
      </w:r>
      <w:commentRangeStart w:id="2"/>
      <w:commentRangeEnd w:id="2"/>
      <w:r w:rsidR="00583617">
        <w:rPr>
          <w:rStyle w:val="Kommentarzeichen"/>
          <w:color w:val="auto"/>
        </w:rPr>
        <w:commentReference w:id="2"/>
      </w:r>
      <w:commentRangeStart w:id="3"/>
      <w:commentRangeEnd w:id="3"/>
      <w:r w:rsidR="00583617">
        <w:rPr>
          <w:rStyle w:val="Kommentarzeichen"/>
          <w:color w:val="auto"/>
        </w:rPr>
        <w:commentReference w:id="3"/>
      </w:r>
    </w:p>
    <w:p w14:paraId="3AAC4699" w14:textId="77777777" w:rsidR="001A67E1" w:rsidRDefault="001A67E1">
      <w:pPr>
        <w:pStyle w:val="Kopfzeile"/>
        <w:pBdr>
          <w:bottom w:val="single" w:sz="12" w:space="1" w:color="auto"/>
        </w:pBdr>
        <w:tabs>
          <w:tab w:val="clear" w:pos="4536"/>
          <w:tab w:val="clear" w:pos="9072"/>
        </w:tabs>
        <w:jc w:val="both"/>
        <w:rPr>
          <w:b/>
          <w:u w:val="single"/>
        </w:rPr>
      </w:pPr>
      <w:bookmarkStart w:id="4" w:name="Inhaltsverzeichnis"/>
      <w:r>
        <w:rPr>
          <w:b/>
        </w:rPr>
        <w:lastRenderedPageBreak/>
        <w:t>Inhaltsverzeichnis</w:t>
      </w:r>
    </w:p>
    <w:bookmarkEnd w:id="4"/>
    <w:p w14:paraId="7E1D20D0" w14:textId="77777777" w:rsidR="001E2DC0" w:rsidRPr="00310B90" w:rsidRDefault="002D6BB1">
      <w:pPr>
        <w:pStyle w:val="Verzeichnis1"/>
        <w:rPr>
          <w:rFonts w:ascii="Calibri" w:hAnsi="Calibri"/>
          <w:b w:val="0"/>
          <w:noProof/>
          <w:kern w:val="2"/>
          <w:sz w:val="22"/>
          <w:szCs w:val="22"/>
        </w:rPr>
      </w:pPr>
      <w:r>
        <w:rPr>
          <w:b w:val="0"/>
          <w:i/>
        </w:rPr>
        <w:fldChar w:fldCharType="begin"/>
      </w:r>
      <w:r>
        <w:rPr>
          <w:b w:val="0"/>
          <w:i/>
        </w:rPr>
        <w:instrText xml:space="preserve"> </w:instrText>
      </w:r>
      <w:r w:rsidR="009E123B">
        <w:rPr>
          <w:b w:val="0"/>
          <w:i/>
        </w:rPr>
        <w:instrText>TOC</w:instrText>
      </w:r>
      <w:r>
        <w:rPr>
          <w:b w:val="0"/>
          <w:i/>
        </w:rPr>
        <w:instrText xml:space="preserve"> \o \h \z \u </w:instrText>
      </w:r>
      <w:r>
        <w:rPr>
          <w:b w:val="0"/>
          <w:i/>
        </w:rPr>
        <w:fldChar w:fldCharType="separate"/>
      </w:r>
      <w:hyperlink w:anchor="_Toc142565842" w:history="1">
        <w:r w:rsidR="001E2DC0" w:rsidRPr="000064EF">
          <w:rPr>
            <w:rStyle w:val="Hyperlink"/>
            <w:noProof/>
          </w:rPr>
          <w:t>1.</w:t>
        </w:r>
        <w:r w:rsidR="001E2DC0" w:rsidRPr="00310B90">
          <w:rPr>
            <w:rFonts w:ascii="Calibri" w:hAnsi="Calibri"/>
            <w:b w:val="0"/>
            <w:noProof/>
            <w:kern w:val="2"/>
            <w:sz w:val="22"/>
            <w:szCs w:val="22"/>
          </w:rPr>
          <w:tab/>
        </w:r>
        <w:r w:rsidR="001E2DC0" w:rsidRPr="000064EF">
          <w:rPr>
            <w:rStyle w:val="Hyperlink"/>
            <w:noProof/>
          </w:rPr>
          <w:t>Strategie 4.5.1.</w:t>
        </w:r>
        <w:r w:rsidR="001E2DC0">
          <w:rPr>
            <w:noProof/>
            <w:webHidden/>
          </w:rPr>
          <w:tab/>
        </w:r>
        <w:r w:rsidR="001E2DC0">
          <w:rPr>
            <w:noProof/>
            <w:webHidden/>
          </w:rPr>
          <w:fldChar w:fldCharType="begin"/>
        </w:r>
        <w:r w:rsidR="001E2DC0">
          <w:rPr>
            <w:noProof/>
            <w:webHidden/>
          </w:rPr>
          <w:instrText xml:space="preserve"> PAGEREF _Toc142565842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3E80C579" w14:textId="77777777" w:rsidR="001E2DC0" w:rsidRPr="00310B90" w:rsidRDefault="00000000">
      <w:pPr>
        <w:pStyle w:val="Verzeichnis2"/>
        <w:rPr>
          <w:rFonts w:ascii="Calibri" w:hAnsi="Calibri"/>
          <w:noProof/>
          <w:kern w:val="2"/>
          <w:sz w:val="22"/>
          <w:szCs w:val="22"/>
        </w:rPr>
      </w:pPr>
      <w:hyperlink w:anchor="_Toc142565843" w:history="1">
        <w:r w:rsidR="001E2DC0" w:rsidRPr="000064EF">
          <w:rPr>
            <w:rStyle w:val="Hyperlink"/>
            <w:noProof/>
          </w:rPr>
          <w:t>1.1.</w:t>
        </w:r>
        <w:r w:rsidR="001E2DC0" w:rsidRPr="00310B90">
          <w:rPr>
            <w:rFonts w:ascii="Calibri" w:hAnsi="Calibri"/>
            <w:noProof/>
            <w:kern w:val="2"/>
            <w:sz w:val="22"/>
            <w:szCs w:val="22"/>
          </w:rPr>
          <w:tab/>
        </w:r>
        <w:r w:rsidR="001E2DC0" w:rsidRPr="000064EF">
          <w:rPr>
            <w:rStyle w:val="Hyperlink"/>
            <w:noProof/>
          </w:rPr>
          <w:t>Beschreibung des Business Case zum Projekt</w:t>
        </w:r>
        <w:r w:rsidR="001E2DC0">
          <w:rPr>
            <w:noProof/>
            <w:webHidden/>
          </w:rPr>
          <w:tab/>
        </w:r>
        <w:r w:rsidR="001E2DC0">
          <w:rPr>
            <w:noProof/>
            <w:webHidden/>
          </w:rPr>
          <w:fldChar w:fldCharType="begin"/>
        </w:r>
        <w:r w:rsidR="001E2DC0">
          <w:rPr>
            <w:noProof/>
            <w:webHidden/>
          </w:rPr>
          <w:instrText xml:space="preserve"> PAGEREF _Toc142565843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6D247AD0" w14:textId="77777777" w:rsidR="001E2DC0" w:rsidRPr="00310B90" w:rsidRDefault="00000000">
      <w:pPr>
        <w:pStyle w:val="Verzeichnis2"/>
        <w:rPr>
          <w:rFonts w:ascii="Calibri" w:hAnsi="Calibri"/>
          <w:noProof/>
          <w:kern w:val="2"/>
          <w:sz w:val="22"/>
          <w:szCs w:val="22"/>
        </w:rPr>
      </w:pPr>
      <w:hyperlink w:anchor="_Toc142565844" w:history="1">
        <w:r w:rsidR="001E2DC0" w:rsidRPr="000064EF">
          <w:rPr>
            <w:rStyle w:val="Hyperlink"/>
            <w:noProof/>
          </w:rPr>
          <w:t>1.2.</w:t>
        </w:r>
        <w:r w:rsidR="001E2DC0" w:rsidRPr="00310B90">
          <w:rPr>
            <w:rFonts w:ascii="Calibri" w:hAnsi="Calibri"/>
            <w:noProof/>
            <w:kern w:val="2"/>
            <w:sz w:val="22"/>
            <w:szCs w:val="22"/>
          </w:rPr>
          <w:tab/>
        </w:r>
        <w:r w:rsidR="001E2DC0" w:rsidRPr="000064EF">
          <w:rPr>
            <w:rStyle w:val="Hyperlink"/>
            <w:noProof/>
          </w:rPr>
          <w:t>Nennung der kritischen Erfolgsfaktoren des Projekts</w:t>
        </w:r>
        <w:r w:rsidR="001E2DC0">
          <w:rPr>
            <w:noProof/>
            <w:webHidden/>
          </w:rPr>
          <w:tab/>
        </w:r>
        <w:r w:rsidR="001E2DC0">
          <w:rPr>
            <w:noProof/>
            <w:webHidden/>
          </w:rPr>
          <w:fldChar w:fldCharType="begin"/>
        </w:r>
        <w:r w:rsidR="001E2DC0">
          <w:rPr>
            <w:noProof/>
            <w:webHidden/>
          </w:rPr>
          <w:instrText xml:space="preserve"> PAGEREF _Toc142565844 \h </w:instrText>
        </w:r>
        <w:r w:rsidR="001E2DC0">
          <w:rPr>
            <w:noProof/>
            <w:webHidden/>
          </w:rPr>
        </w:r>
        <w:r w:rsidR="001E2DC0">
          <w:rPr>
            <w:noProof/>
            <w:webHidden/>
          </w:rPr>
          <w:fldChar w:fldCharType="separate"/>
        </w:r>
        <w:r w:rsidR="001E2DC0">
          <w:rPr>
            <w:noProof/>
            <w:webHidden/>
          </w:rPr>
          <w:t>6</w:t>
        </w:r>
        <w:r w:rsidR="001E2DC0">
          <w:rPr>
            <w:noProof/>
            <w:webHidden/>
          </w:rPr>
          <w:fldChar w:fldCharType="end"/>
        </w:r>
      </w:hyperlink>
    </w:p>
    <w:p w14:paraId="2B885ED2" w14:textId="77777777" w:rsidR="001E2DC0" w:rsidRPr="00310B90" w:rsidRDefault="00000000">
      <w:pPr>
        <w:pStyle w:val="Verzeichnis1"/>
        <w:rPr>
          <w:rFonts w:ascii="Calibri" w:hAnsi="Calibri"/>
          <w:b w:val="0"/>
          <w:noProof/>
          <w:kern w:val="2"/>
          <w:sz w:val="22"/>
          <w:szCs w:val="22"/>
        </w:rPr>
      </w:pPr>
      <w:hyperlink w:anchor="_Toc142565845" w:history="1">
        <w:r w:rsidR="001E2DC0" w:rsidRPr="000064EF">
          <w:rPr>
            <w:rStyle w:val="Hyperlink"/>
            <w:noProof/>
          </w:rPr>
          <w:t>2.</w:t>
        </w:r>
        <w:r w:rsidR="001E2DC0" w:rsidRPr="00310B90">
          <w:rPr>
            <w:rFonts w:ascii="Calibri" w:hAnsi="Calibri"/>
            <w:b w:val="0"/>
            <w:noProof/>
            <w:kern w:val="2"/>
            <w:sz w:val="22"/>
            <w:szCs w:val="22"/>
          </w:rPr>
          <w:tab/>
        </w:r>
        <w:r w:rsidR="001E2DC0" w:rsidRPr="000064EF">
          <w:rPr>
            <w:rStyle w:val="Hyperlink"/>
            <w:noProof/>
          </w:rPr>
          <w:t>Governance, Strukturen und Prozesse 04.03.02</w:t>
        </w:r>
        <w:r w:rsidR="001E2DC0">
          <w:rPr>
            <w:noProof/>
            <w:webHidden/>
          </w:rPr>
          <w:tab/>
        </w:r>
        <w:r w:rsidR="001E2DC0">
          <w:rPr>
            <w:noProof/>
            <w:webHidden/>
          </w:rPr>
          <w:fldChar w:fldCharType="begin"/>
        </w:r>
        <w:r w:rsidR="001E2DC0">
          <w:rPr>
            <w:noProof/>
            <w:webHidden/>
          </w:rPr>
          <w:instrText xml:space="preserve"> PAGEREF _Toc142565845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29AA6F70" w14:textId="77777777" w:rsidR="001E2DC0" w:rsidRPr="00310B90" w:rsidRDefault="00000000">
      <w:pPr>
        <w:pStyle w:val="Verzeichnis2"/>
        <w:rPr>
          <w:rFonts w:ascii="Calibri" w:hAnsi="Calibri"/>
          <w:noProof/>
          <w:kern w:val="2"/>
          <w:sz w:val="22"/>
          <w:szCs w:val="22"/>
        </w:rPr>
      </w:pPr>
      <w:hyperlink w:anchor="_Toc142565846" w:history="1">
        <w:r w:rsidR="001E2DC0" w:rsidRPr="000064EF">
          <w:rPr>
            <w:rStyle w:val="Hyperlink"/>
            <w:noProof/>
          </w:rPr>
          <w:t>2.1.</w:t>
        </w:r>
        <w:r w:rsidR="001E2DC0" w:rsidRPr="00310B90">
          <w:rPr>
            <w:rFonts w:ascii="Calibri" w:hAnsi="Calibri"/>
            <w:noProof/>
            <w:kern w:val="2"/>
            <w:sz w:val="22"/>
            <w:szCs w:val="22"/>
          </w:rPr>
          <w:tab/>
        </w:r>
        <w:r w:rsidR="001E2DC0" w:rsidRPr="000064EF">
          <w:rPr>
            <w:rStyle w:val="Hyperlink"/>
            <w:noProof/>
          </w:rPr>
          <w:t>Begründung, warum es sich bei dem Vorhaben um ein Projekt handelt</w:t>
        </w:r>
        <w:r w:rsidR="001E2DC0">
          <w:rPr>
            <w:noProof/>
            <w:webHidden/>
          </w:rPr>
          <w:tab/>
        </w:r>
        <w:r w:rsidR="001E2DC0">
          <w:rPr>
            <w:noProof/>
            <w:webHidden/>
          </w:rPr>
          <w:fldChar w:fldCharType="begin"/>
        </w:r>
        <w:r w:rsidR="001E2DC0">
          <w:rPr>
            <w:noProof/>
            <w:webHidden/>
          </w:rPr>
          <w:instrText xml:space="preserve"> PAGEREF _Toc142565846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0A81EAAA" w14:textId="77777777" w:rsidR="001E2DC0" w:rsidRPr="00310B90" w:rsidRDefault="00000000">
      <w:pPr>
        <w:pStyle w:val="Verzeichnis2"/>
        <w:rPr>
          <w:rFonts w:ascii="Calibri" w:hAnsi="Calibri"/>
          <w:noProof/>
          <w:kern w:val="2"/>
          <w:sz w:val="22"/>
          <w:szCs w:val="22"/>
        </w:rPr>
      </w:pPr>
      <w:hyperlink w:anchor="_Toc142565847" w:history="1">
        <w:r w:rsidR="001E2DC0" w:rsidRPr="000064EF">
          <w:rPr>
            <w:rStyle w:val="Hyperlink"/>
            <w:noProof/>
          </w:rPr>
          <w:t>2.2.</w:t>
        </w:r>
        <w:r w:rsidR="001E2DC0" w:rsidRPr="00310B90">
          <w:rPr>
            <w:rFonts w:ascii="Calibri" w:hAnsi="Calibri"/>
            <w:noProof/>
            <w:kern w:val="2"/>
            <w:sz w:val="22"/>
            <w:szCs w:val="22"/>
          </w:rPr>
          <w:tab/>
        </w:r>
        <w:r w:rsidR="001E2DC0" w:rsidRPr="000064EF">
          <w:rPr>
            <w:rStyle w:val="Hyperlink"/>
            <w:noProof/>
          </w:rPr>
          <w:t>Nennung der Projektart des Projektes und Begründung der Einordnung</w:t>
        </w:r>
        <w:r w:rsidR="001E2DC0">
          <w:rPr>
            <w:noProof/>
            <w:webHidden/>
          </w:rPr>
          <w:tab/>
        </w:r>
        <w:r w:rsidR="001E2DC0">
          <w:rPr>
            <w:noProof/>
            <w:webHidden/>
          </w:rPr>
          <w:fldChar w:fldCharType="begin"/>
        </w:r>
        <w:r w:rsidR="001E2DC0">
          <w:rPr>
            <w:noProof/>
            <w:webHidden/>
          </w:rPr>
          <w:instrText xml:space="preserve"> PAGEREF _Toc142565847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35144078" w14:textId="77777777" w:rsidR="001E2DC0" w:rsidRPr="00310B90" w:rsidRDefault="00000000">
      <w:pPr>
        <w:pStyle w:val="Verzeichnis2"/>
        <w:rPr>
          <w:rFonts w:ascii="Calibri" w:hAnsi="Calibri"/>
          <w:noProof/>
          <w:kern w:val="2"/>
          <w:sz w:val="22"/>
          <w:szCs w:val="22"/>
        </w:rPr>
      </w:pPr>
      <w:hyperlink w:anchor="_Toc142565848" w:history="1">
        <w:r w:rsidR="001E2DC0" w:rsidRPr="000064EF">
          <w:rPr>
            <w:rStyle w:val="Hyperlink"/>
            <w:noProof/>
          </w:rPr>
          <w:t>2.3.</w:t>
        </w:r>
        <w:r w:rsidR="001E2DC0" w:rsidRPr="00310B90">
          <w:rPr>
            <w:rFonts w:ascii="Calibri" w:hAnsi="Calibri"/>
            <w:noProof/>
            <w:kern w:val="2"/>
            <w:sz w:val="22"/>
            <w:szCs w:val="22"/>
          </w:rPr>
          <w:tab/>
        </w:r>
        <w:r w:rsidR="001E2DC0" w:rsidRPr="000064EF">
          <w:rPr>
            <w:rStyle w:val="Hyperlink"/>
            <w:noProof/>
          </w:rPr>
          <w:t>Nennung und Begründung der Klassifizierung des Projekts aus Sicht der Organisation</w:t>
        </w:r>
        <w:r w:rsidR="001E2DC0">
          <w:rPr>
            <w:noProof/>
            <w:webHidden/>
          </w:rPr>
          <w:tab/>
        </w:r>
        <w:r w:rsidR="001E2DC0">
          <w:rPr>
            <w:noProof/>
            <w:webHidden/>
          </w:rPr>
          <w:fldChar w:fldCharType="begin"/>
        </w:r>
        <w:r w:rsidR="001E2DC0">
          <w:rPr>
            <w:noProof/>
            <w:webHidden/>
          </w:rPr>
          <w:instrText xml:space="preserve"> PAGEREF _Toc142565848 \h </w:instrText>
        </w:r>
        <w:r w:rsidR="001E2DC0">
          <w:rPr>
            <w:noProof/>
            <w:webHidden/>
          </w:rPr>
        </w:r>
        <w:r w:rsidR="001E2DC0">
          <w:rPr>
            <w:noProof/>
            <w:webHidden/>
          </w:rPr>
          <w:fldChar w:fldCharType="separate"/>
        </w:r>
        <w:r w:rsidR="001E2DC0">
          <w:rPr>
            <w:noProof/>
            <w:webHidden/>
          </w:rPr>
          <w:t>7</w:t>
        </w:r>
        <w:r w:rsidR="001E2DC0">
          <w:rPr>
            <w:noProof/>
            <w:webHidden/>
          </w:rPr>
          <w:fldChar w:fldCharType="end"/>
        </w:r>
      </w:hyperlink>
    </w:p>
    <w:p w14:paraId="64FA04B9" w14:textId="77777777" w:rsidR="001E2DC0" w:rsidRPr="00310B90" w:rsidRDefault="00000000">
      <w:pPr>
        <w:pStyle w:val="Verzeichnis2"/>
        <w:rPr>
          <w:rFonts w:ascii="Calibri" w:hAnsi="Calibri"/>
          <w:noProof/>
          <w:kern w:val="2"/>
          <w:sz w:val="22"/>
          <w:szCs w:val="22"/>
        </w:rPr>
      </w:pPr>
      <w:hyperlink w:anchor="_Toc142565849" w:history="1">
        <w:r w:rsidR="001E2DC0" w:rsidRPr="000064EF">
          <w:rPr>
            <w:rStyle w:val="Hyperlink"/>
            <w:noProof/>
          </w:rPr>
          <w:t>2.4.</w:t>
        </w:r>
        <w:r w:rsidR="001E2DC0" w:rsidRPr="00310B90">
          <w:rPr>
            <w:rFonts w:ascii="Calibri" w:hAnsi="Calibri"/>
            <w:noProof/>
            <w:kern w:val="2"/>
            <w:sz w:val="22"/>
            <w:szCs w:val="22"/>
          </w:rPr>
          <w:tab/>
        </w:r>
        <w:r w:rsidR="001E2DC0" w:rsidRPr="000064EF">
          <w:rPr>
            <w:rStyle w:val="Hyperlink"/>
            <w:noProof/>
          </w:rPr>
          <w:t>Nennung der Strukturen der Organisation</w:t>
        </w:r>
        <w:r w:rsidR="001E2DC0">
          <w:rPr>
            <w:noProof/>
            <w:webHidden/>
          </w:rPr>
          <w:tab/>
        </w:r>
        <w:r w:rsidR="001E2DC0">
          <w:rPr>
            <w:noProof/>
            <w:webHidden/>
          </w:rPr>
          <w:fldChar w:fldCharType="begin"/>
        </w:r>
        <w:r w:rsidR="001E2DC0">
          <w:rPr>
            <w:noProof/>
            <w:webHidden/>
          </w:rPr>
          <w:instrText xml:space="preserve"> PAGEREF _Toc142565849 \h </w:instrText>
        </w:r>
        <w:r w:rsidR="001E2DC0">
          <w:rPr>
            <w:noProof/>
            <w:webHidden/>
          </w:rPr>
        </w:r>
        <w:r w:rsidR="001E2DC0">
          <w:rPr>
            <w:noProof/>
            <w:webHidden/>
          </w:rPr>
          <w:fldChar w:fldCharType="separate"/>
        </w:r>
        <w:r w:rsidR="001E2DC0">
          <w:rPr>
            <w:noProof/>
            <w:webHidden/>
          </w:rPr>
          <w:t>8</w:t>
        </w:r>
        <w:r w:rsidR="001E2DC0">
          <w:rPr>
            <w:noProof/>
            <w:webHidden/>
          </w:rPr>
          <w:fldChar w:fldCharType="end"/>
        </w:r>
      </w:hyperlink>
    </w:p>
    <w:p w14:paraId="669411D5" w14:textId="77777777" w:rsidR="001E2DC0" w:rsidRPr="00310B90" w:rsidRDefault="00000000">
      <w:pPr>
        <w:pStyle w:val="Verzeichnis1"/>
        <w:rPr>
          <w:rFonts w:ascii="Calibri" w:hAnsi="Calibri"/>
          <w:b w:val="0"/>
          <w:noProof/>
          <w:kern w:val="2"/>
          <w:sz w:val="22"/>
          <w:szCs w:val="22"/>
        </w:rPr>
      </w:pPr>
      <w:hyperlink w:anchor="_Toc142565850" w:history="1">
        <w:r w:rsidR="001E2DC0" w:rsidRPr="000064EF">
          <w:rPr>
            <w:rStyle w:val="Hyperlink"/>
            <w:noProof/>
          </w:rPr>
          <w:t>3.</w:t>
        </w:r>
        <w:r w:rsidR="001E2DC0" w:rsidRPr="00310B90">
          <w:rPr>
            <w:rFonts w:ascii="Calibri" w:hAnsi="Calibri"/>
            <w:b w:val="0"/>
            <w:noProof/>
            <w:kern w:val="2"/>
            <w:sz w:val="22"/>
            <w:szCs w:val="22"/>
          </w:rPr>
          <w:tab/>
        </w:r>
        <w:r w:rsidR="001E2DC0" w:rsidRPr="000064EF">
          <w:rPr>
            <w:rStyle w:val="Hyperlink"/>
            <w:noProof/>
          </w:rPr>
          <w:t>Anforderungen und Ziele 4.5.2.</w:t>
        </w:r>
        <w:r w:rsidR="001E2DC0">
          <w:rPr>
            <w:noProof/>
            <w:webHidden/>
          </w:rPr>
          <w:tab/>
        </w:r>
        <w:r w:rsidR="001E2DC0">
          <w:rPr>
            <w:noProof/>
            <w:webHidden/>
          </w:rPr>
          <w:fldChar w:fldCharType="begin"/>
        </w:r>
        <w:r w:rsidR="001E2DC0">
          <w:rPr>
            <w:noProof/>
            <w:webHidden/>
          </w:rPr>
          <w:instrText xml:space="preserve"> PAGEREF _Toc142565850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597D1668" w14:textId="77777777" w:rsidR="001E2DC0" w:rsidRPr="00310B90" w:rsidRDefault="00000000">
      <w:pPr>
        <w:pStyle w:val="Verzeichnis2"/>
        <w:rPr>
          <w:rFonts w:ascii="Calibri" w:hAnsi="Calibri"/>
          <w:noProof/>
          <w:kern w:val="2"/>
          <w:sz w:val="22"/>
          <w:szCs w:val="22"/>
        </w:rPr>
      </w:pPr>
      <w:hyperlink w:anchor="_Toc142565851" w:history="1">
        <w:r w:rsidR="001E2DC0" w:rsidRPr="000064EF">
          <w:rPr>
            <w:rStyle w:val="Hyperlink"/>
            <w:noProof/>
          </w:rPr>
          <w:t>3.1.</w:t>
        </w:r>
        <w:r w:rsidR="001E2DC0" w:rsidRPr="00310B90">
          <w:rPr>
            <w:rFonts w:ascii="Calibri" w:hAnsi="Calibri"/>
            <w:noProof/>
            <w:kern w:val="2"/>
            <w:sz w:val="22"/>
            <w:szCs w:val="22"/>
          </w:rPr>
          <w:tab/>
        </w:r>
        <w:r w:rsidR="001E2DC0" w:rsidRPr="000064EF">
          <w:rPr>
            <w:rStyle w:val="Hyperlink"/>
            <w:noProof/>
          </w:rPr>
          <w:t>Steckbrief</w:t>
        </w:r>
        <w:r w:rsidR="001E2DC0">
          <w:rPr>
            <w:noProof/>
            <w:webHidden/>
          </w:rPr>
          <w:tab/>
        </w:r>
        <w:r w:rsidR="001E2DC0">
          <w:rPr>
            <w:noProof/>
            <w:webHidden/>
          </w:rPr>
          <w:fldChar w:fldCharType="begin"/>
        </w:r>
        <w:r w:rsidR="001E2DC0">
          <w:rPr>
            <w:noProof/>
            <w:webHidden/>
          </w:rPr>
          <w:instrText xml:space="preserve"> PAGEREF _Toc142565851 \h </w:instrText>
        </w:r>
        <w:r w:rsidR="001E2DC0">
          <w:rPr>
            <w:noProof/>
            <w:webHidden/>
          </w:rPr>
        </w:r>
        <w:r w:rsidR="001E2DC0">
          <w:rPr>
            <w:noProof/>
            <w:webHidden/>
          </w:rPr>
          <w:fldChar w:fldCharType="separate"/>
        </w:r>
        <w:r w:rsidR="001E2DC0">
          <w:rPr>
            <w:noProof/>
            <w:webHidden/>
          </w:rPr>
          <w:t>9</w:t>
        </w:r>
        <w:r w:rsidR="001E2DC0">
          <w:rPr>
            <w:noProof/>
            <w:webHidden/>
          </w:rPr>
          <w:fldChar w:fldCharType="end"/>
        </w:r>
      </w:hyperlink>
    </w:p>
    <w:p w14:paraId="2ED1818D" w14:textId="77777777" w:rsidR="001E2DC0" w:rsidRPr="00310B90" w:rsidRDefault="00000000">
      <w:pPr>
        <w:pStyle w:val="Verzeichnis2"/>
        <w:rPr>
          <w:rFonts w:ascii="Calibri" w:hAnsi="Calibri"/>
          <w:noProof/>
          <w:kern w:val="2"/>
          <w:sz w:val="22"/>
          <w:szCs w:val="22"/>
        </w:rPr>
      </w:pPr>
      <w:hyperlink w:anchor="_Toc142565852" w:history="1">
        <w:r w:rsidR="001E2DC0" w:rsidRPr="000064EF">
          <w:rPr>
            <w:rStyle w:val="Hyperlink"/>
            <w:noProof/>
          </w:rPr>
          <w:t>3.2.</w:t>
        </w:r>
        <w:r w:rsidR="001E2DC0" w:rsidRPr="00310B90">
          <w:rPr>
            <w:rFonts w:ascii="Calibri" w:hAnsi="Calibri"/>
            <w:noProof/>
            <w:kern w:val="2"/>
            <w:sz w:val="22"/>
            <w:szCs w:val="22"/>
          </w:rPr>
          <w:tab/>
        </w:r>
        <w:r w:rsidR="001E2DC0" w:rsidRPr="000064EF">
          <w:rPr>
            <w:rStyle w:val="Hyperlink"/>
            <w:noProof/>
          </w:rPr>
          <w:t>Ziele</w:t>
        </w:r>
        <w:r w:rsidR="001E2DC0">
          <w:rPr>
            <w:noProof/>
            <w:webHidden/>
          </w:rPr>
          <w:tab/>
        </w:r>
        <w:r w:rsidR="001E2DC0">
          <w:rPr>
            <w:noProof/>
            <w:webHidden/>
          </w:rPr>
          <w:fldChar w:fldCharType="begin"/>
        </w:r>
        <w:r w:rsidR="001E2DC0">
          <w:rPr>
            <w:noProof/>
            <w:webHidden/>
          </w:rPr>
          <w:instrText xml:space="preserve"> PAGEREF _Toc142565852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3663DC09" w14:textId="77777777" w:rsidR="001E2DC0" w:rsidRPr="00310B90" w:rsidRDefault="00000000">
      <w:pPr>
        <w:pStyle w:val="Verzeichnis2"/>
        <w:rPr>
          <w:rFonts w:ascii="Calibri" w:hAnsi="Calibri"/>
          <w:noProof/>
          <w:kern w:val="2"/>
          <w:sz w:val="22"/>
          <w:szCs w:val="22"/>
        </w:rPr>
      </w:pPr>
      <w:hyperlink w:anchor="_Toc142565853" w:history="1">
        <w:r w:rsidR="001E2DC0" w:rsidRPr="000064EF">
          <w:rPr>
            <w:rStyle w:val="Hyperlink"/>
            <w:noProof/>
          </w:rPr>
          <w:t>3.3.</w:t>
        </w:r>
        <w:r w:rsidR="001E2DC0" w:rsidRPr="00310B90">
          <w:rPr>
            <w:rFonts w:ascii="Calibri" w:hAnsi="Calibri"/>
            <w:noProof/>
            <w:kern w:val="2"/>
            <w:sz w:val="22"/>
            <w:szCs w:val="22"/>
          </w:rPr>
          <w:tab/>
        </w:r>
        <w:r w:rsidR="001E2DC0" w:rsidRPr="000064EF">
          <w:rPr>
            <w:rStyle w:val="Hyperlink"/>
            <w:noProof/>
          </w:rPr>
          <w:t>Zielkonflikt</w:t>
        </w:r>
        <w:r w:rsidR="001E2DC0">
          <w:rPr>
            <w:noProof/>
            <w:webHidden/>
          </w:rPr>
          <w:tab/>
        </w:r>
        <w:r w:rsidR="001E2DC0">
          <w:rPr>
            <w:noProof/>
            <w:webHidden/>
          </w:rPr>
          <w:fldChar w:fldCharType="begin"/>
        </w:r>
        <w:r w:rsidR="001E2DC0">
          <w:rPr>
            <w:noProof/>
            <w:webHidden/>
          </w:rPr>
          <w:instrText xml:space="preserve"> PAGEREF _Toc142565853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FFD08A2" w14:textId="77777777" w:rsidR="001E2DC0" w:rsidRPr="00310B90" w:rsidRDefault="00000000">
      <w:pPr>
        <w:pStyle w:val="Verzeichnis1"/>
        <w:rPr>
          <w:rFonts w:ascii="Calibri" w:hAnsi="Calibri"/>
          <w:b w:val="0"/>
          <w:noProof/>
          <w:kern w:val="2"/>
          <w:sz w:val="22"/>
          <w:szCs w:val="22"/>
        </w:rPr>
      </w:pPr>
      <w:hyperlink w:anchor="_Toc142565854" w:history="1">
        <w:r w:rsidR="001E2DC0" w:rsidRPr="000064EF">
          <w:rPr>
            <w:rStyle w:val="Hyperlink"/>
            <w:noProof/>
          </w:rPr>
          <w:t>4.</w:t>
        </w:r>
        <w:r w:rsidR="001E2DC0" w:rsidRPr="00310B90">
          <w:rPr>
            <w:rFonts w:ascii="Calibri" w:hAnsi="Calibri"/>
            <w:b w:val="0"/>
            <w:noProof/>
            <w:kern w:val="2"/>
            <w:sz w:val="22"/>
            <w:szCs w:val="22"/>
          </w:rPr>
          <w:tab/>
        </w:r>
        <w:r w:rsidR="001E2DC0" w:rsidRPr="000064EF">
          <w:rPr>
            <w:rStyle w:val="Hyperlink"/>
            <w:noProof/>
          </w:rPr>
          <w:t>Stakeholder 4.5.12.</w:t>
        </w:r>
        <w:r w:rsidR="001E2DC0">
          <w:rPr>
            <w:noProof/>
            <w:webHidden/>
          </w:rPr>
          <w:tab/>
        </w:r>
        <w:r w:rsidR="001E2DC0">
          <w:rPr>
            <w:noProof/>
            <w:webHidden/>
          </w:rPr>
          <w:fldChar w:fldCharType="begin"/>
        </w:r>
        <w:r w:rsidR="001E2DC0">
          <w:rPr>
            <w:noProof/>
            <w:webHidden/>
          </w:rPr>
          <w:instrText xml:space="preserve"> PAGEREF _Toc142565854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940EDA5" w14:textId="77777777" w:rsidR="001E2DC0" w:rsidRPr="00310B90" w:rsidRDefault="00000000">
      <w:pPr>
        <w:pStyle w:val="Verzeichnis2"/>
        <w:rPr>
          <w:rFonts w:ascii="Calibri" w:hAnsi="Calibri"/>
          <w:noProof/>
          <w:kern w:val="2"/>
          <w:sz w:val="22"/>
          <w:szCs w:val="22"/>
        </w:rPr>
      </w:pPr>
      <w:hyperlink w:anchor="_Toc142565855" w:history="1">
        <w:r w:rsidR="001E2DC0" w:rsidRPr="000064EF">
          <w:rPr>
            <w:rStyle w:val="Hyperlink"/>
            <w:noProof/>
          </w:rPr>
          <w:t>4.1.</w:t>
        </w:r>
        <w:r w:rsidR="001E2DC0" w:rsidRPr="00310B90">
          <w:rPr>
            <w:rFonts w:ascii="Calibri" w:hAnsi="Calibri"/>
            <w:noProof/>
            <w:kern w:val="2"/>
            <w:sz w:val="22"/>
            <w:szCs w:val="22"/>
          </w:rPr>
          <w:tab/>
        </w:r>
        <w:r w:rsidR="001E2DC0" w:rsidRPr="000064EF">
          <w:rPr>
            <w:rStyle w:val="Hyperlink"/>
            <w:noProof/>
          </w:rPr>
          <w:t>Projektumfeld</w:t>
        </w:r>
        <w:r w:rsidR="001E2DC0">
          <w:rPr>
            <w:noProof/>
            <w:webHidden/>
          </w:rPr>
          <w:tab/>
        </w:r>
        <w:r w:rsidR="001E2DC0">
          <w:rPr>
            <w:noProof/>
            <w:webHidden/>
          </w:rPr>
          <w:fldChar w:fldCharType="begin"/>
        </w:r>
        <w:r w:rsidR="001E2DC0">
          <w:rPr>
            <w:noProof/>
            <w:webHidden/>
          </w:rPr>
          <w:instrText xml:space="preserve"> PAGEREF _Toc142565855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AE98EA8" w14:textId="77777777" w:rsidR="001E2DC0" w:rsidRPr="00310B90" w:rsidRDefault="00000000">
      <w:pPr>
        <w:pStyle w:val="Verzeichnis2"/>
        <w:rPr>
          <w:rFonts w:ascii="Calibri" w:hAnsi="Calibri"/>
          <w:noProof/>
          <w:kern w:val="2"/>
          <w:sz w:val="22"/>
          <w:szCs w:val="22"/>
        </w:rPr>
      </w:pPr>
      <w:hyperlink w:anchor="_Toc142565856" w:history="1">
        <w:r w:rsidR="001E2DC0" w:rsidRPr="000064EF">
          <w:rPr>
            <w:rStyle w:val="Hyperlink"/>
            <w:noProof/>
          </w:rPr>
          <w:t>4.2.</w:t>
        </w:r>
        <w:r w:rsidR="001E2DC0" w:rsidRPr="00310B90">
          <w:rPr>
            <w:rFonts w:ascii="Calibri" w:hAnsi="Calibri"/>
            <w:noProof/>
            <w:kern w:val="2"/>
            <w:sz w:val="22"/>
            <w:szCs w:val="22"/>
          </w:rPr>
          <w:tab/>
        </w:r>
        <w:r w:rsidR="001E2DC0" w:rsidRPr="000064EF">
          <w:rPr>
            <w:rStyle w:val="Hyperlink"/>
            <w:noProof/>
          </w:rPr>
          <w:t>Schnittstellen Stakeholder - Umfeld</w:t>
        </w:r>
        <w:r w:rsidR="001E2DC0">
          <w:rPr>
            <w:noProof/>
            <w:webHidden/>
          </w:rPr>
          <w:tab/>
        </w:r>
        <w:r w:rsidR="001E2DC0">
          <w:rPr>
            <w:noProof/>
            <w:webHidden/>
          </w:rPr>
          <w:fldChar w:fldCharType="begin"/>
        </w:r>
        <w:r w:rsidR="001E2DC0">
          <w:rPr>
            <w:noProof/>
            <w:webHidden/>
          </w:rPr>
          <w:instrText xml:space="preserve"> PAGEREF _Toc142565856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1D12BA52" w14:textId="77777777" w:rsidR="001E2DC0" w:rsidRPr="00310B90" w:rsidRDefault="00000000">
      <w:pPr>
        <w:pStyle w:val="Verzeichnis2"/>
        <w:rPr>
          <w:rFonts w:ascii="Calibri" w:hAnsi="Calibri"/>
          <w:noProof/>
          <w:kern w:val="2"/>
          <w:sz w:val="22"/>
          <w:szCs w:val="22"/>
        </w:rPr>
      </w:pPr>
      <w:hyperlink w:anchor="_Toc142565857" w:history="1">
        <w:r w:rsidR="001E2DC0" w:rsidRPr="000064EF">
          <w:rPr>
            <w:rStyle w:val="Hyperlink"/>
            <w:noProof/>
          </w:rPr>
          <w:t>4.3.</w:t>
        </w:r>
        <w:r w:rsidR="001E2DC0" w:rsidRPr="00310B90">
          <w:rPr>
            <w:rFonts w:ascii="Calibri" w:hAnsi="Calibri"/>
            <w:noProof/>
            <w:kern w:val="2"/>
            <w:sz w:val="22"/>
            <w:szCs w:val="22"/>
          </w:rPr>
          <w:tab/>
        </w:r>
        <w:r w:rsidR="001E2DC0" w:rsidRPr="000064EF">
          <w:rPr>
            <w:rStyle w:val="Hyperlink"/>
            <w:noProof/>
          </w:rPr>
          <w:t>Stakeholderportfolio</w:t>
        </w:r>
        <w:r w:rsidR="001E2DC0">
          <w:rPr>
            <w:noProof/>
            <w:webHidden/>
          </w:rPr>
          <w:tab/>
        </w:r>
        <w:r w:rsidR="001E2DC0">
          <w:rPr>
            <w:noProof/>
            <w:webHidden/>
          </w:rPr>
          <w:fldChar w:fldCharType="begin"/>
        </w:r>
        <w:r w:rsidR="001E2DC0">
          <w:rPr>
            <w:noProof/>
            <w:webHidden/>
          </w:rPr>
          <w:instrText xml:space="preserve"> PAGEREF _Toc142565857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728295DB" w14:textId="77777777" w:rsidR="001E2DC0" w:rsidRPr="00310B90" w:rsidRDefault="00000000">
      <w:pPr>
        <w:pStyle w:val="Verzeichnis2"/>
        <w:rPr>
          <w:rFonts w:ascii="Calibri" w:hAnsi="Calibri"/>
          <w:noProof/>
          <w:kern w:val="2"/>
          <w:sz w:val="22"/>
          <w:szCs w:val="22"/>
        </w:rPr>
      </w:pPr>
      <w:hyperlink w:anchor="_Toc142565858" w:history="1">
        <w:r w:rsidR="001E2DC0" w:rsidRPr="000064EF">
          <w:rPr>
            <w:rStyle w:val="Hyperlink"/>
            <w:noProof/>
          </w:rPr>
          <w:t>4.4.</w:t>
        </w:r>
        <w:r w:rsidR="001E2DC0" w:rsidRPr="00310B90">
          <w:rPr>
            <w:rFonts w:ascii="Calibri" w:hAnsi="Calibri"/>
            <w:noProof/>
            <w:kern w:val="2"/>
            <w:sz w:val="22"/>
            <w:szCs w:val="22"/>
          </w:rPr>
          <w:tab/>
        </w:r>
        <w:r w:rsidR="001E2DC0" w:rsidRPr="000064EF">
          <w:rPr>
            <w:rStyle w:val="Hyperlink"/>
            <w:noProof/>
          </w:rPr>
          <w:t>Stakeholderinteressen</w:t>
        </w:r>
        <w:r w:rsidR="001E2DC0">
          <w:rPr>
            <w:noProof/>
            <w:webHidden/>
          </w:rPr>
          <w:tab/>
        </w:r>
        <w:r w:rsidR="001E2DC0">
          <w:rPr>
            <w:noProof/>
            <w:webHidden/>
          </w:rPr>
          <w:fldChar w:fldCharType="begin"/>
        </w:r>
        <w:r w:rsidR="001E2DC0">
          <w:rPr>
            <w:noProof/>
            <w:webHidden/>
          </w:rPr>
          <w:instrText xml:space="preserve"> PAGEREF _Toc142565858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16BBE9FF" w14:textId="77777777" w:rsidR="001E2DC0" w:rsidRPr="00310B90" w:rsidRDefault="00000000">
      <w:pPr>
        <w:pStyle w:val="Verzeichnis1"/>
        <w:rPr>
          <w:rFonts w:ascii="Calibri" w:hAnsi="Calibri"/>
          <w:b w:val="0"/>
          <w:noProof/>
          <w:kern w:val="2"/>
          <w:sz w:val="22"/>
          <w:szCs w:val="22"/>
        </w:rPr>
      </w:pPr>
      <w:hyperlink w:anchor="_Toc142565859" w:history="1">
        <w:r w:rsidR="001E2DC0" w:rsidRPr="000064EF">
          <w:rPr>
            <w:rStyle w:val="Hyperlink"/>
            <w:noProof/>
          </w:rPr>
          <w:t>5.</w:t>
        </w:r>
        <w:r w:rsidR="001E2DC0" w:rsidRPr="00310B90">
          <w:rPr>
            <w:rFonts w:ascii="Calibri" w:hAnsi="Calibri"/>
            <w:b w:val="0"/>
            <w:noProof/>
            <w:kern w:val="2"/>
            <w:sz w:val="22"/>
            <w:szCs w:val="22"/>
          </w:rPr>
          <w:tab/>
        </w:r>
        <w:r w:rsidR="001E2DC0" w:rsidRPr="000064EF">
          <w:rPr>
            <w:rStyle w:val="Hyperlink"/>
            <w:noProof/>
          </w:rPr>
          <w:t>Macht und Interessen 04.03.04</w:t>
        </w:r>
        <w:r w:rsidR="001E2DC0">
          <w:rPr>
            <w:noProof/>
            <w:webHidden/>
          </w:rPr>
          <w:tab/>
        </w:r>
        <w:r w:rsidR="001E2DC0">
          <w:rPr>
            <w:noProof/>
            <w:webHidden/>
          </w:rPr>
          <w:fldChar w:fldCharType="begin"/>
        </w:r>
        <w:r w:rsidR="001E2DC0">
          <w:rPr>
            <w:noProof/>
            <w:webHidden/>
          </w:rPr>
          <w:instrText xml:space="preserve"> PAGEREF _Toc142565859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420CA3CB" w14:textId="77777777" w:rsidR="001E2DC0" w:rsidRPr="00310B90" w:rsidRDefault="00000000">
      <w:pPr>
        <w:pStyle w:val="Verzeichnis2"/>
        <w:rPr>
          <w:rFonts w:ascii="Calibri" w:hAnsi="Calibri"/>
          <w:noProof/>
          <w:kern w:val="2"/>
          <w:sz w:val="22"/>
          <w:szCs w:val="22"/>
        </w:rPr>
      </w:pPr>
      <w:hyperlink w:anchor="_Toc142565860" w:history="1">
        <w:r w:rsidR="001E2DC0" w:rsidRPr="000064EF">
          <w:rPr>
            <w:rStyle w:val="Hyperlink"/>
            <w:noProof/>
          </w:rPr>
          <w:t>5.1.</w:t>
        </w:r>
        <w:r w:rsidR="001E2DC0" w:rsidRPr="00310B90">
          <w:rPr>
            <w:rFonts w:ascii="Calibri" w:hAnsi="Calibri"/>
            <w:noProof/>
            <w:kern w:val="2"/>
            <w:sz w:val="22"/>
            <w:szCs w:val="22"/>
          </w:rPr>
          <w:tab/>
        </w:r>
        <w:r w:rsidR="001E2DC0" w:rsidRPr="000064EF">
          <w:rPr>
            <w:rStyle w:val="Hyperlink"/>
            <w:noProof/>
          </w:rPr>
          <w:t>Stakeholderbewertung</w:t>
        </w:r>
        <w:r w:rsidR="001E2DC0">
          <w:rPr>
            <w:noProof/>
            <w:webHidden/>
          </w:rPr>
          <w:tab/>
        </w:r>
        <w:r w:rsidR="001E2DC0">
          <w:rPr>
            <w:noProof/>
            <w:webHidden/>
          </w:rPr>
          <w:fldChar w:fldCharType="begin"/>
        </w:r>
        <w:r w:rsidR="001E2DC0">
          <w:rPr>
            <w:noProof/>
            <w:webHidden/>
          </w:rPr>
          <w:instrText xml:space="preserve"> PAGEREF _Toc142565860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79F47983" w14:textId="77777777" w:rsidR="001E2DC0" w:rsidRPr="00310B90" w:rsidRDefault="00000000">
      <w:pPr>
        <w:pStyle w:val="Verzeichnis2"/>
        <w:rPr>
          <w:rFonts w:ascii="Calibri" w:hAnsi="Calibri"/>
          <w:noProof/>
          <w:kern w:val="2"/>
          <w:sz w:val="22"/>
          <w:szCs w:val="22"/>
        </w:rPr>
      </w:pPr>
      <w:hyperlink w:anchor="_Toc142565861" w:history="1">
        <w:r w:rsidR="001E2DC0" w:rsidRPr="000064EF">
          <w:rPr>
            <w:rStyle w:val="Hyperlink"/>
            <w:noProof/>
          </w:rPr>
          <w:t>5.2.</w:t>
        </w:r>
        <w:r w:rsidR="001E2DC0" w:rsidRPr="00310B90">
          <w:rPr>
            <w:rFonts w:ascii="Calibri" w:hAnsi="Calibri"/>
            <w:noProof/>
            <w:kern w:val="2"/>
            <w:sz w:val="22"/>
            <w:szCs w:val="22"/>
          </w:rPr>
          <w:tab/>
        </w:r>
        <w:r w:rsidR="001E2DC0" w:rsidRPr="000064EF">
          <w:rPr>
            <w:rStyle w:val="Hyperlink"/>
            <w:noProof/>
          </w:rPr>
          <w:t>Machtpromotoren</w:t>
        </w:r>
        <w:r w:rsidR="001E2DC0">
          <w:rPr>
            <w:noProof/>
            <w:webHidden/>
          </w:rPr>
          <w:tab/>
        </w:r>
        <w:r w:rsidR="001E2DC0">
          <w:rPr>
            <w:noProof/>
            <w:webHidden/>
          </w:rPr>
          <w:fldChar w:fldCharType="begin"/>
        </w:r>
        <w:r w:rsidR="001E2DC0">
          <w:rPr>
            <w:noProof/>
            <w:webHidden/>
          </w:rPr>
          <w:instrText xml:space="preserve"> PAGEREF _Toc142565861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32E67D78" w14:textId="77777777" w:rsidR="001E2DC0" w:rsidRPr="00310B90" w:rsidRDefault="00000000">
      <w:pPr>
        <w:pStyle w:val="Verzeichnis1"/>
        <w:rPr>
          <w:rFonts w:ascii="Calibri" w:hAnsi="Calibri"/>
          <w:b w:val="0"/>
          <w:noProof/>
          <w:kern w:val="2"/>
          <w:sz w:val="22"/>
          <w:szCs w:val="22"/>
        </w:rPr>
      </w:pPr>
      <w:hyperlink w:anchor="_Toc142565862" w:history="1">
        <w:r w:rsidR="001E2DC0" w:rsidRPr="000064EF">
          <w:rPr>
            <w:rStyle w:val="Hyperlink"/>
            <w:noProof/>
          </w:rPr>
          <w:t>6.</w:t>
        </w:r>
        <w:r w:rsidR="001E2DC0" w:rsidRPr="00310B90">
          <w:rPr>
            <w:rFonts w:ascii="Calibri" w:hAnsi="Calibri"/>
            <w:b w:val="0"/>
            <w:noProof/>
            <w:kern w:val="2"/>
            <w:sz w:val="22"/>
            <w:szCs w:val="22"/>
          </w:rPr>
          <w:tab/>
        </w:r>
        <w:r w:rsidR="001E2DC0" w:rsidRPr="000064EF">
          <w:rPr>
            <w:rStyle w:val="Hyperlink"/>
            <w:noProof/>
          </w:rPr>
          <w:t>Chancen und Risiken 4.5.11.</w:t>
        </w:r>
        <w:r w:rsidR="001E2DC0">
          <w:rPr>
            <w:noProof/>
            <w:webHidden/>
          </w:rPr>
          <w:tab/>
        </w:r>
        <w:r w:rsidR="001E2DC0">
          <w:rPr>
            <w:noProof/>
            <w:webHidden/>
          </w:rPr>
          <w:fldChar w:fldCharType="begin"/>
        </w:r>
        <w:r w:rsidR="001E2DC0">
          <w:rPr>
            <w:noProof/>
            <w:webHidden/>
          </w:rPr>
          <w:instrText xml:space="preserve"> PAGEREF _Toc142565862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4F682734" w14:textId="77777777" w:rsidR="001E2DC0" w:rsidRPr="00310B90" w:rsidRDefault="00000000">
      <w:pPr>
        <w:pStyle w:val="Verzeichnis2"/>
        <w:rPr>
          <w:rFonts w:ascii="Calibri" w:hAnsi="Calibri"/>
          <w:noProof/>
          <w:kern w:val="2"/>
          <w:sz w:val="22"/>
          <w:szCs w:val="22"/>
        </w:rPr>
      </w:pPr>
      <w:hyperlink w:anchor="_Toc142565863" w:history="1">
        <w:r w:rsidR="001E2DC0" w:rsidRPr="000064EF">
          <w:rPr>
            <w:rStyle w:val="Hyperlink"/>
            <w:noProof/>
          </w:rPr>
          <w:t>6.1.</w:t>
        </w:r>
        <w:r w:rsidR="001E2DC0" w:rsidRPr="00310B90">
          <w:rPr>
            <w:rFonts w:ascii="Calibri" w:hAnsi="Calibri"/>
            <w:noProof/>
            <w:kern w:val="2"/>
            <w:sz w:val="22"/>
            <w:szCs w:val="22"/>
          </w:rPr>
          <w:tab/>
        </w:r>
        <w:r w:rsidR="001E2DC0" w:rsidRPr="000064EF">
          <w:rPr>
            <w:rStyle w:val="Hyperlink"/>
            <w:noProof/>
          </w:rPr>
          <w:t>Erfassung und Benennung von drei Risiken</w:t>
        </w:r>
        <w:r w:rsidR="001E2DC0">
          <w:rPr>
            <w:noProof/>
            <w:webHidden/>
          </w:rPr>
          <w:tab/>
        </w:r>
        <w:r w:rsidR="001E2DC0">
          <w:rPr>
            <w:noProof/>
            <w:webHidden/>
          </w:rPr>
          <w:fldChar w:fldCharType="begin"/>
        </w:r>
        <w:r w:rsidR="001E2DC0">
          <w:rPr>
            <w:noProof/>
            <w:webHidden/>
          </w:rPr>
          <w:instrText xml:space="preserve"> PAGEREF _Toc142565863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69B4E216" w14:textId="77777777" w:rsidR="001E2DC0" w:rsidRPr="00310B90" w:rsidRDefault="00000000">
      <w:pPr>
        <w:pStyle w:val="Verzeichnis2"/>
        <w:rPr>
          <w:rFonts w:ascii="Calibri" w:hAnsi="Calibri"/>
          <w:noProof/>
          <w:kern w:val="2"/>
          <w:sz w:val="22"/>
          <w:szCs w:val="22"/>
        </w:rPr>
      </w:pPr>
      <w:hyperlink w:anchor="_Toc142565864" w:history="1">
        <w:r w:rsidR="001E2DC0" w:rsidRPr="000064EF">
          <w:rPr>
            <w:rStyle w:val="Hyperlink"/>
            <w:noProof/>
          </w:rPr>
          <w:t>6.2.</w:t>
        </w:r>
        <w:r w:rsidR="001E2DC0" w:rsidRPr="00310B90">
          <w:rPr>
            <w:rFonts w:ascii="Calibri" w:hAnsi="Calibri"/>
            <w:noProof/>
            <w:kern w:val="2"/>
            <w:sz w:val="22"/>
            <w:szCs w:val="22"/>
          </w:rPr>
          <w:tab/>
        </w:r>
        <w:r w:rsidR="001E2DC0" w:rsidRPr="000064EF">
          <w:rPr>
            <w:rStyle w:val="Hyperlink"/>
            <w:noProof/>
          </w:rPr>
          <w:t>Maßnahmen</w:t>
        </w:r>
        <w:r w:rsidR="001E2DC0">
          <w:rPr>
            <w:noProof/>
            <w:webHidden/>
          </w:rPr>
          <w:tab/>
        </w:r>
        <w:r w:rsidR="001E2DC0">
          <w:rPr>
            <w:noProof/>
            <w:webHidden/>
          </w:rPr>
          <w:fldChar w:fldCharType="begin"/>
        </w:r>
        <w:r w:rsidR="001E2DC0">
          <w:rPr>
            <w:noProof/>
            <w:webHidden/>
          </w:rPr>
          <w:instrText xml:space="preserve"> PAGEREF _Toc142565864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B524AEB" w14:textId="77777777" w:rsidR="001E2DC0" w:rsidRPr="00310B90" w:rsidRDefault="00000000">
      <w:pPr>
        <w:pStyle w:val="Verzeichnis2"/>
        <w:rPr>
          <w:rFonts w:ascii="Calibri" w:hAnsi="Calibri"/>
          <w:noProof/>
          <w:kern w:val="2"/>
          <w:sz w:val="22"/>
          <w:szCs w:val="22"/>
        </w:rPr>
      </w:pPr>
      <w:hyperlink w:anchor="_Toc142565865" w:history="1">
        <w:r w:rsidR="001E2DC0" w:rsidRPr="000064EF">
          <w:rPr>
            <w:rStyle w:val="Hyperlink"/>
            <w:noProof/>
          </w:rPr>
          <w:t>6.3.</w:t>
        </w:r>
        <w:r w:rsidR="001E2DC0" w:rsidRPr="00310B90">
          <w:rPr>
            <w:rFonts w:ascii="Calibri" w:hAnsi="Calibri"/>
            <w:noProof/>
            <w:kern w:val="2"/>
            <w:sz w:val="22"/>
            <w:szCs w:val="22"/>
          </w:rPr>
          <w:tab/>
        </w:r>
        <w:r w:rsidR="001E2DC0" w:rsidRPr="000064EF">
          <w:rPr>
            <w:rStyle w:val="Hyperlink"/>
            <w:noProof/>
          </w:rPr>
          <w:t>Erfassung und Benennung einer Chance</w:t>
        </w:r>
        <w:r w:rsidR="001E2DC0">
          <w:rPr>
            <w:noProof/>
            <w:webHidden/>
          </w:rPr>
          <w:tab/>
        </w:r>
        <w:r w:rsidR="001E2DC0">
          <w:rPr>
            <w:noProof/>
            <w:webHidden/>
          </w:rPr>
          <w:fldChar w:fldCharType="begin"/>
        </w:r>
        <w:r w:rsidR="001E2DC0">
          <w:rPr>
            <w:noProof/>
            <w:webHidden/>
          </w:rPr>
          <w:instrText xml:space="preserve"> PAGEREF _Toc142565865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7F110CE8" w14:textId="77777777" w:rsidR="001E2DC0" w:rsidRPr="00310B90" w:rsidRDefault="00000000">
      <w:pPr>
        <w:pStyle w:val="Verzeichnis1"/>
        <w:rPr>
          <w:rFonts w:ascii="Calibri" w:hAnsi="Calibri"/>
          <w:b w:val="0"/>
          <w:noProof/>
          <w:kern w:val="2"/>
          <w:sz w:val="22"/>
          <w:szCs w:val="22"/>
        </w:rPr>
      </w:pPr>
      <w:hyperlink w:anchor="_Toc142565866" w:history="1">
        <w:r w:rsidR="001E2DC0" w:rsidRPr="000064EF">
          <w:rPr>
            <w:rStyle w:val="Hyperlink"/>
            <w:noProof/>
          </w:rPr>
          <w:t>7.</w:t>
        </w:r>
        <w:r w:rsidR="001E2DC0" w:rsidRPr="00310B90">
          <w:rPr>
            <w:rFonts w:ascii="Calibri" w:hAnsi="Calibri"/>
            <w:b w:val="0"/>
            <w:noProof/>
            <w:kern w:val="2"/>
            <w:sz w:val="22"/>
            <w:szCs w:val="22"/>
          </w:rPr>
          <w:tab/>
        </w:r>
        <w:r w:rsidR="001E2DC0" w:rsidRPr="000064EF">
          <w:rPr>
            <w:rStyle w:val="Hyperlink"/>
            <w:noProof/>
          </w:rPr>
          <w:t>Projektdesign 04.05.01</w:t>
        </w:r>
        <w:r w:rsidR="001E2DC0">
          <w:rPr>
            <w:noProof/>
            <w:webHidden/>
          </w:rPr>
          <w:tab/>
        </w:r>
        <w:r w:rsidR="001E2DC0">
          <w:rPr>
            <w:noProof/>
            <w:webHidden/>
          </w:rPr>
          <w:fldChar w:fldCharType="begin"/>
        </w:r>
        <w:r w:rsidR="001E2DC0">
          <w:rPr>
            <w:noProof/>
            <w:webHidden/>
          </w:rPr>
          <w:instrText xml:space="preserve"> PAGEREF _Toc142565866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4C2923EE" w14:textId="77777777" w:rsidR="001E2DC0" w:rsidRPr="00310B90" w:rsidRDefault="00000000">
      <w:pPr>
        <w:pStyle w:val="Verzeichnis2"/>
        <w:rPr>
          <w:rFonts w:ascii="Calibri" w:hAnsi="Calibri"/>
          <w:noProof/>
          <w:kern w:val="2"/>
          <w:sz w:val="22"/>
          <w:szCs w:val="22"/>
        </w:rPr>
      </w:pPr>
      <w:hyperlink w:anchor="_Toc142565867" w:history="1">
        <w:r w:rsidR="001E2DC0" w:rsidRPr="000064EF">
          <w:rPr>
            <w:rStyle w:val="Hyperlink"/>
            <w:noProof/>
          </w:rPr>
          <w:t>7.1.</w:t>
        </w:r>
        <w:r w:rsidR="001E2DC0" w:rsidRPr="00310B90">
          <w:rPr>
            <w:rFonts w:ascii="Calibri" w:hAnsi="Calibri"/>
            <w:noProof/>
            <w:kern w:val="2"/>
            <w:sz w:val="22"/>
            <w:szCs w:val="22"/>
          </w:rPr>
          <w:tab/>
        </w:r>
        <w:r w:rsidR="001E2DC0" w:rsidRPr="000064EF">
          <w:rPr>
            <w:rStyle w:val="Hyperlink"/>
            <w:noProof/>
          </w:rPr>
          <w:t>Erfolgskriterien</w:t>
        </w:r>
        <w:r w:rsidR="001E2DC0">
          <w:rPr>
            <w:noProof/>
            <w:webHidden/>
          </w:rPr>
          <w:tab/>
        </w:r>
        <w:r w:rsidR="001E2DC0">
          <w:rPr>
            <w:noProof/>
            <w:webHidden/>
          </w:rPr>
          <w:fldChar w:fldCharType="begin"/>
        </w:r>
        <w:r w:rsidR="001E2DC0">
          <w:rPr>
            <w:noProof/>
            <w:webHidden/>
          </w:rPr>
          <w:instrText xml:space="preserve"> PAGEREF _Toc142565867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615440D8" w14:textId="77777777" w:rsidR="001E2DC0" w:rsidRPr="00310B90" w:rsidRDefault="00000000">
      <w:pPr>
        <w:pStyle w:val="Verzeichnis2"/>
        <w:rPr>
          <w:rFonts w:ascii="Calibri" w:hAnsi="Calibri"/>
          <w:noProof/>
          <w:kern w:val="2"/>
          <w:sz w:val="22"/>
          <w:szCs w:val="22"/>
        </w:rPr>
      </w:pPr>
      <w:hyperlink w:anchor="_Toc142565868" w:history="1">
        <w:r w:rsidR="001E2DC0" w:rsidRPr="000064EF">
          <w:rPr>
            <w:rStyle w:val="Hyperlink"/>
            <w:noProof/>
          </w:rPr>
          <w:t>7.2.</w:t>
        </w:r>
        <w:r w:rsidR="001E2DC0" w:rsidRPr="00310B90">
          <w:rPr>
            <w:rFonts w:ascii="Calibri" w:hAnsi="Calibri"/>
            <w:noProof/>
            <w:kern w:val="2"/>
            <w:sz w:val="22"/>
            <w:szCs w:val="22"/>
          </w:rPr>
          <w:tab/>
        </w:r>
        <w:r w:rsidR="001E2DC0" w:rsidRPr="000064EF">
          <w:rPr>
            <w:rStyle w:val="Hyperlink"/>
            <w:noProof/>
          </w:rPr>
          <w:t>Projektmanagementansatz</w:t>
        </w:r>
        <w:r w:rsidR="001E2DC0">
          <w:rPr>
            <w:noProof/>
            <w:webHidden/>
          </w:rPr>
          <w:tab/>
        </w:r>
        <w:r w:rsidR="001E2DC0">
          <w:rPr>
            <w:noProof/>
            <w:webHidden/>
          </w:rPr>
          <w:fldChar w:fldCharType="begin"/>
        </w:r>
        <w:r w:rsidR="001E2DC0">
          <w:rPr>
            <w:noProof/>
            <w:webHidden/>
          </w:rPr>
          <w:instrText xml:space="preserve"> PAGEREF _Toc142565868 \h </w:instrText>
        </w:r>
        <w:r w:rsidR="001E2DC0">
          <w:rPr>
            <w:noProof/>
            <w:webHidden/>
          </w:rPr>
        </w:r>
        <w:r w:rsidR="001E2DC0">
          <w:rPr>
            <w:noProof/>
            <w:webHidden/>
          </w:rPr>
          <w:fldChar w:fldCharType="separate"/>
        </w:r>
        <w:r w:rsidR="001E2DC0">
          <w:rPr>
            <w:noProof/>
            <w:webHidden/>
          </w:rPr>
          <w:t>20</w:t>
        </w:r>
        <w:r w:rsidR="001E2DC0">
          <w:rPr>
            <w:noProof/>
            <w:webHidden/>
          </w:rPr>
          <w:fldChar w:fldCharType="end"/>
        </w:r>
      </w:hyperlink>
    </w:p>
    <w:p w14:paraId="78488112" w14:textId="77777777" w:rsidR="001E2DC0" w:rsidRPr="00310B90" w:rsidRDefault="00000000">
      <w:pPr>
        <w:pStyle w:val="Verzeichnis1"/>
        <w:rPr>
          <w:rFonts w:ascii="Calibri" w:hAnsi="Calibri"/>
          <w:b w:val="0"/>
          <w:noProof/>
          <w:kern w:val="2"/>
          <w:sz w:val="22"/>
          <w:szCs w:val="22"/>
        </w:rPr>
      </w:pPr>
      <w:hyperlink w:anchor="_Toc142565869" w:history="1">
        <w:r w:rsidR="001E2DC0" w:rsidRPr="000064EF">
          <w:rPr>
            <w:rStyle w:val="Hyperlink"/>
            <w:noProof/>
          </w:rPr>
          <w:t>8.</w:t>
        </w:r>
        <w:r w:rsidR="001E2DC0" w:rsidRPr="00310B90">
          <w:rPr>
            <w:rFonts w:ascii="Calibri" w:hAnsi="Calibri"/>
            <w:b w:val="0"/>
            <w:noProof/>
            <w:kern w:val="2"/>
            <w:sz w:val="22"/>
            <w:szCs w:val="22"/>
          </w:rPr>
          <w:tab/>
        </w:r>
        <w:r w:rsidR="001E2DC0" w:rsidRPr="000064EF">
          <w:rPr>
            <w:rStyle w:val="Hyperlink"/>
            <w:noProof/>
          </w:rPr>
          <w:t>Organisation, Information und Dokumentation 4.5.5.</w:t>
        </w:r>
        <w:r w:rsidR="001E2DC0">
          <w:rPr>
            <w:noProof/>
            <w:webHidden/>
          </w:rPr>
          <w:tab/>
        </w:r>
        <w:r w:rsidR="001E2DC0">
          <w:rPr>
            <w:noProof/>
            <w:webHidden/>
          </w:rPr>
          <w:fldChar w:fldCharType="begin"/>
        </w:r>
        <w:r w:rsidR="001E2DC0">
          <w:rPr>
            <w:noProof/>
            <w:webHidden/>
          </w:rPr>
          <w:instrText xml:space="preserve"> PAGEREF _Toc142565869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108C913E" w14:textId="77777777" w:rsidR="001E2DC0" w:rsidRPr="00310B90" w:rsidRDefault="00000000">
      <w:pPr>
        <w:pStyle w:val="Verzeichnis2"/>
        <w:rPr>
          <w:rFonts w:ascii="Calibri" w:hAnsi="Calibri"/>
          <w:noProof/>
          <w:kern w:val="2"/>
          <w:sz w:val="22"/>
          <w:szCs w:val="22"/>
        </w:rPr>
      </w:pPr>
      <w:hyperlink w:anchor="_Toc142565870" w:history="1">
        <w:r w:rsidR="001E2DC0" w:rsidRPr="000064EF">
          <w:rPr>
            <w:rStyle w:val="Hyperlink"/>
            <w:noProof/>
          </w:rPr>
          <w:t>8.1.</w:t>
        </w:r>
        <w:r w:rsidR="001E2DC0" w:rsidRPr="00310B90">
          <w:rPr>
            <w:rFonts w:ascii="Calibri" w:hAnsi="Calibri"/>
            <w:noProof/>
            <w:kern w:val="2"/>
            <w:sz w:val="22"/>
            <w:szCs w:val="22"/>
          </w:rPr>
          <w:tab/>
        </w:r>
        <w:r w:rsidR="001E2DC0" w:rsidRPr="000064EF">
          <w:rPr>
            <w:rStyle w:val="Hyperlink"/>
            <w:noProof/>
          </w:rPr>
          <w:t>Projektorganisation</w:t>
        </w:r>
        <w:r w:rsidR="001E2DC0">
          <w:rPr>
            <w:noProof/>
            <w:webHidden/>
          </w:rPr>
          <w:tab/>
        </w:r>
        <w:r w:rsidR="001E2DC0">
          <w:rPr>
            <w:noProof/>
            <w:webHidden/>
          </w:rPr>
          <w:fldChar w:fldCharType="begin"/>
        </w:r>
        <w:r w:rsidR="001E2DC0">
          <w:rPr>
            <w:noProof/>
            <w:webHidden/>
          </w:rPr>
          <w:instrText xml:space="preserve"> PAGEREF _Toc142565870 \h </w:instrText>
        </w:r>
        <w:r w:rsidR="001E2DC0">
          <w:rPr>
            <w:noProof/>
            <w:webHidden/>
          </w:rPr>
        </w:r>
        <w:r w:rsidR="001E2DC0">
          <w:rPr>
            <w:noProof/>
            <w:webHidden/>
          </w:rPr>
          <w:fldChar w:fldCharType="separate"/>
        </w:r>
        <w:r w:rsidR="001E2DC0">
          <w:rPr>
            <w:noProof/>
            <w:webHidden/>
          </w:rPr>
          <w:t>21</w:t>
        </w:r>
        <w:r w:rsidR="001E2DC0">
          <w:rPr>
            <w:noProof/>
            <w:webHidden/>
          </w:rPr>
          <w:fldChar w:fldCharType="end"/>
        </w:r>
      </w:hyperlink>
    </w:p>
    <w:p w14:paraId="7BACBB2E" w14:textId="77777777" w:rsidR="001E2DC0" w:rsidRPr="00310B90" w:rsidRDefault="00000000">
      <w:pPr>
        <w:pStyle w:val="Verzeichnis2"/>
        <w:rPr>
          <w:rFonts w:ascii="Calibri" w:hAnsi="Calibri"/>
          <w:noProof/>
          <w:kern w:val="2"/>
          <w:sz w:val="22"/>
          <w:szCs w:val="22"/>
        </w:rPr>
      </w:pPr>
      <w:hyperlink w:anchor="_Toc142565871" w:history="1">
        <w:r w:rsidR="001E2DC0" w:rsidRPr="000064EF">
          <w:rPr>
            <w:rStyle w:val="Hyperlink"/>
            <w:noProof/>
          </w:rPr>
          <w:t>8.2.</w:t>
        </w:r>
        <w:r w:rsidR="001E2DC0" w:rsidRPr="00310B90">
          <w:rPr>
            <w:rFonts w:ascii="Calibri" w:hAnsi="Calibri"/>
            <w:noProof/>
            <w:kern w:val="2"/>
            <w:sz w:val="22"/>
            <w:szCs w:val="22"/>
          </w:rPr>
          <w:tab/>
        </w:r>
        <w:r w:rsidR="001E2DC0" w:rsidRPr="000064EF">
          <w:rPr>
            <w:rStyle w:val="Hyperlink"/>
            <w:noProof/>
          </w:rPr>
          <w:t>Projektrollen</w:t>
        </w:r>
        <w:r w:rsidR="001E2DC0">
          <w:rPr>
            <w:noProof/>
            <w:webHidden/>
          </w:rPr>
          <w:tab/>
        </w:r>
        <w:r w:rsidR="001E2DC0">
          <w:rPr>
            <w:noProof/>
            <w:webHidden/>
          </w:rPr>
          <w:fldChar w:fldCharType="begin"/>
        </w:r>
        <w:r w:rsidR="001E2DC0">
          <w:rPr>
            <w:noProof/>
            <w:webHidden/>
          </w:rPr>
          <w:instrText xml:space="preserve"> PAGEREF _Toc142565871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2C95D4BD" w14:textId="77777777" w:rsidR="001E2DC0" w:rsidRPr="00310B90" w:rsidRDefault="00000000">
      <w:pPr>
        <w:pStyle w:val="Verzeichnis2"/>
        <w:rPr>
          <w:rFonts w:ascii="Calibri" w:hAnsi="Calibri"/>
          <w:noProof/>
          <w:kern w:val="2"/>
          <w:sz w:val="22"/>
          <w:szCs w:val="22"/>
        </w:rPr>
      </w:pPr>
      <w:hyperlink w:anchor="_Toc142565872" w:history="1">
        <w:r w:rsidR="001E2DC0" w:rsidRPr="000064EF">
          <w:rPr>
            <w:rStyle w:val="Hyperlink"/>
            <w:noProof/>
          </w:rPr>
          <w:t>8.3.</w:t>
        </w:r>
        <w:r w:rsidR="001E2DC0" w:rsidRPr="00310B90">
          <w:rPr>
            <w:rFonts w:ascii="Calibri" w:hAnsi="Calibri"/>
            <w:noProof/>
            <w:kern w:val="2"/>
            <w:sz w:val="22"/>
            <w:szCs w:val="22"/>
          </w:rPr>
          <w:tab/>
        </w:r>
        <w:r w:rsidR="001E2DC0" w:rsidRPr="000064EF">
          <w:rPr>
            <w:rStyle w:val="Hyperlink"/>
            <w:noProof/>
          </w:rPr>
          <w:t>Kommunikationsmatrix</w:t>
        </w:r>
        <w:r w:rsidR="001E2DC0">
          <w:rPr>
            <w:noProof/>
            <w:webHidden/>
          </w:rPr>
          <w:tab/>
        </w:r>
        <w:r w:rsidR="001E2DC0">
          <w:rPr>
            <w:noProof/>
            <w:webHidden/>
          </w:rPr>
          <w:fldChar w:fldCharType="begin"/>
        </w:r>
        <w:r w:rsidR="001E2DC0">
          <w:rPr>
            <w:noProof/>
            <w:webHidden/>
          </w:rPr>
          <w:instrText xml:space="preserve"> PAGEREF _Toc142565872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0B0F2869" w14:textId="77777777" w:rsidR="001E2DC0" w:rsidRPr="00310B90" w:rsidRDefault="00000000">
      <w:pPr>
        <w:pStyle w:val="Verzeichnis1"/>
        <w:rPr>
          <w:rFonts w:ascii="Calibri" w:hAnsi="Calibri"/>
          <w:b w:val="0"/>
          <w:noProof/>
          <w:kern w:val="2"/>
          <w:sz w:val="22"/>
          <w:szCs w:val="22"/>
        </w:rPr>
      </w:pPr>
      <w:hyperlink w:anchor="_Toc142565873" w:history="1">
        <w:r w:rsidR="001E2DC0" w:rsidRPr="000064EF">
          <w:rPr>
            <w:rStyle w:val="Hyperlink"/>
            <w:noProof/>
          </w:rPr>
          <w:t>9.</w:t>
        </w:r>
        <w:r w:rsidR="001E2DC0" w:rsidRPr="00310B90">
          <w:rPr>
            <w:rFonts w:ascii="Calibri" w:hAnsi="Calibri"/>
            <w:b w:val="0"/>
            <w:noProof/>
            <w:kern w:val="2"/>
            <w:sz w:val="22"/>
            <w:szCs w:val="22"/>
          </w:rPr>
          <w:tab/>
        </w:r>
        <w:r w:rsidR="001E2DC0" w:rsidRPr="000064EF">
          <w:rPr>
            <w:rStyle w:val="Hyperlink"/>
            <w:noProof/>
          </w:rPr>
          <w:t>Ablauf und Termine 4.5.4. Teil 1</w:t>
        </w:r>
        <w:r w:rsidR="001E2DC0">
          <w:rPr>
            <w:noProof/>
            <w:webHidden/>
          </w:rPr>
          <w:tab/>
        </w:r>
        <w:r w:rsidR="001E2DC0">
          <w:rPr>
            <w:noProof/>
            <w:webHidden/>
          </w:rPr>
          <w:fldChar w:fldCharType="begin"/>
        </w:r>
        <w:r w:rsidR="001E2DC0">
          <w:rPr>
            <w:noProof/>
            <w:webHidden/>
          </w:rPr>
          <w:instrText xml:space="preserve"> PAGEREF _Toc142565873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5F8DFE23" w14:textId="77777777" w:rsidR="001E2DC0" w:rsidRPr="00310B90" w:rsidRDefault="00000000">
      <w:pPr>
        <w:pStyle w:val="Verzeichnis2"/>
        <w:rPr>
          <w:rFonts w:ascii="Calibri" w:hAnsi="Calibri"/>
          <w:noProof/>
          <w:kern w:val="2"/>
          <w:sz w:val="22"/>
          <w:szCs w:val="22"/>
        </w:rPr>
      </w:pPr>
      <w:hyperlink w:anchor="_Toc142565874" w:history="1">
        <w:r w:rsidR="001E2DC0" w:rsidRPr="000064EF">
          <w:rPr>
            <w:rStyle w:val="Hyperlink"/>
            <w:noProof/>
          </w:rPr>
          <w:t>9.1.</w:t>
        </w:r>
        <w:r w:rsidR="001E2DC0" w:rsidRPr="00310B90">
          <w:rPr>
            <w:rFonts w:ascii="Calibri" w:hAnsi="Calibri"/>
            <w:noProof/>
            <w:kern w:val="2"/>
            <w:sz w:val="22"/>
            <w:szCs w:val="22"/>
          </w:rPr>
          <w:tab/>
        </w:r>
        <w:r w:rsidR="001E2DC0" w:rsidRPr="000064EF">
          <w:rPr>
            <w:rStyle w:val="Hyperlink"/>
            <w:noProof/>
          </w:rPr>
          <w:t>Phasenplan</w:t>
        </w:r>
        <w:r w:rsidR="001E2DC0">
          <w:rPr>
            <w:noProof/>
            <w:webHidden/>
          </w:rPr>
          <w:tab/>
        </w:r>
        <w:r w:rsidR="001E2DC0">
          <w:rPr>
            <w:noProof/>
            <w:webHidden/>
          </w:rPr>
          <w:fldChar w:fldCharType="begin"/>
        </w:r>
        <w:r w:rsidR="001E2DC0">
          <w:rPr>
            <w:noProof/>
            <w:webHidden/>
          </w:rPr>
          <w:instrText xml:space="preserve"> PAGEREF _Toc142565874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55B752E" w14:textId="77777777" w:rsidR="001E2DC0" w:rsidRPr="00310B90" w:rsidRDefault="00000000">
      <w:pPr>
        <w:pStyle w:val="Verzeichnis2"/>
        <w:rPr>
          <w:rFonts w:ascii="Calibri" w:hAnsi="Calibri"/>
          <w:noProof/>
          <w:kern w:val="2"/>
          <w:sz w:val="22"/>
          <w:szCs w:val="22"/>
        </w:rPr>
      </w:pPr>
      <w:hyperlink w:anchor="_Toc142565875" w:history="1">
        <w:r w:rsidR="001E2DC0" w:rsidRPr="000064EF">
          <w:rPr>
            <w:rStyle w:val="Hyperlink"/>
            <w:noProof/>
          </w:rPr>
          <w:t>9.2.</w:t>
        </w:r>
        <w:r w:rsidR="001E2DC0" w:rsidRPr="00310B90">
          <w:rPr>
            <w:rFonts w:ascii="Calibri" w:hAnsi="Calibri"/>
            <w:noProof/>
            <w:kern w:val="2"/>
            <w:sz w:val="22"/>
            <w:szCs w:val="22"/>
          </w:rPr>
          <w:tab/>
        </w:r>
        <w:r w:rsidR="001E2DC0" w:rsidRPr="000064EF">
          <w:rPr>
            <w:rStyle w:val="Hyperlink"/>
            <w:noProof/>
          </w:rPr>
          <w:t>Phasen</w:t>
        </w:r>
        <w:r w:rsidR="001E2DC0">
          <w:rPr>
            <w:noProof/>
            <w:webHidden/>
          </w:rPr>
          <w:tab/>
        </w:r>
        <w:r w:rsidR="001E2DC0">
          <w:rPr>
            <w:noProof/>
            <w:webHidden/>
          </w:rPr>
          <w:fldChar w:fldCharType="begin"/>
        </w:r>
        <w:r w:rsidR="001E2DC0">
          <w:rPr>
            <w:noProof/>
            <w:webHidden/>
          </w:rPr>
          <w:instrText xml:space="preserve"> PAGEREF _Toc142565875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00AB5835" w14:textId="77777777" w:rsidR="001E2DC0" w:rsidRPr="00310B90" w:rsidRDefault="00000000">
      <w:pPr>
        <w:pStyle w:val="Verzeichnis1"/>
        <w:rPr>
          <w:rFonts w:ascii="Calibri" w:hAnsi="Calibri"/>
          <w:b w:val="0"/>
          <w:noProof/>
          <w:kern w:val="2"/>
          <w:sz w:val="22"/>
          <w:szCs w:val="22"/>
        </w:rPr>
      </w:pPr>
      <w:hyperlink w:anchor="_Toc142565876" w:history="1">
        <w:r w:rsidR="001E2DC0" w:rsidRPr="000064EF">
          <w:rPr>
            <w:rStyle w:val="Hyperlink"/>
            <w:noProof/>
          </w:rPr>
          <w:t>10.</w:t>
        </w:r>
        <w:r w:rsidR="001E2DC0" w:rsidRPr="00310B90">
          <w:rPr>
            <w:rFonts w:ascii="Calibri" w:hAnsi="Calibri"/>
            <w:b w:val="0"/>
            <w:noProof/>
            <w:kern w:val="2"/>
            <w:sz w:val="22"/>
            <w:szCs w:val="22"/>
          </w:rPr>
          <w:tab/>
        </w:r>
        <w:r w:rsidR="001E2DC0" w:rsidRPr="000064EF">
          <w:rPr>
            <w:rStyle w:val="Hyperlink"/>
            <w:noProof/>
          </w:rPr>
          <w:t>Leistungsumfang und Lieferobjekte 4.5.3.</w:t>
        </w:r>
        <w:r w:rsidR="001E2DC0">
          <w:rPr>
            <w:noProof/>
            <w:webHidden/>
          </w:rPr>
          <w:tab/>
        </w:r>
        <w:r w:rsidR="001E2DC0">
          <w:rPr>
            <w:noProof/>
            <w:webHidden/>
          </w:rPr>
          <w:fldChar w:fldCharType="begin"/>
        </w:r>
        <w:r w:rsidR="001E2DC0">
          <w:rPr>
            <w:noProof/>
            <w:webHidden/>
          </w:rPr>
          <w:instrText xml:space="preserve"> PAGEREF _Toc142565876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48638B59" w14:textId="77777777" w:rsidR="001E2DC0" w:rsidRPr="00310B90" w:rsidRDefault="00000000">
      <w:pPr>
        <w:pStyle w:val="Verzeichnis2"/>
        <w:rPr>
          <w:rFonts w:ascii="Calibri" w:hAnsi="Calibri"/>
          <w:noProof/>
          <w:kern w:val="2"/>
          <w:sz w:val="22"/>
          <w:szCs w:val="22"/>
        </w:rPr>
      </w:pPr>
      <w:hyperlink w:anchor="_Toc142565877" w:history="1">
        <w:r w:rsidR="001E2DC0" w:rsidRPr="000064EF">
          <w:rPr>
            <w:rStyle w:val="Hyperlink"/>
            <w:noProof/>
          </w:rPr>
          <w:t>10.1.</w:t>
        </w:r>
        <w:r w:rsidR="001E2DC0" w:rsidRPr="00310B90">
          <w:rPr>
            <w:rFonts w:ascii="Calibri" w:hAnsi="Calibri"/>
            <w:noProof/>
            <w:kern w:val="2"/>
            <w:sz w:val="22"/>
            <w:szCs w:val="22"/>
          </w:rPr>
          <w:tab/>
        </w:r>
        <w:r w:rsidR="001E2DC0" w:rsidRPr="000064EF">
          <w:rPr>
            <w:rStyle w:val="Hyperlink"/>
            <w:noProof/>
          </w:rPr>
          <w:t>Grafische Darstellung eines codierten PSP</w:t>
        </w:r>
        <w:r w:rsidR="001E2DC0">
          <w:rPr>
            <w:noProof/>
            <w:webHidden/>
          </w:rPr>
          <w:tab/>
        </w:r>
        <w:r w:rsidR="001E2DC0">
          <w:rPr>
            <w:noProof/>
            <w:webHidden/>
          </w:rPr>
          <w:fldChar w:fldCharType="begin"/>
        </w:r>
        <w:r w:rsidR="001E2DC0">
          <w:rPr>
            <w:noProof/>
            <w:webHidden/>
          </w:rPr>
          <w:instrText xml:space="preserve"> PAGEREF _Toc142565877 \h </w:instrText>
        </w:r>
        <w:r w:rsidR="001E2DC0">
          <w:rPr>
            <w:noProof/>
            <w:webHidden/>
          </w:rPr>
        </w:r>
        <w:r w:rsidR="001E2DC0">
          <w:rPr>
            <w:noProof/>
            <w:webHidden/>
          </w:rPr>
          <w:fldChar w:fldCharType="separate"/>
        </w:r>
        <w:r w:rsidR="001E2DC0">
          <w:rPr>
            <w:noProof/>
            <w:webHidden/>
          </w:rPr>
          <w:t>28</w:t>
        </w:r>
        <w:r w:rsidR="001E2DC0">
          <w:rPr>
            <w:noProof/>
            <w:webHidden/>
          </w:rPr>
          <w:fldChar w:fldCharType="end"/>
        </w:r>
      </w:hyperlink>
    </w:p>
    <w:p w14:paraId="2DE5A19D" w14:textId="77777777" w:rsidR="001E2DC0" w:rsidRPr="00310B90" w:rsidRDefault="00000000">
      <w:pPr>
        <w:pStyle w:val="Verzeichnis2"/>
        <w:rPr>
          <w:rFonts w:ascii="Calibri" w:hAnsi="Calibri"/>
          <w:noProof/>
          <w:kern w:val="2"/>
          <w:sz w:val="22"/>
          <w:szCs w:val="22"/>
        </w:rPr>
      </w:pPr>
      <w:hyperlink w:anchor="_Toc142565878" w:history="1">
        <w:r w:rsidR="001E2DC0" w:rsidRPr="000064EF">
          <w:rPr>
            <w:rStyle w:val="Hyperlink"/>
            <w:noProof/>
          </w:rPr>
          <w:t>10.2.</w:t>
        </w:r>
        <w:r w:rsidR="001E2DC0" w:rsidRPr="00310B90">
          <w:rPr>
            <w:rFonts w:ascii="Calibri" w:hAnsi="Calibri"/>
            <w:noProof/>
            <w:kern w:val="2"/>
            <w:sz w:val="22"/>
            <w:szCs w:val="22"/>
          </w:rPr>
          <w:tab/>
        </w:r>
        <w:r w:rsidR="001E2DC0" w:rsidRPr="000064EF">
          <w:rPr>
            <w:rStyle w:val="Hyperlink"/>
            <w:noProof/>
          </w:rPr>
          <w:t>Begründung der gewählten Gliederung</w:t>
        </w:r>
        <w:r w:rsidR="001E2DC0">
          <w:rPr>
            <w:noProof/>
            <w:webHidden/>
          </w:rPr>
          <w:tab/>
        </w:r>
        <w:r w:rsidR="001E2DC0">
          <w:rPr>
            <w:noProof/>
            <w:webHidden/>
          </w:rPr>
          <w:fldChar w:fldCharType="begin"/>
        </w:r>
        <w:r w:rsidR="001E2DC0">
          <w:rPr>
            <w:noProof/>
            <w:webHidden/>
          </w:rPr>
          <w:instrText xml:space="preserve"> PAGEREF _Toc142565878 \h </w:instrText>
        </w:r>
        <w:r w:rsidR="001E2DC0">
          <w:rPr>
            <w:noProof/>
            <w:webHidden/>
          </w:rPr>
        </w:r>
        <w:r w:rsidR="001E2DC0">
          <w:rPr>
            <w:noProof/>
            <w:webHidden/>
          </w:rPr>
          <w:fldChar w:fldCharType="separate"/>
        </w:r>
        <w:r w:rsidR="001E2DC0">
          <w:rPr>
            <w:noProof/>
            <w:webHidden/>
          </w:rPr>
          <w:t>30</w:t>
        </w:r>
        <w:r w:rsidR="001E2DC0">
          <w:rPr>
            <w:noProof/>
            <w:webHidden/>
          </w:rPr>
          <w:fldChar w:fldCharType="end"/>
        </w:r>
      </w:hyperlink>
    </w:p>
    <w:p w14:paraId="5D75BF87" w14:textId="77777777" w:rsidR="001E2DC0" w:rsidRPr="00310B90" w:rsidRDefault="00000000">
      <w:pPr>
        <w:pStyle w:val="Verzeichnis2"/>
        <w:rPr>
          <w:rFonts w:ascii="Calibri" w:hAnsi="Calibri"/>
          <w:noProof/>
          <w:kern w:val="2"/>
          <w:sz w:val="22"/>
          <w:szCs w:val="22"/>
        </w:rPr>
      </w:pPr>
      <w:hyperlink w:anchor="_Toc142565879" w:history="1">
        <w:r w:rsidR="001E2DC0" w:rsidRPr="000064EF">
          <w:rPr>
            <w:rStyle w:val="Hyperlink"/>
            <w:noProof/>
          </w:rPr>
          <w:t>10.3.</w:t>
        </w:r>
        <w:r w:rsidR="001E2DC0" w:rsidRPr="00310B90">
          <w:rPr>
            <w:rFonts w:ascii="Calibri" w:hAnsi="Calibri"/>
            <w:noProof/>
            <w:kern w:val="2"/>
            <w:sz w:val="22"/>
            <w:szCs w:val="22"/>
          </w:rPr>
          <w:tab/>
        </w:r>
        <w:r w:rsidR="001E2DC0" w:rsidRPr="000064EF">
          <w:rPr>
            <w:rStyle w:val="Hyperlink"/>
            <w:noProof/>
          </w:rPr>
          <w:t>Arbeitspaketbeschreibung</w:t>
        </w:r>
        <w:r w:rsidR="001E2DC0">
          <w:rPr>
            <w:noProof/>
            <w:webHidden/>
          </w:rPr>
          <w:tab/>
        </w:r>
        <w:r w:rsidR="001E2DC0">
          <w:rPr>
            <w:noProof/>
            <w:webHidden/>
          </w:rPr>
          <w:fldChar w:fldCharType="begin"/>
        </w:r>
        <w:r w:rsidR="001E2DC0">
          <w:rPr>
            <w:noProof/>
            <w:webHidden/>
          </w:rPr>
          <w:instrText xml:space="preserve"> PAGEREF _Toc142565879 \h </w:instrText>
        </w:r>
        <w:r w:rsidR="001E2DC0">
          <w:rPr>
            <w:noProof/>
            <w:webHidden/>
          </w:rPr>
        </w:r>
        <w:r w:rsidR="001E2DC0">
          <w:rPr>
            <w:noProof/>
            <w:webHidden/>
          </w:rPr>
          <w:fldChar w:fldCharType="separate"/>
        </w:r>
        <w:r w:rsidR="001E2DC0">
          <w:rPr>
            <w:noProof/>
            <w:webHidden/>
          </w:rPr>
          <w:t>31</w:t>
        </w:r>
        <w:r w:rsidR="001E2DC0">
          <w:rPr>
            <w:noProof/>
            <w:webHidden/>
          </w:rPr>
          <w:fldChar w:fldCharType="end"/>
        </w:r>
      </w:hyperlink>
    </w:p>
    <w:p w14:paraId="0941806D" w14:textId="77777777" w:rsidR="001E2DC0" w:rsidRPr="00310B90" w:rsidRDefault="00000000">
      <w:pPr>
        <w:pStyle w:val="Verzeichnis1"/>
        <w:rPr>
          <w:rFonts w:ascii="Calibri" w:hAnsi="Calibri"/>
          <w:b w:val="0"/>
          <w:noProof/>
          <w:kern w:val="2"/>
          <w:sz w:val="22"/>
          <w:szCs w:val="22"/>
        </w:rPr>
      </w:pPr>
      <w:hyperlink w:anchor="_Toc142565880" w:history="1">
        <w:r w:rsidR="001E2DC0" w:rsidRPr="000064EF">
          <w:rPr>
            <w:rStyle w:val="Hyperlink"/>
            <w:noProof/>
          </w:rPr>
          <w:t>11.</w:t>
        </w:r>
        <w:r w:rsidR="001E2DC0" w:rsidRPr="00310B90">
          <w:rPr>
            <w:rFonts w:ascii="Calibri" w:hAnsi="Calibri"/>
            <w:b w:val="0"/>
            <w:noProof/>
            <w:kern w:val="2"/>
            <w:sz w:val="22"/>
            <w:szCs w:val="22"/>
          </w:rPr>
          <w:tab/>
        </w:r>
        <w:r w:rsidR="001E2DC0" w:rsidRPr="000064EF">
          <w:rPr>
            <w:rStyle w:val="Hyperlink"/>
            <w:noProof/>
          </w:rPr>
          <w:t>Ablauf und Termine 4.5.4. Teil 2</w:t>
        </w:r>
        <w:r w:rsidR="001E2DC0">
          <w:rPr>
            <w:noProof/>
            <w:webHidden/>
          </w:rPr>
          <w:tab/>
        </w:r>
        <w:r w:rsidR="001E2DC0">
          <w:rPr>
            <w:noProof/>
            <w:webHidden/>
          </w:rPr>
          <w:fldChar w:fldCharType="begin"/>
        </w:r>
        <w:r w:rsidR="001E2DC0">
          <w:rPr>
            <w:noProof/>
            <w:webHidden/>
          </w:rPr>
          <w:instrText xml:space="preserve"> PAGEREF _Toc142565880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0E89C08" w14:textId="77777777" w:rsidR="001E2DC0" w:rsidRPr="00310B90" w:rsidRDefault="00000000">
      <w:pPr>
        <w:pStyle w:val="Verzeichnis2"/>
        <w:rPr>
          <w:rFonts w:ascii="Calibri" w:hAnsi="Calibri"/>
          <w:noProof/>
          <w:kern w:val="2"/>
          <w:sz w:val="22"/>
          <w:szCs w:val="22"/>
        </w:rPr>
      </w:pPr>
      <w:hyperlink w:anchor="_Toc142565881" w:history="1">
        <w:r w:rsidR="001E2DC0" w:rsidRPr="000064EF">
          <w:rPr>
            <w:rStyle w:val="Hyperlink"/>
            <w:noProof/>
          </w:rPr>
          <w:t>11.1.</w:t>
        </w:r>
        <w:r w:rsidR="001E2DC0" w:rsidRPr="00310B90">
          <w:rPr>
            <w:rFonts w:ascii="Calibri" w:hAnsi="Calibri"/>
            <w:noProof/>
            <w:kern w:val="2"/>
            <w:sz w:val="22"/>
            <w:szCs w:val="22"/>
          </w:rPr>
          <w:tab/>
        </w:r>
        <w:r w:rsidR="001E2DC0" w:rsidRPr="000064EF">
          <w:rPr>
            <w:rStyle w:val="Hyperlink"/>
            <w:noProof/>
          </w:rPr>
          <w:t>Vernetzter Balkenplan</w:t>
        </w:r>
        <w:r w:rsidR="001E2DC0">
          <w:rPr>
            <w:noProof/>
            <w:webHidden/>
          </w:rPr>
          <w:tab/>
        </w:r>
        <w:r w:rsidR="001E2DC0">
          <w:rPr>
            <w:noProof/>
            <w:webHidden/>
          </w:rPr>
          <w:fldChar w:fldCharType="begin"/>
        </w:r>
        <w:r w:rsidR="001E2DC0">
          <w:rPr>
            <w:noProof/>
            <w:webHidden/>
          </w:rPr>
          <w:instrText xml:space="preserve"> PAGEREF _Toc142565881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66B6AEDA" w14:textId="77777777" w:rsidR="001E2DC0" w:rsidRPr="00310B90" w:rsidRDefault="00000000">
      <w:pPr>
        <w:pStyle w:val="Verzeichnis1"/>
        <w:rPr>
          <w:rFonts w:ascii="Calibri" w:hAnsi="Calibri"/>
          <w:b w:val="0"/>
          <w:noProof/>
          <w:kern w:val="2"/>
          <w:sz w:val="22"/>
          <w:szCs w:val="22"/>
        </w:rPr>
      </w:pPr>
      <w:hyperlink w:anchor="_Toc142565882" w:history="1">
        <w:r w:rsidR="001E2DC0" w:rsidRPr="000064EF">
          <w:rPr>
            <w:rStyle w:val="Hyperlink"/>
            <w:noProof/>
          </w:rPr>
          <w:t>12.</w:t>
        </w:r>
        <w:r w:rsidR="001E2DC0" w:rsidRPr="00310B90">
          <w:rPr>
            <w:rFonts w:ascii="Calibri" w:hAnsi="Calibri"/>
            <w:b w:val="0"/>
            <w:noProof/>
            <w:kern w:val="2"/>
            <w:sz w:val="22"/>
            <w:szCs w:val="22"/>
          </w:rPr>
          <w:tab/>
        </w:r>
        <w:r w:rsidR="001E2DC0" w:rsidRPr="000064EF">
          <w:rPr>
            <w:rStyle w:val="Hyperlink"/>
            <w:noProof/>
          </w:rPr>
          <w:t>Ressourcen 4.5.8.</w:t>
        </w:r>
        <w:r w:rsidR="001E2DC0">
          <w:rPr>
            <w:noProof/>
            <w:webHidden/>
          </w:rPr>
          <w:tab/>
        </w:r>
        <w:r w:rsidR="001E2DC0">
          <w:rPr>
            <w:noProof/>
            <w:webHidden/>
          </w:rPr>
          <w:fldChar w:fldCharType="begin"/>
        </w:r>
        <w:r w:rsidR="001E2DC0">
          <w:rPr>
            <w:noProof/>
            <w:webHidden/>
          </w:rPr>
          <w:instrText xml:space="preserve"> PAGEREF _Toc142565882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095EDA22" w14:textId="77777777" w:rsidR="001E2DC0" w:rsidRPr="00310B90" w:rsidRDefault="00000000">
      <w:pPr>
        <w:pStyle w:val="Verzeichnis2"/>
        <w:rPr>
          <w:rFonts w:ascii="Calibri" w:hAnsi="Calibri"/>
          <w:noProof/>
          <w:kern w:val="2"/>
          <w:sz w:val="22"/>
          <w:szCs w:val="22"/>
        </w:rPr>
      </w:pPr>
      <w:hyperlink w:anchor="_Toc142565883" w:history="1">
        <w:r w:rsidR="001E2DC0" w:rsidRPr="000064EF">
          <w:rPr>
            <w:rStyle w:val="Hyperlink"/>
            <w:noProof/>
          </w:rPr>
          <w:t>12.1.</w:t>
        </w:r>
        <w:r w:rsidR="001E2DC0" w:rsidRPr="00310B90">
          <w:rPr>
            <w:rFonts w:ascii="Calibri" w:hAnsi="Calibri"/>
            <w:noProof/>
            <w:kern w:val="2"/>
            <w:sz w:val="22"/>
            <w:szCs w:val="22"/>
          </w:rPr>
          <w:tab/>
        </w:r>
        <w:r w:rsidR="001E2DC0" w:rsidRPr="000064EF">
          <w:rPr>
            <w:rStyle w:val="Hyperlink"/>
            <w:noProof/>
          </w:rPr>
          <w:t>Personalressourcen</w:t>
        </w:r>
        <w:r w:rsidR="001E2DC0">
          <w:rPr>
            <w:noProof/>
            <w:webHidden/>
          </w:rPr>
          <w:tab/>
        </w:r>
        <w:r w:rsidR="001E2DC0">
          <w:rPr>
            <w:noProof/>
            <w:webHidden/>
          </w:rPr>
          <w:fldChar w:fldCharType="begin"/>
        </w:r>
        <w:r w:rsidR="001E2DC0">
          <w:rPr>
            <w:noProof/>
            <w:webHidden/>
          </w:rPr>
          <w:instrText xml:space="preserve"> PAGEREF _Toc142565883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6E30446" w14:textId="77777777" w:rsidR="001E2DC0" w:rsidRPr="00310B90" w:rsidRDefault="00000000">
      <w:pPr>
        <w:pStyle w:val="Verzeichnis2"/>
        <w:rPr>
          <w:rFonts w:ascii="Calibri" w:hAnsi="Calibri"/>
          <w:noProof/>
          <w:kern w:val="2"/>
          <w:sz w:val="22"/>
          <w:szCs w:val="22"/>
        </w:rPr>
      </w:pPr>
      <w:hyperlink w:anchor="_Toc142565884" w:history="1">
        <w:r w:rsidR="001E2DC0" w:rsidRPr="000064EF">
          <w:rPr>
            <w:rStyle w:val="Hyperlink"/>
            <w:noProof/>
          </w:rPr>
          <w:t>12.2.</w:t>
        </w:r>
        <w:r w:rsidR="001E2DC0" w:rsidRPr="00310B90">
          <w:rPr>
            <w:rFonts w:ascii="Calibri" w:hAnsi="Calibri"/>
            <w:noProof/>
            <w:kern w:val="2"/>
            <w:sz w:val="22"/>
            <w:szCs w:val="22"/>
          </w:rPr>
          <w:tab/>
        </w:r>
        <w:r w:rsidR="001E2DC0" w:rsidRPr="000064EF">
          <w:rPr>
            <w:rStyle w:val="Hyperlink"/>
            <w:noProof/>
          </w:rPr>
          <w:t>Sachmittel</w:t>
        </w:r>
        <w:r w:rsidR="001E2DC0">
          <w:rPr>
            <w:noProof/>
            <w:webHidden/>
          </w:rPr>
          <w:tab/>
        </w:r>
        <w:r w:rsidR="001E2DC0">
          <w:rPr>
            <w:noProof/>
            <w:webHidden/>
          </w:rPr>
          <w:fldChar w:fldCharType="begin"/>
        </w:r>
        <w:r w:rsidR="001E2DC0">
          <w:rPr>
            <w:noProof/>
            <w:webHidden/>
          </w:rPr>
          <w:instrText xml:space="preserve"> PAGEREF _Toc142565884 \h </w:instrText>
        </w:r>
        <w:r w:rsidR="001E2DC0">
          <w:rPr>
            <w:noProof/>
            <w:webHidden/>
          </w:rPr>
        </w:r>
        <w:r w:rsidR="001E2DC0">
          <w:rPr>
            <w:noProof/>
            <w:webHidden/>
          </w:rPr>
          <w:fldChar w:fldCharType="separate"/>
        </w:r>
        <w:r w:rsidR="001E2DC0">
          <w:rPr>
            <w:noProof/>
            <w:webHidden/>
          </w:rPr>
          <w:t>34</w:t>
        </w:r>
        <w:r w:rsidR="001E2DC0">
          <w:rPr>
            <w:noProof/>
            <w:webHidden/>
          </w:rPr>
          <w:fldChar w:fldCharType="end"/>
        </w:r>
      </w:hyperlink>
    </w:p>
    <w:p w14:paraId="1E27B491" w14:textId="77777777" w:rsidR="001E2DC0" w:rsidRPr="00310B90" w:rsidRDefault="00000000">
      <w:pPr>
        <w:pStyle w:val="Verzeichnis2"/>
        <w:rPr>
          <w:rFonts w:ascii="Calibri" w:hAnsi="Calibri"/>
          <w:noProof/>
          <w:kern w:val="2"/>
          <w:sz w:val="22"/>
          <w:szCs w:val="22"/>
        </w:rPr>
      </w:pPr>
      <w:hyperlink w:anchor="_Toc142565885" w:history="1">
        <w:r w:rsidR="001E2DC0" w:rsidRPr="000064EF">
          <w:rPr>
            <w:rStyle w:val="Hyperlink"/>
            <w:noProof/>
          </w:rPr>
          <w:t>12.3.</w:t>
        </w:r>
        <w:r w:rsidR="001E2DC0" w:rsidRPr="00310B90">
          <w:rPr>
            <w:rFonts w:ascii="Calibri" w:hAnsi="Calibri"/>
            <w:noProof/>
            <w:kern w:val="2"/>
            <w:sz w:val="22"/>
            <w:szCs w:val="22"/>
          </w:rPr>
          <w:tab/>
        </w:r>
        <w:r w:rsidR="001E2DC0" w:rsidRPr="000064EF">
          <w:rPr>
            <w:rStyle w:val="Hyperlink"/>
            <w:noProof/>
          </w:rPr>
          <w:t>Ressourcenganglinie</w:t>
        </w:r>
        <w:r w:rsidR="001E2DC0">
          <w:rPr>
            <w:noProof/>
            <w:webHidden/>
          </w:rPr>
          <w:tab/>
        </w:r>
        <w:r w:rsidR="001E2DC0">
          <w:rPr>
            <w:noProof/>
            <w:webHidden/>
          </w:rPr>
          <w:fldChar w:fldCharType="begin"/>
        </w:r>
        <w:r w:rsidR="001E2DC0">
          <w:rPr>
            <w:noProof/>
            <w:webHidden/>
          </w:rPr>
          <w:instrText xml:space="preserve"> PAGEREF _Toc142565885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7446EEEC" w14:textId="77777777" w:rsidR="001E2DC0" w:rsidRPr="00310B90" w:rsidRDefault="00000000">
      <w:pPr>
        <w:pStyle w:val="Verzeichnis1"/>
        <w:rPr>
          <w:rFonts w:ascii="Calibri" w:hAnsi="Calibri"/>
          <w:b w:val="0"/>
          <w:noProof/>
          <w:kern w:val="2"/>
          <w:sz w:val="22"/>
          <w:szCs w:val="22"/>
        </w:rPr>
      </w:pPr>
      <w:hyperlink w:anchor="_Toc142565886" w:history="1">
        <w:r w:rsidR="001E2DC0" w:rsidRPr="000064EF">
          <w:rPr>
            <w:rStyle w:val="Hyperlink"/>
            <w:noProof/>
          </w:rPr>
          <w:t>13.</w:t>
        </w:r>
        <w:r w:rsidR="001E2DC0" w:rsidRPr="00310B90">
          <w:rPr>
            <w:rFonts w:ascii="Calibri" w:hAnsi="Calibri"/>
            <w:b w:val="0"/>
            <w:noProof/>
            <w:kern w:val="2"/>
            <w:sz w:val="22"/>
            <w:szCs w:val="22"/>
          </w:rPr>
          <w:tab/>
        </w:r>
        <w:r w:rsidR="001E2DC0" w:rsidRPr="000064EF">
          <w:rPr>
            <w:rStyle w:val="Hyperlink"/>
            <w:noProof/>
          </w:rPr>
          <w:t>Kosten und Finanzierung 4.5.7.</w:t>
        </w:r>
        <w:r w:rsidR="001E2DC0">
          <w:rPr>
            <w:noProof/>
            <w:webHidden/>
          </w:rPr>
          <w:tab/>
        </w:r>
        <w:r w:rsidR="001E2DC0">
          <w:rPr>
            <w:noProof/>
            <w:webHidden/>
          </w:rPr>
          <w:fldChar w:fldCharType="begin"/>
        </w:r>
        <w:r w:rsidR="001E2DC0">
          <w:rPr>
            <w:noProof/>
            <w:webHidden/>
          </w:rPr>
          <w:instrText xml:space="preserve"> PAGEREF _Toc142565886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048C22D" w14:textId="77777777" w:rsidR="001E2DC0" w:rsidRPr="00310B90" w:rsidRDefault="00000000">
      <w:pPr>
        <w:pStyle w:val="Verzeichnis2"/>
        <w:rPr>
          <w:rFonts w:ascii="Calibri" w:hAnsi="Calibri"/>
          <w:noProof/>
          <w:kern w:val="2"/>
          <w:sz w:val="22"/>
          <w:szCs w:val="22"/>
        </w:rPr>
      </w:pPr>
      <w:hyperlink w:anchor="_Toc142565887" w:history="1">
        <w:r w:rsidR="001E2DC0" w:rsidRPr="000064EF">
          <w:rPr>
            <w:rStyle w:val="Hyperlink"/>
            <w:noProof/>
          </w:rPr>
          <w:t>13.1.</w:t>
        </w:r>
        <w:r w:rsidR="001E2DC0" w:rsidRPr="00310B90">
          <w:rPr>
            <w:rFonts w:ascii="Calibri" w:hAnsi="Calibri"/>
            <w:noProof/>
            <w:kern w:val="2"/>
            <w:sz w:val="22"/>
            <w:szCs w:val="22"/>
          </w:rPr>
          <w:tab/>
        </w:r>
        <w:r w:rsidR="001E2DC0" w:rsidRPr="000064EF">
          <w:rPr>
            <w:rStyle w:val="Hyperlink"/>
            <w:noProof/>
          </w:rPr>
          <w:t>Aufwandsermittlung</w:t>
        </w:r>
        <w:r w:rsidR="001E2DC0">
          <w:rPr>
            <w:noProof/>
            <w:webHidden/>
          </w:rPr>
          <w:tab/>
        </w:r>
        <w:r w:rsidR="001E2DC0">
          <w:rPr>
            <w:noProof/>
            <w:webHidden/>
          </w:rPr>
          <w:fldChar w:fldCharType="begin"/>
        </w:r>
        <w:r w:rsidR="001E2DC0">
          <w:rPr>
            <w:noProof/>
            <w:webHidden/>
          </w:rPr>
          <w:instrText xml:space="preserve"> PAGEREF _Toc142565887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624E2EA8" w14:textId="77777777" w:rsidR="001E2DC0" w:rsidRPr="00310B90" w:rsidRDefault="00000000">
      <w:pPr>
        <w:pStyle w:val="Verzeichnis2"/>
        <w:rPr>
          <w:rFonts w:ascii="Calibri" w:hAnsi="Calibri"/>
          <w:noProof/>
          <w:kern w:val="2"/>
          <w:sz w:val="22"/>
          <w:szCs w:val="22"/>
        </w:rPr>
      </w:pPr>
      <w:hyperlink w:anchor="_Toc142565888" w:history="1">
        <w:r w:rsidR="001E2DC0" w:rsidRPr="000064EF">
          <w:rPr>
            <w:rStyle w:val="Hyperlink"/>
            <w:noProof/>
          </w:rPr>
          <w:t>13.2.</w:t>
        </w:r>
        <w:r w:rsidR="001E2DC0" w:rsidRPr="00310B90">
          <w:rPr>
            <w:rFonts w:ascii="Calibri" w:hAnsi="Calibri"/>
            <w:noProof/>
            <w:kern w:val="2"/>
            <w:sz w:val="22"/>
            <w:szCs w:val="22"/>
          </w:rPr>
          <w:tab/>
        </w:r>
        <w:r w:rsidR="001E2DC0" w:rsidRPr="000064EF">
          <w:rPr>
            <w:rStyle w:val="Hyperlink"/>
            <w:noProof/>
          </w:rPr>
          <w:t>Kostenganglinie</w:t>
        </w:r>
        <w:r w:rsidR="001E2DC0">
          <w:rPr>
            <w:noProof/>
            <w:webHidden/>
          </w:rPr>
          <w:tab/>
        </w:r>
        <w:r w:rsidR="001E2DC0">
          <w:rPr>
            <w:noProof/>
            <w:webHidden/>
          </w:rPr>
          <w:fldChar w:fldCharType="begin"/>
        </w:r>
        <w:r w:rsidR="001E2DC0">
          <w:rPr>
            <w:noProof/>
            <w:webHidden/>
          </w:rPr>
          <w:instrText xml:space="preserve"> PAGEREF _Toc142565888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6C60DBF7" w14:textId="77777777" w:rsidR="001E2DC0" w:rsidRPr="00310B90" w:rsidRDefault="00000000">
      <w:pPr>
        <w:pStyle w:val="Verzeichnis2"/>
        <w:rPr>
          <w:rFonts w:ascii="Calibri" w:hAnsi="Calibri"/>
          <w:noProof/>
          <w:kern w:val="2"/>
          <w:sz w:val="22"/>
          <w:szCs w:val="22"/>
        </w:rPr>
      </w:pPr>
      <w:hyperlink w:anchor="_Toc142565889" w:history="1">
        <w:r w:rsidR="001E2DC0" w:rsidRPr="000064EF">
          <w:rPr>
            <w:rStyle w:val="Hyperlink"/>
            <w:noProof/>
          </w:rPr>
          <w:t>13.3.</w:t>
        </w:r>
        <w:r w:rsidR="001E2DC0" w:rsidRPr="00310B90">
          <w:rPr>
            <w:rFonts w:ascii="Calibri" w:hAnsi="Calibri"/>
            <w:noProof/>
            <w:kern w:val="2"/>
            <w:sz w:val="22"/>
            <w:szCs w:val="22"/>
          </w:rPr>
          <w:tab/>
        </w:r>
        <w:r w:rsidR="001E2DC0" w:rsidRPr="000064EF">
          <w:rPr>
            <w:rStyle w:val="Hyperlink"/>
            <w:noProof/>
          </w:rPr>
          <w:t>Kostensummenlinie</w:t>
        </w:r>
        <w:r w:rsidR="001E2DC0">
          <w:rPr>
            <w:noProof/>
            <w:webHidden/>
          </w:rPr>
          <w:tab/>
        </w:r>
        <w:r w:rsidR="001E2DC0">
          <w:rPr>
            <w:noProof/>
            <w:webHidden/>
          </w:rPr>
          <w:fldChar w:fldCharType="begin"/>
        </w:r>
        <w:r w:rsidR="001E2DC0">
          <w:rPr>
            <w:noProof/>
            <w:webHidden/>
          </w:rPr>
          <w:instrText xml:space="preserve"> PAGEREF _Toc142565889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5AE37303" w14:textId="77777777" w:rsidR="001E2DC0" w:rsidRPr="00310B90" w:rsidRDefault="00000000">
      <w:pPr>
        <w:pStyle w:val="Verzeichnis1"/>
        <w:rPr>
          <w:rFonts w:ascii="Calibri" w:hAnsi="Calibri"/>
          <w:b w:val="0"/>
          <w:noProof/>
          <w:kern w:val="2"/>
          <w:sz w:val="22"/>
          <w:szCs w:val="22"/>
        </w:rPr>
      </w:pPr>
      <w:hyperlink w:anchor="_Toc142565890" w:history="1">
        <w:r w:rsidR="001E2DC0" w:rsidRPr="000064EF">
          <w:rPr>
            <w:rStyle w:val="Hyperlink"/>
            <w:noProof/>
          </w:rPr>
          <w:t>14.</w:t>
        </w:r>
        <w:r w:rsidR="001E2DC0" w:rsidRPr="00310B90">
          <w:rPr>
            <w:rFonts w:ascii="Calibri" w:hAnsi="Calibri"/>
            <w:b w:val="0"/>
            <w:noProof/>
            <w:kern w:val="2"/>
            <w:sz w:val="22"/>
            <w:szCs w:val="22"/>
          </w:rPr>
          <w:tab/>
        </w:r>
        <w:r w:rsidR="001E2DC0" w:rsidRPr="000064EF">
          <w:rPr>
            <w:rStyle w:val="Hyperlink"/>
            <w:noProof/>
          </w:rPr>
          <w:t>Planung und Steuerung 4.5.10.</w:t>
        </w:r>
        <w:r w:rsidR="001E2DC0">
          <w:rPr>
            <w:noProof/>
            <w:webHidden/>
          </w:rPr>
          <w:tab/>
        </w:r>
        <w:r w:rsidR="001E2DC0">
          <w:rPr>
            <w:noProof/>
            <w:webHidden/>
          </w:rPr>
          <w:fldChar w:fldCharType="begin"/>
        </w:r>
        <w:r w:rsidR="001E2DC0">
          <w:rPr>
            <w:noProof/>
            <w:webHidden/>
          </w:rPr>
          <w:instrText xml:space="preserve"> PAGEREF _Toc142565890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62C023A9" w14:textId="77777777" w:rsidR="001E2DC0" w:rsidRPr="00310B90" w:rsidRDefault="00000000">
      <w:pPr>
        <w:pStyle w:val="Verzeichnis2"/>
        <w:rPr>
          <w:rFonts w:ascii="Calibri" w:hAnsi="Calibri"/>
          <w:noProof/>
          <w:kern w:val="2"/>
          <w:sz w:val="22"/>
          <w:szCs w:val="22"/>
        </w:rPr>
      </w:pPr>
      <w:hyperlink w:anchor="_Toc142565891" w:history="1">
        <w:r w:rsidR="001E2DC0" w:rsidRPr="000064EF">
          <w:rPr>
            <w:rStyle w:val="Hyperlink"/>
            <w:noProof/>
          </w:rPr>
          <w:t>14.1.</w:t>
        </w:r>
        <w:r w:rsidR="001E2DC0" w:rsidRPr="00310B90">
          <w:rPr>
            <w:rFonts w:ascii="Calibri" w:hAnsi="Calibri"/>
            <w:noProof/>
            <w:kern w:val="2"/>
            <w:sz w:val="22"/>
            <w:szCs w:val="22"/>
          </w:rPr>
          <w:tab/>
        </w:r>
        <w:r w:rsidR="001E2DC0" w:rsidRPr="000064EF">
          <w:rPr>
            <w:rStyle w:val="Hyperlink"/>
            <w:noProof/>
          </w:rPr>
          <w:t>Statusbericht</w:t>
        </w:r>
        <w:r w:rsidR="001E2DC0">
          <w:rPr>
            <w:noProof/>
            <w:webHidden/>
          </w:rPr>
          <w:tab/>
        </w:r>
        <w:r w:rsidR="001E2DC0">
          <w:rPr>
            <w:noProof/>
            <w:webHidden/>
          </w:rPr>
          <w:fldChar w:fldCharType="begin"/>
        </w:r>
        <w:r w:rsidR="001E2DC0">
          <w:rPr>
            <w:noProof/>
            <w:webHidden/>
          </w:rPr>
          <w:instrText xml:space="preserve"> PAGEREF _Toc142565891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002507FB" w14:textId="77777777" w:rsidR="001E2DC0" w:rsidRPr="00310B90" w:rsidRDefault="00000000">
      <w:pPr>
        <w:pStyle w:val="Verzeichnis1"/>
        <w:rPr>
          <w:rFonts w:ascii="Calibri" w:hAnsi="Calibri"/>
          <w:b w:val="0"/>
          <w:noProof/>
          <w:kern w:val="2"/>
          <w:sz w:val="22"/>
          <w:szCs w:val="22"/>
        </w:rPr>
      </w:pPr>
      <w:hyperlink w:anchor="_Toc142565892" w:history="1">
        <w:r w:rsidR="001E2DC0" w:rsidRPr="000064EF">
          <w:rPr>
            <w:rStyle w:val="Hyperlink"/>
            <w:noProof/>
          </w:rPr>
          <w:t>15.</w:t>
        </w:r>
        <w:r w:rsidR="001E2DC0" w:rsidRPr="00310B90">
          <w:rPr>
            <w:rFonts w:ascii="Calibri" w:hAnsi="Calibri"/>
            <w:b w:val="0"/>
            <w:noProof/>
            <w:kern w:val="2"/>
            <w:sz w:val="22"/>
            <w:szCs w:val="22"/>
          </w:rPr>
          <w:tab/>
        </w:r>
        <w:r w:rsidR="001E2DC0" w:rsidRPr="000064EF">
          <w:rPr>
            <w:rStyle w:val="Hyperlink"/>
            <w:noProof/>
          </w:rPr>
          <w:t>Persönliche Kommunikation 4.4.3.</w:t>
        </w:r>
        <w:r w:rsidR="001E2DC0">
          <w:rPr>
            <w:noProof/>
            <w:webHidden/>
          </w:rPr>
          <w:tab/>
        </w:r>
        <w:r w:rsidR="001E2DC0">
          <w:rPr>
            <w:noProof/>
            <w:webHidden/>
          </w:rPr>
          <w:fldChar w:fldCharType="begin"/>
        </w:r>
        <w:r w:rsidR="001E2DC0">
          <w:rPr>
            <w:noProof/>
            <w:webHidden/>
          </w:rPr>
          <w:instrText xml:space="preserve"> PAGEREF _Toc142565892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27AFC5C8" w14:textId="77777777" w:rsidR="001E2DC0" w:rsidRPr="00310B90" w:rsidRDefault="00000000">
      <w:pPr>
        <w:pStyle w:val="Verzeichnis2"/>
        <w:rPr>
          <w:rFonts w:ascii="Calibri" w:hAnsi="Calibri"/>
          <w:noProof/>
          <w:kern w:val="2"/>
          <w:sz w:val="22"/>
          <w:szCs w:val="22"/>
        </w:rPr>
      </w:pPr>
      <w:hyperlink w:anchor="_Toc142565893" w:history="1">
        <w:r w:rsidR="001E2DC0" w:rsidRPr="000064EF">
          <w:rPr>
            <w:rStyle w:val="Hyperlink"/>
            <w:noProof/>
          </w:rPr>
          <w:t>15.1.</w:t>
        </w:r>
        <w:r w:rsidR="001E2DC0" w:rsidRPr="00310B90">
          <w:rPr>
            <w:rFonts w:ascii="Calibri" w:hAnsi="Calibri"/>
            <w:noProof/>
            <w:kern w:val="2"/>
            <w:sz w:val="22"/>
            <w:szCs w:val="22"/>
          </w:rPr>
          <w:tab/>
        </w:r>
        <w:r w:rsidR="001E2DC0" w:rsidRPr="000064EF">
          <w:rPr>
            <w:rStyle w:val="Hyperlink"/>
            <w:noProof/>
          </w:rPr>
          <w:t>Kommunikationsmodell mit Beispielen</w:t>
        </w:r>
        <w:r w:rsidR="001E2DC0">
          <w:rPr>
            <w:noProof/>
            <w:webHidden/>
          </w:rPr>
          <w:tab/>
        </w:r>
        <w:r w:rsidR="001E2DC0">
          <w:rPr>
            <w:noProof/>
            <w:webHidden/>
          </w:rPr>
          <w:fldChar w:fldCharType="begin"/>
        </w:r>
        <w:r w:rsidR="001E2DC0">
          <w:rPr>
            <w:noProof/>
            <w:webHidden/>
          </w:rPr>
          <w:instrText xml:space="preserve"> PAGEREF _Toc142565893 \h </w:instrText>
        </w:r>
        <w:r w:rsidR="001E2DC0">
          <w:rPr>
            <w:noProof/>
            <w:webHidden/>
          </w:rPr>
        </w:r>
        <w:r w:rsidR="001E2DC0">
          <w:rPr>
            <w:noProof/>
            <w:webHidden/>
          </w:rPr>
          <w:fldChar w:fldCharType="separate"/>
        </w:r>
        <w:r w:rsidR="001E2DC0">
          <w:rPr>
            <w:noProof/>
            <w:webHidden/>
          </w:rPr>
          <w:t>40</w:t>
        </w:r>
        <w:r w:rsidR="001E2DC0">
          <w:rPr>
            <w:noProof/>
            <w:webHidden/>
          </w:rPr>
          <w:fldChar w:fldCharType="end"/>
        </w:r>
      </w:hyperlink>
    </w:p>
    <w:p w14:paraId="1D4359D5" w14:textId="77777777" w:rsidR="001E2DC0" w:rsidRPr="00310B90" w:rsidRDefault="00000000">
      <w:pPr>
        <w:pStyle w:val="Verzeichnis1"/>
        <w:rPr>
          <w:rFonts w:ascii="Calibri" w:hAnsi="Calibri"/>
          <w:b w:val="0"/>
          <w:noProof/>
          <w:kern w:val="2"/>
          <w:sz w:val="22"/>
          <w:szCs w:val="22"/>
        </w:rPr>
      </w:pPr>
      <w:hyperlink w:anchor="_Toc142565894" w:history="1">
        <w:r w:rsidR="001E2DC0" w:rsidRPr="000064EF">
          <w:rPr>
            <w:rStyle w:val="Hyperlink"/>
            <w:noProof/>
          </w:rPr>
          <w:t>Anhang</w:t>
        </w:r>
        <w:r w:rsidR="001E2DC0">
          <w:rPr>
            <w:noProof/>
            <w:webHidden/>
          </w:rPr>
          <w:tab/>
        </w:r>
        <w:r w:rsidR="001E2DC0">
          <w:rPr>
            <w:noProof/>
            <w:webHidden/>
          </w:rPr>
          <w:fldChar w:fldCharType="begin"/>
        </w:r>
        <w:r w:rsidR="001E2DC0">
          <w:rPr>
            <w:noProof/>
            <w:webHidden/>
          </w:rPr>
          <w:instrText xml:space="preserve"> PAGEREF _Toc142565894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BDA0FE1" w14:textId="77777777" w:rsidR="001E2DC0" w:rsidRPr="00310B90" w:rsidRDefault="00000000">
      <w:pPr>
        <w:pStyle w:val="Verzeichnis2"/>
        <w:rPr>
          <w:rFonts w:ascii="Calibri" w:hAnsi="Calibri"/>
          <w:noProof/>
          <w:kern w:val="2"/>
          <w:sz w:val="22"/>
          <w:szCs w:val="22"/>
        </w:rPr>
      </w:pPr>
      <w:hyperlink w:anchor="_Toc142565895" w:history="1">
        <w:r w:rsidR="001E2DC0" w:rsidRPr="000064EF">
          <w:rPr>
            <w:rStyle w:val="Hyperlink"/>
            <w:noProof/>
          </w:rPr>
          <w:t>15.2.</w:t>
        </w:r>
        <w:r w:rsidR="001E2DC0" w:rsidRPr="00310B90">
          <w:rPr>
            <w:rFonts w:ascii="Calibri" w:hAnsi="Calibri"/>
            <w:noProof/>
            <w:kern w:val="2"/>
            <w:sz w:val="22"/>
            <w:szCs w:val="22"/>
          </w:rPr>
          <w:tab/>
        </w:r>
        <w:r w:rsidR="001E2DC0" w:rsidRPr="000064EF">
          <w:rPr>
            <w:rStyle w:val="Hyperlink"/>
            <w:noProof/>
          </w:rPr>
          <w:t>Abkürzungsverzeichnis</w:t>
        </w:r>
        <w:r w:rsidR="001E2DC0">
          <w:rPr>
            <w:noProof/>
            <w:webHidden/>
          </w:rPr>
          <w:tab/>
        </w:r>
        <w:r w:rsidR="001E2DC0">
          <w:rPr>
            <w:noProof/>
            <w:webHidden/>
          </w:rPr>
          <w:fldChar w:fldCharType="begin"/>
        </w:r>
        <w:r w:rsidR="001E2DC0">
          <w:rPr>
            <w:noProof/>
            <w:webHidden/>
          </w:rPr>
          <w:instrText xml:space="preserve"> PAGEREF _Toc142565895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379FF9DD" w14:textId="77777777" w:rsidR="001E2DC0" w:rsidRPr="00310B90" w:rsidRDefault="00000000">
      <w:pPr>
        <w:pStyle w:val="Verzeichnis2"/>
        <w:rPr>
          <w:rFonts w:ascii="Calibri" w:hAnsi="Calibri"/>
          <w:noProof/>
          <w:kern w:val="2"/>
          <w:sz w:val="22"/>
          <w:szCs w:val="22"/>
        </w:rPr>
      </w:pPr>
      <w:hyperlink w:anchor="_Toc142565896" w:history="1">
        <w:r w:rsidR="001E2DC0" w:rsidRPr="000064EF">
          <w:rPr>
            <w:rStyle w:val="Hyperlink"/>
            <w:noProof/>
          </w:rPr>
          <w:t>15.3.</w:t>
        </w:r>
        <w:r w:rsidR="001E2DC0" w:rsidRPr="00310B90">
          <w:rPr>
            <w:rFonts w:ascii="Calibri" w:hAnsi="Calibri"/>
            <w:noProof/>
            <w:kern w:val="2"/>
            <w:sz w:val="22"/>
            <w:szCs w:val="22"/>
          </w:rPr>
          <w:tab/>
        </w:r>
        <w:r w:rsidR="001E2DC0" w:rsidRPr="000064EF">
          <w:rPr>
            <w:rStyle w:val="Hyperlink"/>
            <w:noProof/>
          </w:rPr>
          <w:t>Glossar</w:t>
        </w:r>
        <w:r w:rsidR="001E2DC0">
          <w:rPr>
            <w:noProof/>
            <w:webHidden/>
          </w:rPr>
          <w:tab/>
        </w:r>
        <w:r w:rsidR="001E2DC0">
          <w:rPr>
            <w:noProof/>
            <w:webHidden/>
          </w:rPr>
          <w:fldChar w:fldCharType="begin"/>
        </w:r>
        <w:r w:rsidR="001E2DC0">
          <w:rPr>
            <w:noProof/>
            <w:webHidden/>
          </w:rPr>
          <w:instrText xml:space="preserve"> PAGEREF _Toc142565896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0F4165EF" w14:textId="77777777" w:rsidR="001E2DC0" w:rsidRPr="00310B90" w:rsidRDefault="00000000">
      <w:pPr>
        <w:pStyle w:val="Verzeichnis2"/>
        <w:rPr>
          <w:rFonts w:ascii="Calibri" w:hAnsi="Calibri"/>
          <w:noProof/>
          <w:kern w:val="2"/>
          <w:sz w:val="22"/>
          <w:szCs w:val="22"/>
        </w:rPr>
      </w:pPr>
      <w:hyperlink w:anchor="_Toc142565897" w:history="1">
        <w:r w:rsidR="001E2DC0" w:rsidRPr="000064EF">
          <w:rPr>
            <w:rStyle w:val="Hyperlink"/>
            <w:noProof/>
          </w:rPr>
          <w:t>15.4.</w:t>
        </w:r>
        <w:r w:rsidR="001E2DC0" w:rsidRPr="00310B90">
          <w:rPr>
            <w:rFonts w:ascii="Calibri" w:hAnsi="Calibri"/>
            <w:noProof/>
            <w:kern w:val="2"/>
            <w:sz w:val="22"/>
            <w:szCs w:val="22"/>
          </w:rPr>
          <w:tab/>
        </w:r>
        <w:r w:rsidR="001E2DC0" w:rsidRPr="000064EF">
          <w:rPr>
            <w:rStyle w:val="Hyperlink"/>
            <w:noProof/>
          </w:rPr>
          <w:t>Quellenverzeichnis</w:t>
        </w:r>
        <w:r w:rsidR="001E2DC0">
          <w:rPr>
            <w:noProof/>
            <w:webHidden/>
          </w:rPr>
          <w:tab/>
        </w:r>
        <w:r w:rsidR="001E2DC0">
          <w:rPr>
            <w:noProof/>
            <w:webHidden/>
          </w:rPr>
          <w:fldChar w:fldCharType="begin"/>
        </w:r>
        <w:r w:rsidR="001E2DC0">
          <w:rPr>
            <w:noProof/>
            <w:webHidden/>
          </w:rPr>
          <w:instrText xml:space="preserve"> PAGEREF _Toc142565897 \h </w:instrText>
        </w:r>
        <w:r w:rsidR="001E2DC0">
          <w:rPr>
            <w:noProof/>
            <w:webHidden/>
          </w:rPr>
        </w:r>
        <w:r w:rsidR="001E2DC0">
          <w:rPr>
            <w:noProof/>
            <w:webHidden/>
          </w:rPr>
          <w:fldChar w:fldCharType="separate"/>
        </w:r>
        <w:r w:rsidR="001E2DC0">
          <w:rPr>
            <w:noProof/>
            <w:webHidden/>
          </w:rPr>
          <w:t>41</w:t>
        </w:r>
        <w:r w:rsidR="001E2DC0">
          <w:rPr>
            <w:noProof/>
            <w:webHidden/>
          </w:rPr>
          <w:fldChar w:fldCharType="end"/>
        </w:r>
      </w:hyperlink>
    </w:p>
    <w:p w14:paraId="5AF042B6" w14:textId="77777777" w:rsidR="001E2DC0" w:rsidRPr="00310B90" w:rsidRDefault="00000000">
      <w:pPr>
        <w:pStyle w:val="Verzeichnis2"/>
        <w:rPr>
          <w:rFonts w:ascii="Calibri" w:hAnsi="Calibri"/>
          <w:noProof/>
          <w:kern w:val="2"/>
          <w:sz w:val="22"/>
          <w:szCs w:val="22"/>
        </w:rPr>
      </w:pPr>
      <w:hyperlink w:anchor="_Toc142565898" w:history="1">
        <w:r w:rsidR="001E2DC0" w:rsidRPr="000064EF">
          <w:rPr>
            <w:rStyle w:val="Hyperlink"/>
            <w:noProof/>
          </w:rPr>
          <w:t>15.5.</w:t>
        </w:r>
        <w:r w:rsidR="001E2DC0" w:rsidRPr="00310B90">
          <w:rPr>
            <w:rFonts w:ascii="Calibri" w:hAnsi="Calibri"/>
            <w:noProof/>
            <w:kern w:val="2"/>
            <w:sz w:val="22"/>
            <w:szCs w:val="22"/>
          </w:rPr>
          <w:tab/>
        </w:r>
        <w:r w:rsidR="001E2DC0" w:rsidRPr="000064EF">
          <w:rPr>
            <w:rStyle w:val="Hyperlink"/>
            <w:noProof/>
          </w:rPr>
          <w:t>Abbildungsverzeichnis</w:t>
        </w:r>
        <w:r w:rsidR="001E2DC0">
          <w:rPr>
            <w:noProof/>
            <w:webHidden/>
          </w:rPr>
          <w:tab/>
        </w:r>
        <w:r w:rsidR="001E2DC0">
          <w:rPr>
            <w:noProof/>
            <w:webHidden/>
          </w:rPr>
          <w:fldChar w:fldCharType="begin"/>
        </w:r>
        <w:r w:rsidR="001E2DC0">
          <w:rPr>
            <w:noProof/>
            <w:webHidden/>
          </w:rPr>
          <w:instrText xml:space="preserve"> PAGEREF _Toc142565898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4E3C257F" w14:textId="77777777" w:rsidR="001E2DC0" w:rsidRPr="00310B90" w:rsidRDefault="00000000">
      <w:pPr>
        <w:pStyle w:val="Verzeichnis2"/>
        <w:rPr>
          <w:rFonts w:ascii="Calibri" w:hAnsi="Calibri"/>
          <w:noProof/>
          <w:kern w:val="2"/>
          <w:sz w:val="22"/>
          <w:szCs w:val="22"/>
        </w:rPr>
      </w:pPr>
      <w:hyperlink w:anchor="_Toc142565899" w:history="1">
        <w:r w:rsidR="001E2DC0" w:rsidRPr="000064EF">
          <w:rPr>
            <w:rStyle w:val="Hyperlink"/>
            <w:noProof/>
          </w:rPr>
          <w:t>15.6.</w:t>
        </w:r>
        <w:r w:rsidR="001E2DC0" w:rsidRPr="00310B90">
          <w:rPr>
            <w:rFonts w:ascii="Calibri" w:hAnsi="Calibri"/>
            <w:noProof/>
            <w:kern w:val="2"/>
            <w:sz w:val="22"/>
            <w:szCs w:val="22"/>
          </w:rPr>
          <w:tab/>
        </w:r>
        <w:r w:rsidR="001E2DC0" w:rsidRPr="000064EF">
          <w:rPr>
            <w:rStyle w:val="Hyperlink"/>
            <w:noProof/>
          </w:rPr>
          <w:t>Tabellenverzeichnis</w:t>
        </w:r>
        <w:r w:rsidR="001E2DC0">
          <w:rPr>
            <w:noProof/>
            <w:webHidden/>
          </w:rPr>
          <w:tab/>
        </w:r>
        <w:r w:rsidR="001E2DC0">
          <w:rPr>
            <w:noProof/>
            <w:webHidden/>
          </w:rPr>
          <w:fldChar w:fldCharType="begin"/>
        </w:r>
        <w:r w:rsidR="001E2DC0">
          <w:rPr>
            <w:noProof/>
            <w:webHidden/>
          </w:rPr>
          <w:instrText xml:space="preserve"> PAGEREF _Toc142565899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747749C2" w14:textId="77777777" w:rsidR="001E2DC0" w:rsidRPr="00310B90" w:rsidRDefault="00000000">
      <w:pPr>
        <w:pStyle w:val="Verzeichnis2"/>
        <w:rPr>
          <w:rFonts w:ascii="Calibri" w:hAnsi="Calibri"/>
          <w:noProof/>
          <w:kern w:val="2"/>
          <w:sz w:val="22"/>
          <w:szCs w:val="22"/>
        </w:rPr>
      </w:pPr>
      <w:hyperlink w:anchor="_Toc142565900" w:history="1">
        <w:r w:rsidR="001E2DC0" w:rsidRPr="000064EF">
          <w:rPr>
            <w:rStyle w:val="Hyperlink"/>
            <w:noProof/>
          </w:rPr>
          <w:t>15.7.</w:t>
        </w:r>
        <w:r w:rsidR="001E2DC0" w:rsidRPr="00310B90">
          <w:rPr>
            <w:rFonts w:ascii="Calibri" w:hAnsi="Calibri"/>
            <w:noProof/>
            <w:kern w:val="2"/>
            <w:sz w:val="22"/>
            <w:szCs w:val="22"/>
          </w:rPr>
          <w:tab/>
        </w:r>
        <w:r w:rsidR="001E2DC0" w:rsidRPr="000064EF">
          <w:rPr>
            <w:rStyle w:val="Hyperlink"/>
            <w:noProof/>
          </w:rPr>
          <w:t>Anlagenverzeichnis</w:t>
        </w:r>
        <w:r w:rsidR="001E2DC0">
          <w:rPr>
            <w:noProof/>
            <w:webHidden/>
          </w:rPr>
          <w:tab/>
        </w:r>
        <w:r w:rsidR="001E2DC0">
          <w:rPr>
            <w:noProof/>
            <w:webHidden/>
          </w:rPr>
          <w:fldChar w:fldCharType="begin"/>
        </w:r>
        <w:r w:rsidR="001E2DC0">
          <w:rPr>
            <w:noProof/>
            <w:webHidden/>
          </w:rPr>
          <w:instrText xml:space="preserve"> PAGEREF _Toc142565900 \h </w:instrText>
        </w:r>
        <w:r w:rsidR="001E2DC0">
          <w:rPr>
            <w:noProof/>
            <w:webHidden/>
          </w:rPr>
        </w:r>
        <w:r w:rsidR="001E2DC0">
          <w:rPr>
            <w:noProof/>
            <w:webHidden/>
          </w:rPr>
          <w:fldChar w:fldCharType="separate"/>
        </w:r>
        <w:r w:rsidR="001E2DC0">
          <w:rPr>
            <w:noProof/>
            <w:webHidden/>
          </w:rPr>
          <w:t>42</w:t>
        </w:r>
        <w:r w:rsidR="001E2DC0">
          <w:rPr>
            <w:noProof/>
            <w:webHidden/>
          </w:rPr>
          <w:fldChar w:fldCharType="end"/>
        </w:r>
      </w:hyperlink>
    </w:p>
    <w:p w14:paraId="1F558267" w14:textId="77777777" w:rsidR="00917449" w:rsidRDefault="002D6BB1" w:rsidP="00AB18C5">
      <w:pPr>
        <w:spacing w:before="60" w:after="60"/>
        <w:jc w:val="both"/>
      </w:pPr>
      <w:r>
        <w:rPr>
          <w:b/>
          <w:i/>
        </w:rPr>
        <w:fldChar w:fldCharType="end"/>
      </w:r>
      <w:r w:rsidR="00952E81">
        <w:rPr>
          <w:b/>
        </w:rPr>
        <w:br w:type="page"/>
      </w:r>
    </w:p>
    <w:p w14:paraId="63120107" w14:textId="665C7022" w:rsidR="00E86BE7" w:rsidRPr="002022F9" w:rsidRDefault="00D70707" w:rsidP="00E86BE7">
      <w:pPr>
        <w:rPr>
          <w:b/>
          <w:bCs/>
          <w:sz w:val="24"/>
          <w:szCs w:val="24"/>
          <w:u w:val="single"/>
        </w:rPr>
      </w:pPr>
      <w:r w:rsidRPr="002022F9">
        <w:rPr>
          <w:b/>
          <w:bCs/>
          <w:sz w:val="24"/>
          <w:szCs w:val="24"/>
          <w:u w:val="single"/>
        </w:rPr>
        <w:lastRenderedPageBreak/>
        <w:t>Angaben zum Projekt:</w:t>
      </w:r>
    </w:p>
    <w:p w14:paraId="44BE445B" w14:textId="77777777" w:rsidR="00E86BE7" w:rsidRDefault="00E86BE7" w:rsidP="00E86BE7">
      <w:pPr>
        <w:rPr>
          <w:sz w:val="22"/>
          <w:szCs w:val="22"/>
        </w:rPr>
      </w:pPr>
    </w:p>
    <w:p w14:paraId="47A317BE" w14:textId="4A62EA45" w:rsidR="004D1828" w:rsidRPr="004D1828" w:rsidRDefault="004D1828" w:rsidP="004D1828">
      <w:pPr>
        <w:rPr>
          <w:sz w:val="22"/>
          <w:szCs w:val="22"/>
        </w:rPr>
      </w:pPr>
      <w:r w:rsidRPr="004D1828">
        <w:rPr>
          <w:sz w:val="22"/>
          <w:szCs w:val="22"/>
        </w:rPr>
        <w:t xml:space="preserve">Bei dem Projekt „Servicemigration IT-Servicecenter“ geht es um die Einführung standardisierter Service- und Betriebsprozesse in der IT-Abteilung der </w:t>
      </w:r>
      <w:proofErr w:type="spellStart"/>
      <w:r w:rsidRPr="004D1828">
        <w:rPr>
          <w:sz w:val="22"/>
          <w:szCs w:val="22"/>
        </w:rPr>
        <w:t>Beckedorfer</w:t>
      </w:r>
      <w:proofErr w:type="spellEnd"/>
      <w:r w:rsidRPr="004D1828">
        <w:rPr>
          <w:sz w:val="22"/>
          <w:szCs w:val="22"/>
        </w:rPr>
        <w:t xml:space="preserve"> Bank, durch die </w:t>
      </w:r>
      <w:r w:rsidR="00143F1B">
        <w:rPr>
          <w:sz w:val="22"/>
          <w:szCs w:val="22"/>
        </w:rPr>
        <w:t>ABC</w:t>
      </w:r>
      <w:r w:rsidRPr="004D1828">
        <w:rPr>
          <w:sz w:val="22"/>
          <w:szCs w:val="22"/>
        </w:rPr>
        <w:t xml:space="preserve"> GmbH.</w:t>
      </w:r>
    </w:p>
    <w:p w14:paraId="56D2AC37" w14:textId="77777777" w:rsidR="004D1828" w:rsidRPr="004D1828" w:rsidRDefault="004D1828" w:rsidP="004D1828">
      <w:pPr>
        <w:rPr>
          <w:sz w:val="22"/>
          <w:szCs w:val="22"/>
        </w:rPr>
      </w:pPr>
    </w:p>
    <w:p w14:paraId="6B258BCD" w14:textId="6A470782" w:rsidR="004D1828" w:rsidRPr="004D1828" w:rsidRDefault="004D1828" w:rsidP="004D1828">
      <w:pPr>
        <w:rPr>
          <w:sz w:val="22"/>
          <w:szCs w:val="22"/>
        </w:rPr>
      </w:pPr>
      <w:r w:rsidRPr="004D1828">
        <w:rPr>
          <w:sz w:val="22"/>
          <w:szCs w:val="22"/>
        </w:rPr>
        <w:t xml:space="preserve">Die </w:t>
      </w:r>
      <w:r w:rsidR="00143F1B">
        <w:rPr>
          <w:sz w:val="22"/>
          <w:szCs w:val="22"/>
        </w:rPr>
        <w:t>ABC</w:t>
      </w:r>
      <w:r w:rsidRPr="004D1828">
        <w:rPr>
          <w:sz w:val="22"/>
          <w:szCs w:val="22"/>
        </w:rPr>
        <w:t xml:space="preserve"> GmbH ist IT-Dienstleister für Banken und bietet unterschiedliche Leistungen rund um die Entwicklung, Produktion und Bereitstellung von Banking-Lösungen an.</w:t>
      </w:r>
    </w:p>
    <w:p w14:paraId="1A711ECD" w14:textId="77777777" w:rsidR="004D1828" w:rsidRPr="004D1828" w:rsidRDefault="004D1828" w:rsidP="004D1828">
      <w:pPr>
        <w:rPr>
          <w:sz w:val="22"/>
          <w:szCs w:val="22"/>
        </w:rPr>
      </w:pPr>
    </w:p>
    <w:p w14:paraId="011459F5" w14:textId="614CB074" w:rsidR="004D1828" w:rsidRDefault="004D1828" w:rsidP="004D1828">
      <w:pPr>
        <w:rPr>
          <w:sz w:val="22"/>
          <w:szCs w:val="22"/>
        </w:rPr>
      </w:pPr>
      <w:r w:rsidRPr="004D1828">
        <w:rPr>
          <w:sz w:val="22"/>
          <w:szCs w:val="22"/>
        </w:rPr>
        <w:t xml:space="preserve">Durch die Einführung werden Aufgaben und Prozesse der IT-Abteilung der Bank an die </w:t>
      </w:r>
      <w:r w:rsidR="00143F1B">
        <w:rPr>
          <w:sz w:val="22"/>
          <w:szCs w:val="22"/>
        </w:rPr>
        <w:t>ABC</w:t>
      </w:r>
      <w:r w:rsidRPr="004D1828">
        <w:rPr>
          <w:sz w:val="22"/>
          <w:szCs w:val="22"/>
        </w:rPr>
        <w:t xml:space="preserve"> GmbH teils übertragen, neu strukturiert und gegebenenfalls erweitert. Diese Prozesse enthalten unter </w:t>
      </w:r>
    </w:p>
    <w:p w14:paraId="00B76489" w14:textId="04CBAB54" w:rsidR="004D1828" w:rsidRPr="004D1828" w:rsidRDefault="004D1828" w:rsidP="004D1828">
      <w:pPr>
        <w:rPr>
          <w:sz w:val="22"/>
          <w:szCs w:val="22"/>
        </w:rPr>
      </w:pPr>
      <w:r w:rsidRPr="004D1828">
        <w:rPr>
          <w:sz w:val="22"/>
          <w:szCs w:val="22"/>
        </w:rPr>
        <w:t xml:space="preserve">anderem das Auftrags-/Angebots-, </w:t>
      </w:r>
      <w:proofErr w:type="spellStart"/>
      <w:r w:rsidRPr="004D1828">
        <w:rPr>
          <w:sz w:val="22"/>
          <w:szCs w:val="22"/>
        </w:rPr>
        <w:t>Incident</w:t>
      </w:r>
      <w:proofErr w:type="spellEnd"/>
      <w:r w:rsidRPr="004D1828">
        <w:rPr>
          <w:sz w:val="22"/>
          <w:szCs w:val="22"/>
        </w:rPr>
        <w:t>-, Asset- und Endgerätemanagement, Kommunikations- und Netzwerkservices.</w:t>
      </w:r>
    </w:p>
    <w:p w14:paraId="169888E1" w14:textId="77777777" w:rsidR="004D1828" w:rsidRPr="004D1828" w:rsidRDefault="004D1828" w:rsidP="004D1828">
      <w:pPr>
        <w:rPr>
          <w:sz w:val="22"/>
          <w:szCs w:val="22"/>
        </w:rPr>
      </w:pPr>
    </w:p>
    <w:p w14:paraId="74C7E08D" w14:textId="4B998DC0" w:rsidR="004D1828" w:rsidRPr="004D1828" w:rsidRDefault="004D1828" w:rsidP="004D1828">
      <w:pPr>
        <w:rPr>
          <w:sz w:val="22"/>
          <w:szCs w:val="22"/>
        </w:rPr>
      </w:pPr>
      <w:r w:rsidRPr="004D1828">
        <w:rPr>
          <w:sz w:val="22"/>
          <w:szCs w:val="22"/>
        </w:rPr>
        <w:t xml:space="preserve">Auftraggeber ist der Geschäftsführer der </w:t>
      </w:r>
      <w:proofErr w:type="spellStart"/>
      <w:r w:rsidRPr="004D1828">
        <w:rPr>
          <w:sz w:val="22"/>
          <w:szCs w:val="22"/>
        </w:rPr>
        <w:t>Beckedorfer</w:t>
      </w:r>
      <w:proofErr w:type="spellEnd"/>
      <w:r w:rsidRPr="004D1828">
        <w:rPr>
          <w:sz w:val="22"/>
          <w:szCs w:val="22"/>
        </w:rPr>
        <w:t xml:space="preserve"> Bank Herr Stephan </w:t>
      </w:r>
      <w:proofErr w:type="spellStart"/>
      <w:r w:rsidRPr="004D1828">
        <w:rPr>
          <w:sz w:val="22"/>
          <w:szCs w:val="22"/>
        </w:rPr>
        <w:t>Bonka</w:t>
      </w:r>
      <w:proofErr w:type="spellEnd"/>
      <w:r w:rsidRPr="004D1828">
        <w:rPr>
          <w:sz w:val="22"/>
          <w:szCs w:val="22"/>
        </w:rPr>
        <w:t xml:space="preserve">, der das Budget in Höhe von </w:t>
      </w:r>
      <w:r w:rsidR="003521B7">
        <w:rPr>
          <w:sz w:val="22"/>
          <w:szCs w:val="22"/>
        </w:rPr>
        <w:t>120.485,02</w:t>
      </w:r>
      <w:r w:rsidRPr="004D1828">
        <w:rPr>
          <w:sz w:val="22"/>
          <w:szCs w:val="22"/>
        </w:rPr>
        <w:t xml:space="preserve"> € zur Verfügung stellt. Der Aufwand für die Migration beläuft sich auf 2</w:t>
      </w:r>
      <w:r w:rsidR="003521B7">
        <w:rPr>
          <w:sz w:val="22"/>
          <w:szCs w:val="22"/>
        </w:rPr>
        <w:t>1</w:t>
      </w:r>
      <w:r w:rsidRPr="004D1828">
        <w:rPr>
          <w:sz w:val="22"/>
          <w:szCs w:val="22"/>
        </w:rPr>
        <w:t>4 PT für eine Dauer von 12 Monaten.</w:t>
      </w:r>
    </w:p>
    <w:p w14:paraId="32FE6B23" w14:textId="77777777" w:rsidR="004D1828" w:rsidRPr="004D1828" w:rsidRDefault="004D1828" w:rsidP="004D1828">
      <w:pPr>
        <w:rPr>
          <w:sz w:val="22"/>
          <w:szCs w:val="22"/>
        </w:rPr>
      </w:pPr>
    </w:p>
    <w:p w14:paraId="6560DAC8" w14:textId="77777777" w:rsidR="004D1828" w:rsidRPr="004D1828" w:rsidRDefault="004D1828" w:rsidP="004D1828">
      <w:pPr>
        <w:rPr>
          <w:sz w:val="22"/>
          <w:szCs w:val="22"/>
        </w:rPr>
      </w:pPr>
      <w:r w:rsidRPr="004D1828">
        <w:rPr>
          <w:sz w:val="22"/>
          <w:szCs w:val="22"/>
        </w:rPr>
        <w:t xml:space="preserve">Im Rahmen der Ressourcenplanung hat man ein fachübergreifendes Projektteam für die Migration bereitgestellt. Die Mitarbeiter in Linie sind dazu verpflichtet die anfallenden Aufgaben innerhalb der Arbeitspakete in enger Absprache mit der </w:t>
      </w:r>
      <w:proofErr w:type="spellStart"/>
      <w:r w:rsidRPr="004D1828">
        <w:rPr>
          <w:sz w:val="22"/>
          <w:szCs w:val="22"/>
        </w:rPr>
        <w:t>Beckedorfer</w:t>
      </w:r>
      <w:proofErr w:type="spellEnd"/>
      <w:r w:rsidRPr="004D1828">
        <w:rPr>
          <w:sz w:val="22"/>
          <w:szCs w:val="22"/>
        </w:rPr>
        <w:t xml:space="preserve"> Bank abzuarbeiten.</w:t>
      </w:r>
    </w:p>
    <w:p w14:paraId="4FB605EB" w14:textId="77777777" w:rsidR="004D1828" w:rsidRPr="004D1828" w:rsidRDefault="004D1828" w:rsidP="004D1828">
      <w:pPr>
        <w:rPr>
          <w:sz w:val="22"/>
          <w:szCs w:val="22"/>
        </w:rPr>
      </w:pPr>
    </w:p>
    <w:p w14:paraId="150DEB5B" w14:textId="77777777" w:rsidR="004D1828" w:rsidRPr="004D1828" w:rsidRDefault="004D1828" w:rsidP="004D1828">
      <w:pPr>
        <w:rPr>
          <w:sz w:val="22"/>
          <w:szCs w:val="22"/>
        </w:rPr>
      </w:pPr>
      <w:r w:rsidRPr="004D1828">
        <w:rPr>
          <w:sz w:val="22"/>
          <w:szCs w:val="22"/>
        </w:rPr>
        <w:t>Mitarbeiter der IT-Abteilung der Bank wechseln innerhalb der Projektlaufzeit in andere Bereiche und stehen deshalb für das Migrationsprojekt nur begrenzt zur Verfügung. Das Projekt wird aus-schließlich nach einem planbasierten Ansatz durchgeführt.</w:t>
      </w:r>
    </w:p>
    <w:p w14:paraId="520AB383" w14:textId="77777777" w:rsidR="004D1828" w:rsidRPr="004D1828" w:rsidRDefault="004D1828" w:rsidP="004D1828">
      <w:pPr>
        <w:rPr>
          <w:sz w:val="22"/>
          <w:szCs w:val="22"/>
        </w:rPr>
      </w:pPr>
    </w:p>
    <w:p w14:paraId="69F37A5B" w14:textId="77777777" w:rsidR="004D1828" w:rsidRDefault="004D1828" w:rsidP="004D1828">
      <w:pPr>
        <w:rPr>
          <w:sz w:val="22"/>
          <w:szCs w:val="22"/>
        </w:rPr>
      </w:pPr>
      <w:r w:rsidRPr="004D1828">
        <w:rPr>
          <w:sz w:val="22"/>
          <w:szCs w:val="22"/>
        </w:rPr>
        <w:t xml:space="preserve">Dieses Organisationsprojekt ist ein fiktives abgeschlossenes Projekt, es liegt keine </w:t>
      </w:r>
    </w:p>
    <w:p w14:paraId="09917ADD" w14:textId="3CA9D89F" w:rsidR="005E772C" w:rsidRPr="00740369" w:rsidRDefault="004D1828" w:rsidP="004D1828">
      <w:pPr>
        <w:rPr>
          <w:sz w:val="22"/>
          <w:szCs w:val="22"/>
        </w:rPr>
      </w:pPr>
      <w:r w:rsidRPr="004D1828">
        <w:rPr>
          <w:sz w:val="22"/>
          <w:szCs w:val="22"/>
        </w:rPr>
        <w:t>Vertraulichkeitserklärung vor. Die genannten Namen und deren Rollen entsprechen keinen realen Personen.</w:t>
      </w:r>
    </w:p>
    <w:p w14:paraId="0D4D79CB" w14:textId="77777777" w:rsidR="00D70707" w:rsidRDefault="00D70707" w:rsidP="00E86BE7">
      <w:pPr>
        <w:rPr>
          <w:sz w:val="22"/>
          <w:szCs w:val="22"/>
        </w:rPr>
      </w:pPr>
    </w:p>
    <w:p w14:paraId="704624A1" w14:textId="77777777" w:rsidR="001E2DC0" w:rsidRPr="00D70707" w:rsidRDefault="001E2DC0" w:rsidP="00E86BE7">
      <w:pPr>
        <w:rPr>
          <w:sz w:val="22"/>
          <w:szCs w:val="22"/>
        </w:rPr>
      </w:pPr>
    </w:p>
    <w:p w14:paraId="4DF8240E" w14:textId="77777777" w:rsidR="00D70707" w:rsidRDefault="00D70707" w:rsidP="00E86BE7">
      <w:pPr>
        <w:rPr>
          <w:b/>
          <w:bCs/>
          <w:sz w:val="24"/>
          <w:szCs w:val="24"/>
          <w:u w:val="single"/>
        </w:rPr>
      </w:pPr>
      <w:r w:rsidRPr="002022F9">
        <w:rPr>
          <w:b/>
          <w:bCs/>
          <w:sz w:val="24"/>
          <w:szCs w:val="24"/>
          <w:u w:val="single"/>
        </w:rPr>
        <w:t>Eigene Position</w:t>
      </w:r>
    </w:p>
    <w:p w14:paraId="438C18C2" w14:textId="77777777" w:rsidR="00456AED" w:rsidRDefault="00456AED" w:rsidP="00E86BE7">
      <w:pPr>
        <w:rPr>
          <w:b/>
          <w:bCs/>
          <w:sz w:val="24"/>
          <w:szCs w:val="24"/>
          <w:u w:val="single"/>
        </w:rPr>
      </w:pPr>
    </w:p>
    <w:p w14:paraId="70DBBA23" w14:textId="7A074969" w:rsidR="004D1828" w:rsidRPr="004D1828" w:rsidRDefault="00143F1B" w:rsidP="004D1828">
      <w:pPr>
        <w:spacing w:before="100" w:beforeAutospacing="1" w:after="100" w:afterAutospacing="1"/>
        <w:rPr>
          <w:rFonts w:cs="Arial"/>
          <w:color w:val="000000"/>
          <w:sz w:val="22"/>
          <w:szCs w:val="22"/>
        </w:rPr>
      </w:pPr>
      <w:r>
        <w:rPr>
          <w:rFonts w:cs="Arial"/>
          <w:color w:val="000000"/>
          <w:sz w:val="22"/>
          <w:szCs w:val="22"/>
        </w:rPr>
        <w:t>JT</w:t>
      </w:r>
      <w:r w:rsidR="004D1828" w:rsidRPr="004D1828">
        <w:rPr>
          <w:rFonts w:cs="Arial"/>
          <w:color w:val="000000"/>
          <w:sz w:val="22"/>
          <w:szCs w:val="22"/>
        </w:rPr>
        <w:t xml:space="preserve"> ist Projektleiterin im Team Neukundenmigration in der Abteilung Projektservices und hat in Abstimmung mit Ihrem Abteilungsleiter Herr Franz Groitzsch die Projektleitung für das Projekt „Servicemigration IT-Servicecenter“ übernommen.</w:t>
      </w:r>
    </w:p>
    <w:p w14:paraId="3880B259" w14:textId="77777777"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Sie ist erste Ansprechpartnerin seitens der Fachbereiche der Bank.</w:t>
      </w:r>
    </w:p>
    <w:p w14:paraId="146A3F2F" w14:textId="77777777" w:rsid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Zur Erfüllung dieser Aufgabe übernimmt Sie die Leitung des Projektes und ist dem Auftraggeber gegenüber verantwortlich für die Erreichung der im Auftrag definierten Projektziele hinsichtlich der Termine, des Budgets, Leistungsumfangs und der Qualität. </w:t>
      </w:r>
    </w:p>
    <w:p w14:paraId="035530DF" w14:textId="2CD95E14"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Eine rechtzeitige Eskalation bei auftretenden Problemen, die außerhalb Ihres Fachbereichs liegen, verantwortet Sie ebenso.</w:t>
      </w:r>
      <w:r>
        <w:rPr>
          <w:rFonts w:cs="Arial"/>
          <w:color w:val="000000"/>
          <w:sz w:val="22"/>
          <w:szCs w:val="22"/>
        </w:rPr>
        <w:t xml:space="preserve"> </w:t>
      </w:r>
      <w:r w:rsidRPr="004D1828">
        <w:rPr>
          <w:rFonts w:cs="Arial"/>
          <w:color w:val="000000"/>
          <w:sz w:val="22"/>
          <w:szCs w:val="22"/>
        </w:rPr>
        <w:t>Sie fordert die Ressourcen an und verteilt die Aufgaben innerhalb des Projektteams.</w:t>
      </w:r>
    </w:p>
    <w:p w14:paraId="76407F59" w14:textId="4CFCB573" w:rsidR="004D1828" w:rsidRPr="004D1828" w:rsidRDefault="004D1828" w:rsidP="004D1828">
      <w:pPr>
        <w:spacing w:before="100" w:beforeAutospacing="1" w:after="100" w:afterAutospacing="1"/>
        <w:rPr>
          <w:rFonts w:cs="Arial"/>
          <w:color w:val="000000"/>
          <w:sz w:val="22"/>
          <w:szCs w:val="22"/>
        </w:rPr>
      </w:pPr>
      <w:r w:rsidRPr="004D1828">
        <w:rPr>
          <w:rFonts w:cs="Arial"/>
          <w:color w:val="000000"/>
          <w:sz w:val="22"/>
          <w:szCs w:val="22"/>
        </w:rPr>
        <w:t xml:space="preserve">Die Kontrolle und Steuerung aller Arbeitsergebnisse im Projekt zählen zudem zu Ihren </w:t>
      </w:r>
      <w:proofErr w:type="spellStart"/>
      <w:r w:rsidRPr="004D1828">
        <w:rPr>
          <w:rFonts w:cs="Arial"/>
          <w:color w:val="000000"/>
          <w:sz w:val="22"/>
          <w:szCs w:val="22"/>
        </w:rPr>
        <w:t>Kompeten-zen</w:t>
      </w:r>
      <w:proofErr w:type="spellEnd"/>
      <w:r w:rsidRPr="004D1828">
        <w:rPr>
          <w:rFonts w:cs="Arial"/>
          <w:color w:val="000000"/>
          <w:sz w:val="22"/>
          <w:szCs w:val="22"/>
        </w:rPr>
        <w:t>.</w:t>
      </w:r>
    </w:p>
    <w:p w14:paraId="53750B09" w14:textId="77777777" w:rsidR="001A67E1" w:rsidRPr="0097544C" w:rsidRDefault="00E86BE7" w:rsidP="006A0B72">
      <w:pPr>
        <w:pStyle w:val="berschrift1"/>
        <w:numPr>
          <w:ilvl w:val="0"/>
          <w:numId w:val="0"/>
        </w:numPr>
      </w:pPr>
      <w:r>
        <w:br w:type="page"/>
      </w:r>
      <w:bookmarkStart w:id="5" w:name="_Toc142565842"/>
      <w:r w:rsidR="002022F9">
        <w:lastRenderedPageBreak/>
        <w:t>Strategie</w:t>
      </w:r>
      <w:r w:rsidR="005156E9" w:rsidRPr="0097544C">
        <w:t xml:space="preserve"> 4.5.1</w:t>
      </w:r>
      <w:r w:rsidR="00C11F73" w:rsidRPr="0097544C">
        <w:t>.</w:t>
      </w:r>
      <w:bookmarkEnd w:id="5"/>
    </w:p>
    <w:p w14:paraId="4C3538DA" w14:textId="77777777" w:rsidR="001A67E1" w:rsidRPr="006A0B72" w:rsidRDefault="002022F9" w:rsidP="0087717E">
      <w:pPr>
        <w:pStyle w:val="berschrift2"/>
        <w:rPr>
          <w:sz w:val="22"/>
          <w:szCs w:val="22"/>
        </w:rPr>
      </w:pPr>
      <w:bookmarkStart w:id="6" w:name="_Toc142565843"/>
      <w:r w:rsidRPr="006A0B72">
        <w:rPr>
          <w:sz w:val="22"/>
          <w:szCs w:val="22"/>
        </w:rPr>
        <w:t>Beschreibung des Business Case zum Projekt</w:t>
      </w:r>
      <w:bookmarkEnd w:id="6"/>
    </w:p>
    <w:p w14:paraId="1042B9FE" w14:textId="46B6DB1A"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Das beschriebene Projekt weist einen besonderen Nutzen vor, wenn das fixe Gesamtbudget des Projektes in Höhe von </w:t>
      </w:r>
      <w:r w:rsidR="003521B7">
        <w:rPr>
          <w:rFonts w:cs="Arial"/>
          <w:color w:val="000000"/>
          <w:sz w:val="22"/>
          <w:szCs w:val="22"/>
        </w:rPr>
        <w:t>120.485,02</w:t>
      </w:r>
      <w:r w:rsidRPr="00D00B66">
        <w:rPr>
          <w:rFonts w:cs="Arial"/>
          <w:color w:val="000000"/>
          <w:sz w:val="22"/>
          <w:szCs w:val="22"/>
        </w:rPr>
        <w:t xml:space="preserve"> € nicht überschritten wird und darüber hinaus alle Projektziele innerhalb des </w:t>
      </w:r>
      <w:proofErr w:type="spellStart"/>
      <w:r w:rsidRPr="00D00B66">
        <w:rPr>
          <w:rFonts w:cs="Arial"/>
          <w:color w:val="000000"/>
          <w:sz w:val="22"/>
          <w:szCs w:val="22"/>
        </w:rPr>
        <w:t>Ze</w:t>
      </w:r>
      <w:r w:rsidR="00143F1B">
        <w:rPr>
          <w:rFonts w:cs="Arial"/>
          <w:color w:val="000000"/>
          <w:sz w:val="22"/>
          <w:szCs w:val="22"/>
        </w:rPr>
        <w:t>ABC</w:t>
      </w:r>
      <w:r w:rsidRPr="00D00B66">
        <w:rPr>
          <w:rFonts w:cs="Arial"/>
          <w:color w:val="000000"/>
          <w:sz w:val="22"/>
          <w:szCs w:val="22"/>
        </w:rPr>
        <w:t>lanes</w:t>
      </w:r>
      <w:proofErr w:type="spellEnd"/>
      <w:r w:rsidRPr="00D00B66">
        <w:rPr>
          <w:rFonts w:cs="Arial"/>
          <w:color w:val="000000"/>
          <w:sz w:val="22"/>
          <w:szCs w:val="22"/>
        </w:rPr>
        <w:t xml:space="preserve"> erreicht werden.</w:t>
      </w:r>
    </w:p>
    <w:p w14:paraId="6AE60F86" w14:textId="59269CE7"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Die monatlichen Kosten des Servicecenters der </w:t>
      </w:r>
      <w:r w:rsidR="00143F1B">
        <w:rPr>
          <w:rFonts w:cs="Arial"/>
          <w:color w:val="000000"/>
          <w:sz w:val="22"/>
          <w:szCs w:val="22"/>
        </w:rPr>
        <w:t>ABC</w:t>
      </w:r>
      <w:r w:rsidRPr="00D00B66">
        <w:rPr>
          <w:rFonts w:cs="Arial"/>
          <w:color w:val="000000"/>
          <w:sz w:val="22"/>
          <w:szCs w:val="22"/>
        </w:rPr>
        <w:t xml:space="preserve"> GmbH belaufen sich auf 32.000 €, die gegen-über der monatlichen Kosten des </w:t>
      </w:r>
      <w:proofErr w:type="gramStart"/>
      <w:r w:rsidRPr="00D00B66">
        <w:rPr>
          <w:rFonts w:cs="Arial"/>
          <w:color w:val="000000"/>
          <w:sz w:val="22"/>
          <w:szCs w:val="22"/>
        </w:rPr>
        <w:t>IT Betriebes</w:t>
      </w:r>
      <w:proofErr w:type="gramEnd"/>
      <w:r w:rsidRPr="00D00B66">
        <w:rPr>
          <w:rFonts w:cs="Arial"/>
          <w:color w:val="000000"/>
          <w:sz w:val="22"/>
          <w:szCs w:val="22"/>
        </w:rPr>
        <w:t xml:space="preserve"> der </w:t>
      </w:r>
      <w:proofErr w:type="spellStart"/>
      <w:r w:rsidRPr="00D00B66">
        <w:rPr>
          <w:rFonts w:cs="Arial"/>
          <w:color w:val="000000"/>
          <w:sz w:val="22"/>
          <w:szCs w:val="22"/>
        </w:rPr>
        <w:t>Beckedorfer</w:t>
      </w:r>
      <w:proofErr w:type="spellEnd"/>
      <w:r w:rsidRPr="00D00B66">
        <w:rPr>
          <w:rFonts w:cs="Arial"/>
          <w:color w:val="000000"/>
          <w:sz w:val="22"/>
          <w:szCs w:val="22"/>
        </w:rPr>
        <w:t xml:space="preserve"> Bank in Höhe von 46.000 €, zu ei-</w:t>
      </w:r>
      <w:proofErr w:type="spellStart"/>
      <w:r w:rsidRPr="00D00B66">
        <w:rPr>
          <w:rFonts w:cs="Arial"/>
          <w:color w:val="000000"/>
          <w:sz w:val="22"/>
          <w:szCs w:val="22"/>
        </w:rPr>
        <w:t>ner</w:t>
      </w:r>
      <w:proofErr w:type="spellEnd"/>
      <w:r w:rsidRPr="00D00B66">
        <w:rPr>
          <w:rFonts w:cs="Arial"/>
          <w:color w:val="000000"/>
          <w:sz w:val="22"/>
          <w:szCs w:val="22"/>
        </w:rPr>
        <w:t xml:space="preserve"> Reduzierung von 14.000 € führen. Demnach wird sich eine Amortisation innerhalb von 13 Mo-</w:t>
      </w:r>
      <w:proofErr w:type="spellStart"/>
      <w:r w:rsidRPr="00D00B66">
        <w:rPr>
          <w:rFonts w:cs="Arial"/>
          <w:color w:val="000000"/>
          <w:sz w:val="22"/>
          <w:szCs w:val="22"/>
        </w:rPr>
        <w:t>naten</w:t>
      </w:r>
      <w:proofErr w:type="spellEnd"/>
      <w:r w:rsidRPr="00D00B66">
        <w:rPr>
          <w:rFonts w:cs="Arial"/>
          <w:color w:val="000000"/>
          <w:sz w:val="22"/>
          <w:szCs w:val="22"/>
        </w:rPr>
        <w:t xml:space="preserve"> einstellen.</w:t>
      </w:r>
    </w:p>
    <w:p w14:paraId="16EE881C" w14:textId="6D6BC5AE" w:rsidR="00D00B66" w:rsidRPr="00D00B66" w:rsidRDefault="00D00B66" w:rsidP="00D00B66">
      <w:pPr>
        <w:spacing w:before="100" w:beforeAutospacing="1" w:after="100" w:afterAutospacing="1"/>
        <w:rPr>
          <w:rFonts w:cs="Arial"/>
          <w:color w:val="000000"/>
          <w:sz w:val="22"/>
          <w:szCs w:val="22"/>
        </w:rPr>
      </w:pPr>
      <w:r w:rsidRPr="00D00B66">
        <w:rPr>
          <w:rFonts w:cs="Arial"/>
          <w:color w:val="000000"/>
          <w:sz w:val="22"/>
          <w:szCs w:val="22"/>
        </w:rPr>
        <w:t xml:space="preserve">Weitere Nutzen stellen sich durch die Übernahme von Aufgaben einschließlich der Erfüllung von aufsichtsrechtlichen Anforderungen durch die </w:t>
      </w:r>
      <w:r w:rsidR="00143F1B">
        <w:rPr>
          <w:rFonts w:cs="Arial"/>
          <w:color w:val="000000"/>
          <w:sz w:val="22"/>
          <w:szCs w:val="22"/>
        </w:rPr>
        <w:t>ABC</w:t>
      </w:r>
      <w:r w:rsidRPr="00D00B66">
        <w:rPr>
          <w:rFonts w:cs="Arial"/>
          <w:color w:val="000000"/>
          <w:sz w:val="22"/>
          <w:szCs w:val="22"/>
        </w:rPr>
        <w:t xml:space="preserve"> GmbH, die Minimierung von Betriebsrisiken, der Zugang zu externem Spezialistenwissen, Effizienzsteigerungen und Qualitätsverbesserungen und einem flexiblen Kostenmodell dar, welches eine bedarfsgerechte Skalierung ermöglicht.</w:t>
      </w:r>
    </w:p>
    <w:p w14:paraId="3D1A3100" w14:textId="77777777" w:rsidR="002D49C5" w:rsidRPr="00740369" w:rsidRDefault="002D49C5" w:rsidP="005156E9">
      <w:pPr>
        <w:rPr>
          <w:sz w:val="22"/>
          <w:szCs w:val="22"/>
        </w:rPr>
      </w:pPr>
    </w:p>
    <w:p w14:paraId="3C87842B" w14:textId="77777777" w:rsidR="00017D2E" w:rsidRPr="006A0B72" w:rsidRDefault="00017D2E" w:rsidP="00017D2E">
      <w:pPr>
        <w:pStyle w:val="berschrift2"/>
        <w:rPr>
          <w:sz w:val="22"/>
          <w:szCs w:val="22"/>
        </w:rPr>
      </w:pPr>
      <w:bookmarkStart w:id="7" w:name="_Toc142565844"/>
      <w:r w:rsidRPr="006A0B72">
        <w:rPr>
          <w:sz w:val="22"/>
          <w:szCs w:val="22"/>
        </w:rPr>
        <w:t xml:space="preserve">Nennung der kritischen Erfolgsfaktoren des </w:t>
      </w:r>
      <w:commentRangeStart w:id="8"/>
      <w:r w:rsidRPr="006A0B72">
        <w:rPr>
          <w:sz w:val="22"/>
          <w:szCs w:val="22"/>
        </w:rPr>
        <w:t>Projekts</w:t>
      </w:r>
      <w:bookmarkEnd w:id="7"/>
      <w:commentRangeEnd w:id="8"/>
      <w:r w:rsidR="002C76A5" w:rsidRPr="006A0B72">
        <w:rPr>
          <w:rStyle w:val="Kommentarzeichen"/>
          <w:b w:val="0"/>
          <w:sz w:val="22"/>
          <w:szCs w:val="22"/>
        </w:rPr>
        <w:commentReference w:id="8"/>
      </w:r>
    </w:p>
    <w:p w14:paraId="35E64395" w14:textId="77777777" w:rsidR="00B02186" w:rsidRPr="006A0B72" w:rsidRDefault="00B02186" w:rsidP="00B02186">
      <w:pPr>
        <w:rPr>
          <w:sz w:val="22"/>
          <w:szCs w:val="22"/>
        </w:rPr>
      </w:pPr>
      <w:r w:rsidRPr="006A0B72">
        <w:rPr>
          <w:sz w:val="22"/>
          <w:szCs w:val="22"/>
        </w:rPr>
        <w:t>Als kritische Erfolgsfaktoren konnten für dieses Projekt identifiziert werden:</w:t>
      </w:r>
    </w:p>
    <w:p w14:paraId="5DBB7C6D" w14:textId="77777777" w:rsidR="00DC5D2D" w:rsidRDefault="00DC5D2D" w:rsidP="00B02186"/>
    <w:p w14:paraId="2F25C443" w14:textId="77777777" w:rsidR="00D00B66" w:rsidRPr="00D00B66" w:rsidRDefault="00D00B66" w:rsidP="00D00B66">
      <w:pPr>
        <w:pStyle w:val="Listenabsatz"/>
        <w:numPr>
          <w:ilvl w:val="0"/>
          <w:numId w:val="14"/>
        </w:numPr>
        <w:rPr>
          <w:sz w:val="22"/>
          <w:szCs w:val="22"/>
        </w:rPr>
      </w:pPr>
      <w:r w:rsidRPr="00D00B66">
        <w:rPr>
          <w:sz w:val="22"/>
          <w:szCs w:val="22"/>
        </w:rPr>
        <w:t>Damit das Projekt überhaupt starten kann, muss der Migrationsvertrag vor dem offiziellen Start zum 01.09.22 vorliegen. Dieser wird als Projektauftrag gesehen.</w:t>
      </w:r>
    </w:p>
    <w:p w14:paraId="56E6FE67" w14:textId="77777777" w:rsidR="00D00B66" w:rsidRPr="00D00B66" w:rsidRDefault="00D00B66" w:rsidP="00D00B66">
      <w:pPr>
        <w:rPr>
          <w:sz w:val="22"/>
          <w:szCs w:val="22"/>
        </w:rPr>
      </w:pPr>
    </w:p>
    <w:p w14:paraId="76BA9ADE" w14:textId="3705A243" w:rsidR="00D00B66" w:rsidRPr="00D00B66" w:rsidRDefault="00D00B66" w:rsidP="00D00B66">
      <w:pPr>
        <w:pStyle w:val="Listenabsatz"/>
        <w:numPr>
          <w:ilvl w:val="0"/>
          <w:numId w:val="14"/>
        </w:numPr>
        <w:rPr>
          <w:sz w:val="22"/>
          <w:szCs w:val="22"/>
        </w:rPr>
      </w:pPr>
      <w:r w:rsidRPr="00D00B66">
        <w:rPr>
          <w:sz w:val="22"/>
          <w:szCs w:val="22"/>
        </w:rPr>
        <w:t>Die Vorlage des Betriebsvertrages ist für den Betriebsübergang (Cut Over) notwendig, da dieser sonst offiziell nicht durchgeführt werden darf. Hierzu erfolgt eine frühzeitige Abstimmung mit dem Kunden und Anlauf der offiziellen Prozesse.</w:t>
      </w:r>
    </w:p>
    <w:p w14:paraId="6FD4349A" w14:textId="77777777" w:rsidR="00D00B66" w:rsidRPr="00D00B66" w:rsidRDefault="00D00B66" w:rsidP="00D00B66">
      <w:pPr>
        <w:rPr>
          <w:sz w:val="22"/>
          <w:szCs w:val="22"/>
        </w:rPr>
      </w:pPr>
    </w:p>
    <w:p w14:paraId="3AF2DED3" w14:textId="691A74F4" w:rsidR="00D00B66" w:rsidRPr="00D00B66" w:rsidRDefault="00D00B66" w:rsidP="00D00B66">
      <w:pPr>
        <w:pStyle w:val="Listenabsatz"/>
        <w:numPr>
          <w:ilvl w:val="0"/>
          <w:numId w:val="14"/>
        </w:numPr>
        <w:rPr>
          <w:sz w:val="22"/>
          <w:szCs w:val="22"/>
        </w:rPr>
      </w:pPr>
      <w:r w:rsidRPr="00D00B66">
        <w:rPr>
          <w:sz w:val="22"/>
          <w:szCs w:val="22"/>
        </w:rPr>
        <w:t>Die Projektergebnisse werden in die Linie übergeben, die in das Projekt eingebunden wer-den. Die Projektergebnisse werden standardisiert.</w:t>
      </w:r>
    </w:p>
    <w:p w14:paraId="125B0744" w14:textId="77777777" w:rsidR="00D00B66" w:rsidRPr="00D00B66" w:rsidRDefault="00D00B66" w:rsidP="00D00B66">
      <w:pPr>
        <w:rPr>
          <w:sz w:val="22"/>
          <w:szCs w:val="22"/>
        </w:rPr>
      </w:pPr>
    </w:p>
    <w:p w14:paraId="49328189" w14:textId="10C46D96" w:rsidR="00D00B66" w:rsidRPr="00D00B66" w:rsidRDefault="00D00B66" w:rsidP="00D00B66">
      <w:pPr>
        <w:pStyle w:val="Listenabsatz"/>
        <w:numPr>
          <w:ilvl w:val="0"/>
          <w:numId w:val="14"/>
        </w:numPr>
        <w:rPr>
          <w:sz w:val="22"/>
          <w:szCs w:val="22"/>
        </w:rPr>
      </w:pPr>
      <w:r w:rsidRPr="00D00B66">
        <w:rPr>
          <w:sz w:val="22"/>
          <w:szCs w:val="22"/>
        </w:rPr>
        <w:t xml:space="preserve">Bestehende Hardware läuft während des Projektes aus dem EOS und muss innerhalb von 2 Monaten getauscht werden. Durch frühzeitige Kontrolle und Sensibilisierung der </w:t>
      </w:r>
      <w:proofErr w:type="spellStart"/>
      <w:r w:rsidRPr="00D00B66">
        <w:rPr>
          <w:sz w:val="22"/>
          <w:szCs w:val="22"/>
        </w:rPr>
        <w:t>Beckedorfer</w:t>
      </w:r>
      <w:proofErr w:type="spellEnd"/>
      <w:r w:rsidRPr="00D00B66">
        <w:rPr>
          <w:sz w:val="22"/>
          <w:szCs w:val="22"/>
        </w:rPr>
        <w:t xml:space="preserve"> Bank erfolgt ein Austausch aller Systeme vor dem Cut Over.</w:t>
      </w:r>
    </w:p>
    <w:p w14:paraId="31A049B3" w14:textId="77777777" w:rsidR="00D00B66" w:rsidRPr="00D00B66" w:rsidRDefault="00D00B66" w:rsidP="00D00B66">
      <w:pPr>
        <w:rPr>
          <w:sz w:val="22"/>
          <w:szCs w:val="22"/>
        </w:rPr>
      </w:pPr>
    </w:p>
    <w:p w14:paraId="2831C228" w14:textId="417CF2ED" w:rsidR="006A0B72" w:rsidRDefault="00D00B66" w:rsidP="00D00B66">
      <w:pPr>
        <w:pStyle w:val="Listenabsatz"/>
        <w:numPr>
          <w:ilvl w:val="0"/>
          <w:numId w:val="14"/>
        </w:numPr>
        <w:rPr>
          <w:sz w:val="22"/>
          <w:szCs w:val="22"/>
        </w:rPr>
      </w:pPr>
      <w:r w:rsidRPr="00D00B66">
        <w:rPr>
          <w:sz w:val="22"/>
          <w:szCs w:val="22"/>
        </w:rPr>
        <w:t xml:space="preserve">Mitarbeiter der Bank sind im Besitz von Administrationsrechten, die zum Betriebsübergang abgegeben werden müssen, da die Verantwortung ab diesem </w:t>
      </w:r>
      <w:proofErr w:type="spellStart"/>
      <w:r w:rsidRPr="00D00B66">
        <w:rPr>
          <w:sz w:val="22"/>
          <w:szCs w:val="22"/>
        </w:rPr>
        <w:t>Ze</w:t>
      </w:r>
      <w:r w:rsidR="00143F1B">
        <w:rPr>
          <w:sz w:val="22"/>
          <w:szCs w:val="22"/>
        </w:rPr>
        <w:t>ABC</w:t>
      </w:r>
      <w:r w:rsidRPr="00D00B66">
        <w:rPr>
          <w:sz w:val="22"/>
          <w:szCs w:val="22"/>
        </w:rPr>
        <w:t>unkt</w:t>
      </w:r>
      <w:proofErr w:type="spellEnd"/>
      <w:r w:rsidRPr="00D00B66">
        <w:rPr>
          <w:sz w:val="22"/>
          <w:szCs w:val="22"/>
        </w:rPr>
        <w:t xml:space="preserve"> bei der </w:t>
      </w:r>
      <w:r w:rsidR="00143F1B">
        <w:rPr>
          <w:sz w:val="22"/>
          <w:szCs w:val="22"/>
        </w:rPr>
        <w:t>ABC</w:t>
      </w:r>
      <w:r w:rsidRPr="00D00B66">
        <w:rPr>
          <w:sz w:val="22"/>
          <w:szCs w:val="22"/>
        </w:rPr>
        <w:t xml:space="preserve"> GmbH liegt. Über diesen Schritt wird die Bank frühzeitig informiert und vermittelt, dass die Administration nur von der </w:t>
      </w:r>
      <w:r w:rsidR="00143F1B">
        <w:rPr>
          <w:sz w:val="22"/>
          <w:szCs w:val="22"/>
        </w:rPr>
        <w:t>ABC</w:t>
      </w:r>
      <w:r w:rsidRPr="00D00B66">
        <w:rPr>
          <w:sz w:val="22"/>
          <w:szCs w:val="22"/>
        </w:rPr>
        <w:t xml:space="preserve"> GmbH durchgeführt werden kann.</w:t>
      </w:r>
      <w:r w:rsidR="006A0B72" w:rsidRPr="00D00B66">
        <w:rPr>
          <w:sz w:val="22"/>
          <w:szCs w:val="22"/>
        </w:rPr>
        <w:t xml:space="preserve"> </w:t>
      </w:r>
    </w:p>
    <w:p w14:paraId="0620BBEC" w14:textId="77777777" w:rsidR="00D00B66" w:rsidRPr="00D00B66" w:rsidRDefault="00D00B66" w:rsidP="00D00B66">
      <w:pPr>
        <w:rPr>
          <w:sz w:val="22"/>
          <w:szCs w:val="22"/>
        </w:rPr>
      </w:pPr>
    </w:p>
    <w:p w14:paraId="18AF5A93" w14:textId="73BA7DB0" w:rsidR="00BF3E2C" w:rsidRDefault="00BF3E2C" w:rsidP="005156E9">
      <w:pPr>
        <w:pStyle w:val="berschrift1"/>
      </w:pPr>
      <w:bookmarkStart w:id="9" w:name="_Toc142565845"/>
      <w:r>
        <w:t>G</w:t>
      </w:r>
      <w:r w:rsidRPr="00BF3E2C">
        <w:t>overnance, Strukturen und Prozesse 04.03.02</w:t>
      </w:r>
      <w:bookmarkEnd w:id="9"/>
    </w:p>
    <w:p w14:paraId="1A3280F6" w14:textId="77777777" w:rsidR="00BF3E2C" w:rsidRPr="006A0B72" w:rsidRDefault="00BF3E2C" w:rsidP="005C1166">
      <w:pPr>
        <w:pStyle w:val="berschrift2"/>
        <w:rPr>
          <w:sz w:val="22"/>
          <w:szCs w:val="22"/>
        </w:rPr>
      </w:pPr>
      <w:bookmarkStart w:id="10" w:name="_Toc142565846"/>
      <w:r w:rsidRPr="006A0B72">
        <w:rPr>
          <w:sz w:val="22"/>
          <w:szCs w:val="22"/>
        </w:rPr>
        <w:t>Begründung, warum es sich bei dem Vorhaben um ein Projekt handelt</w:t>
      </w:r>
      <w:bookmarkEnd w:id="10"/>
    </w:p>
    <w:p w14:paraId="2DD605B5" w14:textId="70CE2186" w:rsidR="00D00B66" w:rsidRPr="00D00B66" w:rsidRDefault="00D00B66" w:rsidP="00D00B66">
      <w:pPr>
        <w:rPr>
          <w:sz w:val="22"/>
          <w:szCs w:val="22"/>
        </w:rPr>
      </w:pPr>
      <w:r w:rsidRPr="00D00B66">
        <w:rPr>
          <w:sz w:val="22"/>
          <w:szCs w:val="22"/>
        </w:rPr>
        <w:t xml:space="preserve">Das beschriebene Projekt „Servicemigration IT-Servicecenter“ hat in dem begrenzten Zeitraum vom 01.09.2022 bis 01.09.2023 stattgefunden und verfügt über ein Budget in Höhe von </w:t>
      </w:r>
      <w:r w:rsidR="003521B7">
        <w:rPr>
          <w:sz w:val="22"/>
          <w:szCs w:val="22"/>
        </w:rPr>
        <w:t>120.485,02</w:t>
      </w:r>
      <w:r w:rsidRPr="00D00B66">
        <w:rPr>
          <w:sz w:val="22"/>
          <w:szCs w:val="22"/>
        </w:rPr>
        <w:t xml:space="preserve"> € mit 2</w:t>
      </w:r>
      <w:r w:rsidR="003521B7">
        <w:rPr>
          <w:sz w:val="22"/>
          <w:szCs w:val="22"/>
        </w:rPr>
        <w:t>1</w:t>
      </w:r>
      <w:r w:rsidRPr="00D00B66">
        <w:rPr>
          <w:sz w:val="22"/>
          <w:szCs w:val="22"/>
        </w:rPr>
        <w:t>4 PT.</w:t>
      </w:r>
    </w:p>
    <w:p w14:paraId="06A5ACED" w14:textId="77777777" w:rsidR="00D00B66" w:rsidRPr="00D00B66" w:rsidRDefault="00D00B66" w:rsidP="00D00B66">
      <w:pPr>
        <w:rPr>
          <w:sz w:val="22"/>
          <w:szCs w:val="22"/>
        </w:rPr>
      </w:pPr>
    </w:p>
    <w:p w14:paraId="1CE7AE1B" w14:textId="3E995A43" w:rsidR="00D00B66" w:rsidRPr="00D00B66" w:rsidRDefault="00D00B66" w:rsidP="00D00B66">
      <w:pPr>
        <w:rPr>
          <w:sz w:val="22"/>
          <w:szCs w:val="22"/>
        </w:rPr>
      </w:pPr>
      <w:r w:rsidRPr="00D00B66">
        <w:rPr>
          <w:sz w:val="22"/>
          <w:szCs w:val="22"/>
        </w:rPr>
        <w:t xml:space="preserve">Mit der ‘‘Einführung standardisierter Service- und Betriebsprozesse‘‘ ist das Projektoberziel </w:t>
      </w:r>
      <w:r w:rsidR="003521B7" w:rsidRPr="00D00B66">
        <w:rPr>
          <w:sz w:val="22"/>
          <w:szCs w:val="22"/>
        </w:rPr>
        <w:t>definiert</w:t>
      </w:r>
      <w:r w:rsidRPr="00D00B66">
        <w:rPr>
          <w:sz w:val="22"/>
          <w:szCs w:val="22"/>
        </w:rPr>
        <w:t>.</w:t>
      </w:r>
    </w:p>
    <w:p w14:paraId="7F0F0983" w14:textId="77777777" w:rsidR="00D00B66" w:rsidRPr="00D00B66" w:rsidRDefault="00D00B66" w:rsidP="00D00B66">
      <w:pPr>
        <w:rPr>
          <w:sz w:val="22"/>
          <w:szCs w:val="22"/>
        </w:rPr>
      </w:pPr>
    </w:p>
    <w:p w14:paraId="7EECE045" w14:textId="77777777" w:rsidR="00D00B66" w:rsidRPr="00D00B66" w:rsidRDefault="00D00B66" w:rsidP="00D00B66">
      <w:pPr>
        <w:rPr>
          <w:sz w:val="22"/>
          <w:szCs w:val="22"/>
        </w:rPr>
      </w:pPr>
      <w:r w:rsidRPr="00D00B66">
        <w:rPr>
          <w:sz w:val="22"/>
          <w:szCs w:val="22"/>
        </w:rPr>
        <w:t xml:space="preserve">Das Projekt ist mit regulatorischen und terminlichen Risken behaftet, wie z.B. Anforderungen der BaFin an die Bank und einer möglichen Verschiebung des </w:t>
      </w:r>
      <w:proofErr w:type="spellStart"/>
      <w:r w:rsidRPr="00D00B66">
        <w:rPr>
          <w:sz w:val="22"/>
          <w:szCs w:val="22"/>
        </w:rPr>
        <w:t>Betriesbübergangs</w:t>
      </w:r>
      <w:proofErr w:type="spellEnd"/>
      <w:r w:rsidRPr="00D00B66">
        <w:rPr>
          <w:sz w:val="22"/>
          <w:szCs w:val="22"/>
        </w:rPr>
        <w:t>.</w:t>
      </w:r>
    </w:p>
    <w:p w14:paraId="6064B6AB" w14:textId="77777777" w:rsidR="00D00B66" w:rsidRPr="00D00B66" w:rsidRDefault="00D00B66" w:rsidP="00D00B66">
      <w:pPr>
        <w:rPr>
          <w:sz w:val="22"/>
          <w:szCs w:val="22"/>
        </w:rPr>
      </w:pPr>
    </w:p>
    <w:p w14:paraId="09024E7B" w14:textId="77777777" w:rsidR="00D00B66" w:rsidRDefault="00D00B66" w:rsidP="00D00B66">
      <w:pPr>
        <w:rPr>
          <w:sz w:val="22"/>
          <w:szCs w:val="22"/>
        </w:rPr>
      </w:pPr>
      <w:r w:rsidRPr="00D00B66">
        <w:rPr>
          <w:sz w:val="22"/>
          <w:szCs w:val="22"/>
        </w:rPr>
        <w:lastRenderedPageBreak/>
        <w:t xml:space="preserve">Der Auftraggeber dieses Projektes ist der Geschäftsführer Herr Stephan </w:t>
      </w:r>
      <w:proofErr w:type="spellStart"/>
      <w:r w:rsidRPr="00D00B66">
        <w:rPr>
          <w:sz w:val="22"/>
          <w:szCs w:val="22"/>
        </w:rPr>
        <w:t>Bonka</w:t>
      </w:r>
      <w:proofErr w:type="spellEnd"/>
      <w:r w:rsidRPr="00D00B66">
        <w:rPr>
          <w:sz w:val="22"/>
          <w:szCs w:val="22"/>
        </w:rPr>
        <w:t xml:space="preserve"> der </w:t>
      </w:r>
      <w:proofErr w:type="spellStart"/>
      <w:r w:rsidRPr="00D00B66">
        <w:rPr>
          <w:sz w:val="22"/>
          <w:szCs w:val="22"/>
        </w:rPr>
        <w:t>Beckedorfer</w:t>
      </w:r>
      <w:proofErr w:type="spellEnd"/>
      <w:r w:rsidRPr="00D00B66">
        <w:rPr>
          <w:sz w:val="22"/>
          <w:szCs w:val="22"/>
        </w:rPr>
        <w:t xml:space="preserve"> Bank. Das Projekt findet in einer Matrixorganisation statt und setzt sich fachübergreifend aus </w:t>
      </w:r>
    </w:p>
    <w:p w14:paraId="04157CFE" w14:textId="77777777" w:rsidR="00D00B66" w:rsidRDefault="00D00B66" w:rsidP="00D00B66">
      <w:pPr>
        <w:rPr>
          <w:sz w:val="22"/>
          <w:szCs w:val="22"/>
        </w:rPr>
      </w:pPr>
      <w:r w:rsidRPr="00D00B66">
        <w:rPr>
          <w:sz w:val="22"/>
          <w:szCs w:val="22"/>
        </w:rPr>
        <w:t>Mitarbeitern aus den Abteilungen SC Projektservices, SC Produktservices (</w:t>
      </w:r>
      <w:proofErr w:type="gramStart"/>
      <w:r w:rsidRPr="00D00B66">
        <w:rPr>
          <w:sz w:val="22"/>
          <w:szCs w:val="22"/>
        </w:rPr>
        <w:t>MA Linie</w:t>
      </w:r>
      <w:proofErr w:type="gramEnd"/>
      <w:r w:rsidRPr="00D00B66">
        <w:rPr>
          <w:sz w:val="22"/>
          <w:szCs w:val="22"/>
        </w:rPr>
        <w:t xml:space="preserve">), </w:t>
      </w:r>
    </w:p>
    <w:p w14:paraId="12FC084F" w14:textId="0BFD00D4" w:rsidR="00C05CF5" w:rsidRDefault="00D00B66" w:rsidP="00D00B66">
      <w:r w:rsidRPr="00D00B66">
        <w:rPr>
          <w:sz w:val="22"/>
          <w:szCs w:val="22"/>
        </w:rPr>
        <w:t>SC Auftragsmanagement (</w:t>
      </w:r>
      <w:proofErr w:type="gramStart"/>
      <w:r w:rsidRPr="00D00B66">
        <w:rPr>
          <w:sz w:val="22"/>
          <w:szCs w:val="22"/>
        </w:rPr>
        <w:t>MA Linie</w:t>
      </w:r>
      <w:proofErr w:type="gramEnd"/>
      <w:r w:rsidRPr="00D00B66">
        <w:rPr>
          <w:sz w:val="22"/>
          <w:szCs w:val="22"/>
        </w:rPr>
        <w:t xml:space="preserve">) und SC </w:t>
      </w:r>
      <w:proofErr w:type="spellStart"/>
      <w:r w:rsidRPr="00D00B66">
        <w:rPr>
          <w:sz w:val="22"/>
          <w:szCs w:val="22"/>
        </w:rPr>
        <w:t>Incidentmanagement</w:t>
      </w:r>
      <w:proofErr w:type="spellEnd"/>
      <w:r w:rsidRPr="00D00B66">
        <w:rPr>
          <w:sz w:val="22"/>
          <w:szCs w:val="22"/>
        </w:rPr>
        <w:t xml:space="preserve"> (MA Linie) zusammen.</w:t>
      </w:r>
    </w:p>
    <w:p w14:paraId="6EFD1024" w14:textId="77777777" w:rsidR="001C0B95" w:rsidRDefault="001C0B95" w:rsidP="00BF3E2C">
      <w:pPr>
        <w:rPr>
          <w:sz w:val="22"/>
          <w:szCs w:val="22"/>
        </w:rPr>
      </w:pPr>
    </w:p>
    <w:p w14:paraId="374B27E0" w14:textId="77777777" w:rsidR="001C0B95" w:rsidRDefault="001C0B95" w:rsidP="00BF3E2C">
      <w:pPr>
        <w:rPr>
          <w:sz w:val="22"/>
          <w:szCs w:val="22"/>
        </w:rPr>
      </w:pPr>
    </w:p>
    <w:p w14:paraId="59459D1B" w14:textId="77777777" w:rsidR="00BF3E2C" w:rsidRDefault="00BF3E2C" w:rsidP="005C1166">
      <w:pPr>
        <w:pStyle w:val="berschrift2"/>
      </w:pPr>
      <w:bookmarkStart w:id="11" w:name="_Toc142565847"/>
      <w:r w:rsidRPr="00BF3E2C">
        <w:t>Nennung der Projektart des Projektes und</w:t>
      </w:r>
      <w:r>
        <w:t xml:space="preserve"> </w:t>
      </w:r>
      <w:r w:rsidRPr="00BF3E2C">
        <w:t>Begründung der Einordnung</w:t>
      </w:r>
      <w:bookmarkEnd w:id="11"/>
    </w:p>
    <w:p w14:paraId="4AE3C2A7" w14:textId="5EC25179" w:rsidR="00EA3CF1" w:rsidRPr="00EA3CF1" w:rsidRDefault="00EA3CF1" w:rsidP="00EA3CF1">
      <w:pPr>
        <w:rPr>
          <w:sz w:val="22"/>
          <w:szCs w:val="22"/>
        </w:rPr>
      </w:pPr>
      <w:r w:rsidRPr="00EA3CF1">
        <w:rPr>
          <w:sz w:val="22"/>
          <w:szCs w:val="22"/>
        </w:rPr>
        <w:t xml:space="preserve">Bei dem Projekt „Servicemigration IT-Servicecenter“ geht es um die Einführung standardisierter Service- und Betriebsprozesse in der IT-Abteilung der </w:t>
      </w:r>
      <w:proofErr w:type="spellStart"/>
      <w:r w:rsidRPr="00EA3CF1">
        <w:rPr>
          <w:sz w:val="22"/>
          <w:szCs w:val="22"/>
        </w:rPr>
        <w:t>Beckedorfer</w:t>
      </w:r>
      <w:proofErr w:type="spellEnd"/>
      <w:r w:rsidRPr="00EA3CF1">
        <w:rPr>
          <w:sz w:val="22"/>
          <w:szCs w:val="22"/>
        </w:rPr>
        <w:t xml:space="preserve"> Bank, durch die </w:t>
      </w:r>
      <w:r w:rsidR="00143F1B">
        <w:rPr>
          <w:sz w:val="22"/>
          <w:szCs w:val="22"/>
        </w:rPr>
        <w:t>ABC</w:t>
      </w:r>
      <w:r w:rsidRPr="00EA3CF1">
        <w:rPr>
          <w:sz w:val="22"/>
          <w:szCs w:val="22"/>
        </w:rPr>
        <w:t xml:space="preserve"> GmbH.</w:t>
      </w:r>
    </w:p>
    <w:p w14:paraId="1EAF63F3" w14:textId="77777777" w:rsidR="00EA3CF1" w:rsidRPr="00EA3CF1" w:rsidRDefault="00EA3CF1" w:rsidP="00EA3CF1">
      <w:pPr>
        <w:rPr>
          <w:sz w:val="22"/>
          <w:szCs w:val="22"/>
        </w:rPr>
      </w:pPr>
    </w:p>
    <w:p w14:paraId="5C7C71AC" w14:textId="3AE544D2" w:rsidR="001C0B95" w:rsidRPr="00EA3CF1" w:rsidRDefault="00EA3CF1" w:rsidP="00EA3CF1">
      <w:pPr>
        <w:rPr>
          <w:sz w:val="22"/>
          <w:szCs w:val="22"/>
        </w:rPr>
      </w:pPr>
      <w:r w:rsidRPr="00EA3CF1">
        <w:rPr>
          <w:sz w:val="22"/>
          <w:szCs w:val="22"/>
        </w:rPr>
        <w:t xml:space="preserve">Durch die Einführung werden Aufgaben und Prozesse der IT-Abteilung der Bank an die </w:t>
      </w:r>
      <w:r w:rsidR="00143F1B">
        <w:rPr>
          <w:sz w:val="22"/>
          <w:szCs w:val="22"/>
        </w:rPr>
        <w:t>ABC</w:t>
      </w:r>
      <w:r w:rsidRPr="00EA3CF1">
        <w:rPr>
          <w:sz w:val="22"/>
          <w:szCs w:val="22"/>
        </w:rPr>
        <w:t xml:space="preserve"> GmbH teils übertragen, neu strukturiert und gegebenenfalls erweitert. Es handelt sich deshalb um ein Organisationsprojekt, das bei der </w:t>
      </w:r>
      <w:r w:rsidR="00143F1B">
        <w:rPr>
          <w:sz w:val="22"/>
          <w:szCs w:val="22"/>
        </w:rPr>
        <w:t>ABC</w:t>
      </w:r>
      <w:r w:rsidRPr="00EA3CF1">
        <w:rPr>
          <w:sz w:val="22"/>
          <w:szCs w:val="22"/>
        </w:rPr>
        <w:t xml:space="preserve"> als Migrationsprojekt bezeichnet wird.</w:t>
      </w:r>
    </w:p>
    <w:p w14:paraId="4ED85DE9" w14:textId="77777777" w:rsidR="001C0B95" w:rsidRDefault="001C0B95" w:rsidP="00BF3E2C">
      <w:pPr>
        <w:rPr>
          <w:sz w:val="22"/>
          <w:szCs w:val="22"/>
        </w:rPr>
      </w:pPr>
    </w:p>
    <w:p w14:paraId="5D979BB8" w14:textId="77777777" w:rsidR="001C0B95" w:rsidRPr="00BF3E2C" w:rsidRDefault="001C0B95" w:rsidP="00BF3E2C">
      <w:pPr>
        <w:rPr>
          <w:sz w:val="22"/>
          <w:szCs w:val="22"/>
        </w:rPr>
      </w:pPr>
    </w:p>
    <w:p w14:paraId="1C3DC726" w14:textId="77777777" w:rsidR="00BF3E2C" w:rsidRPr="00B579A4" w:rsidRDefault="00B579A4" w:rsidP="005C1166">
      <w:pPr>
        <w:pStyle w:val="berschrift2"/>
      </w:pPr>
      <w:bookmarkStart w:id="12" w:name="_Toc142565848"/>
      <w:r w:rsidRPr="00B579A4">
        <w:t>Nennung und Begründung der Klassifizierung des</w:t>
      </w:r>
      <w:r>
        <w:t xml:space="preserve"> </w:t>
      </w:r>
      <w:r w:rsidRPr="00B579A4">
        <w:t>Projekts aus Sicht der Organisation</w:t>
      </w:r>
      <w:bookmarkEnd w:id="12"/>
    </w:p>
    <w:p w14:paraId="51567EA9" w14:textId="4B09B79C" w:rsidR="00EA3CF1" w:rsidRDefault="00EA3CF1" w:rsidP="00BF3E2C">
      <w:pPr>
        <w:rPr>
          <w:sz w:val="22"/>
          <w:szCs w:val="22"/>
        </w:rPr>
      </w:pPr>
      <w:r w:rsidRPr="00EA3CF1">
        <w:rPr>
          <w:sz w:val="22"/>
          <w:szCs w:val="22"/>
        </w:rPr>
        <w:t xml:space="preserve">Das externe und nationale Projekt, welches durch die </w:t>
      </w:r>
      <w:proofErr w:type="spellStart"/>
      <w:r w:rsidRPr="00EA3CF1">
        <w:rPr>
          <w:sz w:val="22"/>
          <w:szCs w:val="22"/>
        </w:rPr>
        <w:t>Beckedorfer</w:t>
      </w:r>
      <w:proofErr w:type="spellEnd"/>
      <w:r w:rsidRPr="00EA3CF1">
        <w:rPr>
          <w:sz w:val="22"/>
          <w:szCs w:val="22"/>
        </w:rPr>
        <w:t xml:space="preserve"> Bank in Auftrag gegeben wurde, gilt bei der </w:t>
      </w:r>
      <w:r w:rsidR="00143F1B">
        <w:rPr>
          <w:sz w:val="22"/>
          <w:szCs w:val="22"/>
        </w:rPr>
        <w:t>ABC</w:t>
      </w:r>
      <w:r w:rsidRPr="00EA3CF1">
        <w:rPr>
          <w:sz w:val="22"/>
          <w:szCs w:val="22"/>
        </w:rPr>
        <w:t xml:space="preserve"> GmbH mit einem Budget von </w:t>
      </w:r>
      <w:r>
        <w:rPr>
          <w:sz w:val="22"/>
          <w:szCs w:val="22"/>
        </w:rPr>
        <w:t>120.485,02</w:t>
      </w:r>
      <w:r w:rsidRPr="00EA3CF1">
        <w:rPr>
          <w:sz w:val="22"/>
          <w:szCs w:val="22"/>
        </w:rPr>
        <w:t xml:space="preserve"> € als mittleres Projekt. Die Priorität wird bei diesem Projekt als hoch angesehen und misst diesem aus Sicht der Organisation eine niedrige strategische Bedeutung bei. Eine Gefährdung für die Organisation ist nicht gegeben, </w:t>
      </w:r>
    </w:p>
    <w:p w14:paraId="090DC676" w14:textId="221FD840" w:rsidR="00BF3E2C" w:rsidRDefault="00EA3CF1" w:rsidP="00BF3E2C">
      <w:pPr>
        <w:rPr>
          <w:sz w:val="22"/>
          <w:szCs w:val="22"/>
        </w:rPr>
      </w:pPr>
      <w:r w:rsidRPr="00EA3CF1">
        <w:rPr>
          <w:sz w:val="22"/>
          <w:szCs w:val="22"/>
        </w:rPr>
        <w:t>sollten Projektziele nicht erreicht werden</w:t>
      </w:r>
      <w:r w:rsidR="00EE538F">
        <w:rPr>
          <w:sz w:val="22"/>
          <w:szCs w:val="22"/>
        </w:rPr>
        <w:t>.</w:t>
      </w:r>
    </w:p>
    <w:p w14:paraId="7083658C" w14:textId="77777777" w:rsidR="006C00DA" w:rsidRDefault="006C00DA" w:rsidP="00BF3E2C">
      <w:pPr>
        <w:rPr>
          <w:sz w:val="22"/>
          <w:szCs w:val="22"/>
        </w:rPr>
      </w:pPr>
    </w:p>
    <w:p w14:paraId="37C2070D" w14:textId="77777777" w:rsidR="001C0B95" w:rsidRDefault="001C0B95" w:rsidP="00BF3E2C">
      <w:pPr>
        <w:rPr>
          <w:sz w:val="22"/>
          <w:szCs w:val="22"/>
        </w:rPr>
      </w:pPr>
    </w:p>
    <w:p w14:paraId="1965B6E2" w14:textId="77777777" w:rsidR="001C0B95" w:rsidRDefault="001C0B95" w:rsidP="00BF3E2C">
      <w:pPr>
        <w:rPr>
          <w:sz w:val="22"/>
          <w:szCs w:val="22"/>
        </w:rPr>
      </w:pPr>
    </w:p>
    <w:p w14:paraId="6E25BA5D" w14:textId="77777777" w:rsidR="00BF3E2C" w:rsidRPr="00B579A4" w:rsidRDefault="00B579A4" w:rsidP="00B579A4">
      <w:pPr>
        <w:pStyle w:val="berschrift2"/>
      </w:pPr>
      <w:bookmarkStart w:id="13" w:name="_Toc142565849"/>
      <w:r w:rsidRPr="00B579A4">
        <w:t>Nennung der Strukturen der Organisation</w:t>
      </w:r>
      <w:bookmarkEnd w:id="13"/>
    </w:p>
    <w:p w14:paraId="64F518B6" w14:textId="77777777" w:rsidR="003521B7" w:rsidRPr="003521B7" w:rsidRDefault="003521B7" w:rsidP="003521B7">
      <w:pPr>
        <w:rPr>
          <w:sz w:val="22"/>
          <w:szCs w:val="22"/>
        </w:rPr>
      </w:pPr>
      <w:r w:rsidRPr="003521B7">
        <w:rPr>
          <w:sz w:val="22"/>
          <w:szCs w:val="22"/>
        </w:rPr>
        <w:t>Bei dem beschriebenen Projekt „Servicemigration IT-Servicecenter“ geht es um ein Einzelprojekt.</w:t>
      </w:r>
    </w:p>
    <w:p w14:paraId="29C1E080" w14:textId="77777777" w:rsidR="003521B7" w:rsidRPr="003521B7" w:rsidRDefault="003521B7" w:rsidP="003521B7">
      <w:pPr>
        <w:rPr>
          <w:sz w:val="22"/>
          <w:szCs w:val="22"/>
        </w:rPr>
      </w:pPr>
    </w:p>
    <w:p w14:paraId="3CF680BD" w14:textId="7739B8EA" w:rsidR="003521B7" w:rsidRDefault="003521B7" w:rsidP="003521B7">
      <w:pPr>
        <w:rPr>
          <w:sz w:val="22"/>
          <w:szCs w:val="22"/>
        </w:rPr>
      </w:pPr>
      <w:r w:rsidRPr="003521B7">
        <w:rPr>
          <w:sz w:val="22"/>
          <w:szCs w:val="22"/>
        </w:rPr>
        <w:t xml:space="preserve">Die Projektleiterin der </w:t>
      </w:r>
      <w:r w:rsidR="00143F1B">
        <w:rPr>
          <w:sz w:val="22"/>
          <w:szCs w:val="22"/>
        </w:rPr>
        <w:t>ABC</w:t>
      </w:r>
      <w:r w:rsidRPr="003521B7">
        <w:rPr>
          <w:sz w:val="22"/>
          <w:szCs w:val="22"/>
        </w:rPr>
        <w:t xml:space="preserve"> GmbH koordiniert und steuert das Projekt und das Projektteam in </w:t>
      </w:r>
    </w:p>
    <w:p w14:paraId="0DCE54F0" w14:textId="1E65D7F0" w:rsidR="003521B7" w:rsidRPr="003521B7" w:rsidRDefault="003521B7" w:rsidP="003521B7">
      <w:pPr>
        <w:rPr>
          <w:sz w:val="22"/>
          <w:szCs w:val="22"/>
        </w:rPr>
      </w:pPr>
      <w:r w:rsidRPr="003521B7">
        <w:rPr>
          <w:sz w:val="22"/>
          <w:szCs w:val="22"/>
        </w:rPr>
        <w:t xml:space="preserve">Zusammenarbeit mit seiner Stellvertreterin. Sie verantwortet das Projekt gegenüber dem Kunden und innerhalb der </w:t>
      </w:r>
      <w:r w:rsidR="00143F1B">
        <w:rPr>
          <w:sz w:val="22"/>
          <w:szCs w:val="22"/>
        </w:rPr>
        <w:t>ABC</w:t>
      </w:r>
      <w:r w:rsidRPr="003521B7">
        <w:rPr>
          <w:sz w:val="22"/>
          <w:szCs w:val="22"/>
        </w:rPr>
        <w:t xml:space="preserve"> GmbH und ist damit Ansprechpartnerin und erste Eskalationsinstanz.</w:t>
      </w:r>
    </w:p>
    <w:p w14:paraId="3F9D24C6" w14:textId="77777777" w:rsidR="003521B7" w:rsidRPr="003521B7" w:rsidRDefault="003521B7" w:rsidP="003521B7">
      <w:pPr>
        <w:rPr>
          <w:sz w:val="22"/>
          <w:szCs w:val="22"/>
        </w:rPr>
      </w:pPr>
    </w:p>
    <w:p w14:paraId="0A989281" w14:textId="77777777" w:rsidR="003521B7" w:rsidRPr="003521B7" w:rsidRDefault="003521B7" w:rsidP="003521B7">
      <w:pPr>
        <w:rPr>
          <w:sz w:val="22"/>
          <w:szCs w:val="22"/>
        </w:rPr>
      </w:pPr>
      <w:r w:rsidRPr="003521B7">
        <w:rPr>
          <w:sz w:val="22"/>
          <w:szCs w:val="22"/>
        </w:rPr>
        <w:t>Das Projektoffice unterstützt die Projektleiterin und das Projektteam bei ihren Aufgaben hinsichtlich Organisation, Nachverfolgung von Aufgaben und Initiieren von Abstimmungen. Das Projektteam ist aufgeteilt in Arbeitspaketverantwortliche, welche für ihr jeweiliges Fachthema und die zugehörigen Aktivitäten im Migrationsplan verantwortlich sind.</w:t>
      </w:r>
    </w:p>
    <w:p w14:paraId="1A3918C9" w14:textId="77777777" w:rsidR="003521B7" w:rsidRPr="003521B7" w:rsidRDefault="003521B7" w:rsidP="003521B7">
      <w:pPr>
        <w:rPr>
          <w:sz w:val="22"/>
          <w:szCs w:val="22"/>
        </w:rPr>
      </w:pPr>
    </w:p>
    <w:p w14:paraId="210E290C" w14:textId="1B789A28" w:rsidR="001C0B95" w:rsidRDefault="003521B7" w:rsidP="003521B7">
      <w:pPr>
        <w:rPr>
          <w:sz w:val="22"/>
          <w:szCs w:val="22"/>
        </w:rPr>
      </w:pPr>
      <w:r w:rsidRPr="003521B7">
        <w:rPr>
          <w:sz w:val="22"/>
          <w:szCs w:val="22"/>
        </w:rPr>
        <w:t>Zum Lenkungsausschuss gehören der zuständige Geschäftsführer, Abteilungsleiter, Auftraggeber und auf Anforderung der Geschäftsführung auch die Projektleiterin.</w:t>
      </w:r>
    </w:p>
    <w:p w14:paraId="42F414A6" w14:textId="77777777" w:rsidR="001C0B95" w:rsidRPr="00BF3E2C" w:rsidRDefault="001C0B95" w:rsidP="00BF3E2C">
      <w:pPr>
        <w:rPr>
          <w:sz w:val="22"/>
          <w:szCs w:val="22"/>
        </w:rPr>
      </w:pPr>
    </w:p>
    <w:p w14:paraId="28C8F468" w14:textId="77777777" w:rsidR="00861B01" w:rsidRDefault="00861B01" w:rsidP="00BF3E2C">
      <w:pPr>
        <w:rPr>
          <w:sz w:val="22"/>
          <w:szCs w:val="22"/>
        </w:rPr>
      </w:pPr>
    </w:p>
    <w:p w14:paraId="4054F3ED" w14:textId="77777777" w:rsidR="0020354F" w:rsidRPr="00BF3E2C" w:rsidRDefault="0020354F" w:rsidP="00BF3E2C">
      <w:pPr>
        <w:rPr>
          <w:sz w:val="22"/>
          <w:szCs w:val="22"/>
        </w:rPr>
      </w:pPr>
    </w:p>
    <w:p w14:paraId="161EA324" w14:textId="77777777" w:rsidR="005156E9" w:rsidRDefault="00BF3E2C" w:rsidP="005156E9">
      <w:pPr>
        <w:pStyle w:val="berschrift1"/>
      </w:pPr>
      <w:r>
        <w:br w:type="page"/>
      </w:r>
      <w:bookmarkStart w:id="14" w:name="_Toc142565850"/>
      <w:r w:rsidR="005156E9">
        <w:lastRenderedPageBreak/>
        <w:t>Anforderungen und Ziele 4.5.2</w:t>
      </w:r>
      <w:r w:rsidR="00B5150F">
        <w:t>.</w:t>
      </w:r>
      <w:bookmarkEnd w:id="14"/>
    </w:p>
    <w:p w14:paraId="37504C9B" w14:textId="226E4F19" w:rsidR="000672C1" w:rsidRPr="000554D3" w:rsidRDefault="000672C1" w:rsidP="000672C1">
      <w:pPr>
        <w:pStyle w:val="berschrift2"/>
      </w:pPr>
      <w:bookmarkStart w:id="15" w:name="_Toc142565851"/>
      <w:r>
        <w:t>Steckbrief</w:t>
      </w:r>
      <w:bookmarkEnd w:id="15"/>
    </w:p>
    <w:tbl>
      <w:tblPr>
        <w:tblW w:w="4961"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210"/>
        <w:gridCol w:w="1977"/>
        <w:gridCol w:w="1152"/>
        <w:gridCol w:w="331"/>
        <w:gridCol w:w="263"/>
        <w:gridCol w:w="498"/>
        <w:gridCol w:w="675"/>
        <w:gridCol w:w="1441"/>
      </w:tblGrid>
      <w:tr w:rsidR="000672C1" w:rsidRPr="00740369" w14:paraId="39AFB19C" w14:textId="77777777" w:rsidTr="00833F4E">
        <w:trPr>
          <w:trHeight w:val="298"/>
        </w:trPr>
        <w:tc>
          <w:tcPr>
            <w:tcW w:w="9547" w:type="dxa"/>
            <w:gridSpan w:val="8"/>
            <w:shd w:val="clear" w:color="auto" w:fill="A8D08D"/>
          </w:tcPr>
          <w:p w14:paraId="1E979EB1" w14:textId="77777777" w:rsidR="000672C1" w:rsidRPr="00F81F5E" w:rsidRDefault="000672C1" w:rsidP="00881021">
            <w:pPr>
              <w:pStyle w:val="Kopfzeile"/>
              <w:spacing w:before="60" w:after="60"/>
              <w:ind w:left="113"/>
              <w:rPr>
                <w:rFonts w:cs="Arial"/>
                <w:b/>
                <w:bCs/>
              </w:rPr>
            </w:pPr>
            <w:commentRangeStart w:id="16"/>
            <w:r w:rsidRPr="00F81F5E">
              <w:rPr>
                <w:rFonts w:cs="Arial"/>
                <w:b/>
                <w:bCs/>
              </w:rPr>
              <w:t>Projektsteckbrief</w:t>
            </w:r>
            <w:commentRangeEnd w:id="16"/>
            <w:r w:rsidR="002C76A5" w:rsidRPr="00F81F5E">
              <w:rPr>
                <w:rStyle w:val="Kommentarzeichen"/>
                <w:sz w:val="20"/>
                <w:szCs w:val="20"/>
              </w:rPr>
              <w:commentReference w:id="16"/>
            </w:r>
          </w:p>
        </w:tc>
      </w:tr>
      <w:tr w:rsidR="000672C1" w:rsidRPr="00740369" w14:paraId="416662BF" w14:textId="77777777" w:rsidTr="00833F4E">
        <w:trPr>
          <w:trHeight w:val="365"/>
        </w:trPr>
        <w:tc>
          <w:tcPr>
            <w:tcW w:w="3210" w:type="dxa"/>
            <w:shd w:val="clear" w:color="auto" w:fill="A8D08D"/>
          </w:tcPr>
          <w:p w14:paraId="243D8830" w14:textId="77777777" w:rsidR="000672C1" w:rsidRPr="00F81F5E" w:rsidRDefault="000672C1" w:rsidP="00881021">
            <w:pPr>
              <w:pStyle w:val="Kopfzeile"/>
              <w:spacing w:before="120" w:after="60"/>
              <w:ind w:left="113"/>
              <w:rPr>
                <w:rFonts w:cs="Arial"/>
                <w:b/>
                <w:bCs/>
              </w:rPr>
            </w:pPr>
            <w:r w:rsidRPr="00F81F5E">
              <w:rPr>
                <w:rFonts w:cs="Arial"/>
                <w:b/>
                <w:bCs/>
              </w:rPr>
              <w:t>Projektbezeichnung:</w:t>
            </w:r>
          </w:p>
        </w:tc>
        <w:tc>
          <w:tcPr>
            <w:tcW w:w="6337" w:type="dxa"/>
            <w:gridSpan w:val="7"/>
          </w:tcPr>
          <w:p w14:paraId="679E5D18" w14:textId="437F98EB" w:rsidR="000672C1" w:rsidRPr="00A31AE5" w:rsidRDefault="003316C7" w:rsidP="00881021">
            <w:pPr>
              <w:rPr>
                <w:rFonts w:cs="Arial"/>
              </w:rPr>
            </w:pPr>
            <w:r>
              <w:t>Servicemigration IT-Servicecenter</w:t>
            </w:r>
          </w:p>
        </w:tc>
      </w:tr>
      <w:tr w:rsidR="000672C1" w:rsidRPr="00740369" w14:paraId="0378F772" w14:textId="77777777" w:rsidTr="00833F4E">
        <w:trPr>
          <w:trHeight w:val="365"/>
        </w:trPr>
        <w:tc>
          <w:tcPr>
            <w:tcW w:w="3210" w:type="dxa"/>
            <w:tcBorders>
              <w:top w:val="single" w:sz="6" w:space="0" w:color="auto"/>
              <w:left w:val="single" w:sz="6" w:space="0" w:color="auto"/>
              <w:bottom w:val="single" w:sz="6" w:space="0" w:color="auto"/>
              <w:right w:val="single" w:sz="6" w:space="0" w:color="auto"/>
            </w:tcBorders>
            <w:shd w:val="clear" w:color="auto" w:fill="A8D08D"/>
          </w:tcPr>
          <w:p w14:paraId="0FE70AFD" w14:textId="77777777" w:rsidR="000672C1" w:rsidRPr="00F81F5E" w:rsidRDefault="000672C1" w:rsidP="00881021">
            <w:pPr>
              <w:pStyle w:val="Kopfzeile"/>
              <w:spacing w:before="120" w:after="60"/>
              <w:ind w:left="113"/>
              <w:rPr>
                <w:rFonts w:cs="Arial"/>
                <w:b/>
                <w:bCs/>
              </w:rPr>
            </w:pPr>
            <w:r w:rsidRPr="00F81F5E">
              <w:rPr>
                <w:rFonts w:cs="Arial"/>
                <w:b/>
                <w:bCs/>
              </w:rPr>
              <w:t>Projektnummer:</w:t>
            </w:r>
          </w:p>
        </w:tc>
        <w:tc>
          <w:tcPr>
            <w:tcW w:w="6337" w:type="dxa"/>
            <w:gridSpan w:val="7"/>
            <w:tcBorders>
              <w:top w:val="single" w:sz="6" w:space="0" w:color="auto"/>
              <w:left w:val="single" w:sz="6" w:space="0" w:color="auto"/>
              <w:bottom w:val="single" w:sz="6" w:space="0" w:color="auto"/>
              <w:right w:val="single" w:sz="6" w:space="0" w:color="auto"/>
            </w:tcBorders>
          </w:tcPr>
          <w:p w14:paraId="2D9D37F8" w14:textId="77777777" w:rsidR="000672C1" w:rsidRPr="00A31AE5" w:rsidRDefault="00EB40C1" w:rsidP="00881021">
            <w:pPr>
              <w:rPr>
                <w:rFonts w:cs="Arial"/>
              </w:rPr>
            </w:pPr>
            <w:r w:rsidRPr="00A31AE5">
              <w:rPr>
                <w:rFonts w:cs="Arial"/>
              </w:rPr>
              <w:t>SC_22</w:t>
            </w:r>
          </w:p>
        </w:tc>
      </w:tr>
      <w:tr w:rsidR="000672C1" w:rsidRPr="00740369" w14:paraId="77E299FD" w14:textId="77777777" w:rsidTr="00833F4E">
        <w:trPr>
          <w:trHeight w:val="365"/>
        </w:trPr>
        <w:tc>
          <w:tcPr>
            <w:tcW w:w="3210" w:type="dxa"/>
            <w:shd w:val="clear" w:color="auto" w:fill="A8D08D"/>
          </w:tcPr>
          <w:p w14:paraId="52B9756E" w14:textId="77777777" w:rsidR="000672C1" w:rsidRPr="00F81F5E" w:rsidRDefault="000672C1" w:rsidP="00881021">
            <w:pPr>
              <w:spacing w:before="120" w:after="60"/>
              <w:ind w:left="113"/>
              <w:rPr>
                <w:rFonts w:cs="Arial"/>
                <w:b/>
                <w:bCs/>
              </w:rPr>
            </w:pPr>
            <w:r w:rsidRPr="00F81F5E">
              <w:rPr>
                <w:rFonts w:cs="Arial"/>
                <w:b/>
                <w:bCs/>
              </w:rPr>
              <w:t>Auftraggeber (Name, Position)</w:t>
            </w:r>
          </w:p>
        </w:tc>
        <w:tc>
          <w:tcPr>
            <w:tcW w:w="6337" w:type="dxa"/>
            <w:gridSpan w:val="7"/>
          </w:tcPr>
          <w:p w14:paraId="2FDACC76" w14:textId="77777777" w:rsidR="000672C1" w:rsidRPr="00A31AE5" w:rsidRDefault="00661CC6" w:rsidP="00881021">
            <w:pPr>
              <w:rPr>
                <w:rFonts w:cs="Arial"/>
              </w:rPr>
            </w:pPr>
            <w:r w:rsidRPr="00A31AE5">
              <w:rPr>
                <w:rFonts w:cs="Arial"/>
              </w:rPr>
              <w:t xml:space="preserve">Stephan </w:t>
            </w:r>
            <w:proofErr w:type="spellStart"/>
            <w:r w:rsidRPr="00A31AE5">
              <w:rPr>
                <w:rFonts w:cs="Arial"/>
              </w:rPr>
              <w:t>B</w:t>
            </w:r>
            <w:r w:rsidR="00162264" w:rsidRPr="00A31AE5">
              <w:rPr>
                <w:rFonts w:cs="Arial"/>
              </w:rPr>
              <w:t>o</w:t>
            </w:r>
            <w:r w:rsidRPr="00A31AE5">
              <w:rPr>
                <w:rFonts w:cs="Arial"/>
              </w:rPr>
              <w:t>nka</w:t>
            </w:r>
            <w:proofErr w:type="spellEnd"/>
            <w:r w:rsidRPr="00A31AE5">
              <w:rPr>
                <w:rFonts w:cs="Arial"/>
              </w:rPr>
              <w:t>, Geschäftsführer</w:t>
            </w:r>
            <w:r w:rsidR="009175BA" w:rsidRPr="00A31AE5">
              <w:rPr>
                <w:rFonts w:cs="Arial"/>
              </w:rPr>
              <w:t xml:space="preserve"> (Auftraggeber)</w:t>
            </w:r>
          </w:p>
        </w:tc>
      </w:tr>
      <w:tr w:rsidR="000672C1" w:rsidRPr="00740369" w14:paraId="1ADAAF35" w14:textId="77777777" w:rsidTr="00833F4E">
        <w:trPr>
          <w:trHeight w:val="365"/>
        </w:trPr>
        <w:tc>
          <w:tcPr>
            <w:tcW w:w="3210" w:type="dxa"/>
            <w:shd w:val="clear" w:color="auto" w:fill="A8D08D"/>
          </w:tcPr>
          <w:p w14:paraId="4B3A77EB" w14:textId="77777777" w:rsidR="000672C1" w:rsidRPr="00F81F5E" w:rsidRDefault="000672C1" w:rsidP="00881021">
            <w:pPr>
              <w:spacing w:before="120" w:after="60"/>
              <w:ind w:left="113"/>
              <w:rPr>
                <w:rFonts w:cs="Arial"/>
                <w:b/>
                <w:bCs/>
              </w:rPr>
            </w:pPr>
            <w:r w:rsidRPr="00F81F5E">
              <w:rPr>
                <w:rFonts w:cs="Arial"/>
                <w:b/>
                <w:bCs/>
              </w:rPr>
              <w:t>Projektleitung, Verantwortung:</w:t>
            </w:r>
          </w:p>
        </w:tc>
        <w:tc>
          <w:tcPr>
            <w:tcW w:w="1977" w:type="dxa"/>
          </w:tcPr>
          <w:p w14:paraId="1D1759B3" w14:textId="5F0A30C5" w:rsidR="000672C1" w:rsidRPr="00A31AE5" w:rsidRDefault="00143F1B" w:rsidP="00881021">
            <w:pPr>
              <w:rPr>
                <w:rFonts w:cs="Arial"/>
              </w:rPr>
            </w:pPr>
            <w:r>
              <w:rPr>
                <w:rFonts w:cs="Arial"/>
              </w:rPr>
              <w:t>JT</w:t>
            </w:r>
          </w:p>
        </w:tc>
        <w:tc>
          <w:tcPr>
            <w:tcW w:w="1483" w:type="dxa"/>
            <w:gridSpan w:val="2"/>
          </w:tcPr>
          <w:p w14:paraId="23D8EE03" w14:textId="77777777" w:rsidR="000672C1" w:rsidRPr="00A31AE5" w:rsidRDefault="000672C1" w:rsidP="00881021">
            <w:pPr>
              <w:rPr>
                <w:rFonts w:cs="Arial"/>
              </w:rPr>
            </w:pPr>
            <w:r w:rsidRPr="00A31AE5">
              <w:t xml:space="preserve">Leistung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36" w:type="dxa"/>
            <w:gridSpan w:val="3"/>
          </w:tcPr>
          <w:p w14:paraId="542FB597" w14:textId="77777777" w:rsidR="000672C1" w:rsidRPr="00A31AE5" w:rsidRDefault="000672C1" w:rsidP="00881021">
            <w:pPr>
              <w:rPr>
                <w:rFonts w:cs="Arial"/>
              </w:rPr>
            </w:pPr>
            <w:r w:rsidRPr="00A31AE5">
              <w:t xml:space="preserve">Termine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45564D27" w14:textId="77777777" w:rsidR="000672C1" w:rsidRPr="00A31AE5" w:rsidRDefault="000672C1" w:rsidP="00881021">
            <w:pPr>
              <w:rPr>
                <w:rFonts w:cs="Arial"/>
              </w:rPr>
            </w:pPr>
            <w:r w:rsidRPr="00A31AE5">
              <w:t xml:space="preserve">Kosten </w:t>
            </w:r>
            <w:r w:rsidR="00CF47ED" w:rsidRPr="00A31AE5">
              <w:fldChar w:fldCharType="begin">
                <w:ffData>
                  <w:name w:val=""/>
                  <w:enabled w:val="0"/>
                  <w:calcOnExit w:val="0"/>
                  <w:checkBox>
                    <w:sizeAuto/>
                    <w:default w:val="0"/>
                  </w:checkBox>
                </w:ffData>
              </w:fldChar>
            </w:r>
            <w:r w:rsidR="00CF47ED" w:rsidRPr="00A31AE5">
              <w:instrText xml:space="preserve"> FORMCHECKBOX </w:instrText>
            </w:r>
            <w:r w:rsidR="00000000">
              <w:fldChar w:fldCharType="separate"/>
            </w:r>
            <w:r w:rsidR="00CF47ED" w:rsidRPr="00A31AE5">
              <w:fldChar w:fldCharType="end"/>
            </w:r>
          </w:p>
        </w:tc>
      </w:tr>
      <w:tr w:rsidR="008E1DBD" w:rsidRPr="00740369" w14:paraId="52B643F6" w14:textId="77777777" w:rsidTr="00833F4E">
        <w:trPr>
          <w:trHeight w:val="365"/>
        </w:trPr>
        <w:tc>
          <w:tcPr>
            <w:tcW w:w="3210" w:type="dxa"/>
            <w:shd w:val="clear" w:color="auto" w:fill="A8D08D"/>
          </w:tcPr>
          <w:p w14:paraId="52803628" w14:textId="77777777" w:rsidR="008E1DBD" w:rsidRPr="00F81F5E" w:rsidRDefault="008E1DBD" w:rsidP="00A16A15">
            <w:pPr>
              <w:spacing w:before="120" w:after="60"/>
              <w:ind w:left="113"/>
              <w:rPr>
                <w:rFonts w:cs="Arial"/>
                <w:b/>
                <w:bCs/>
              </w:rPr>
            </w:pPr>
            <w:r w:rsidRPr="00F81F5E">
              <w:rPr>
                <w:rFonts w:cs="Arial"/>
                <w:b/>
                <w:bCs/>
              </w:rPr>
              <w:t>Projektorganisationsform:</w:t>
            </w:r>
          </w:p>
        </w:tc>
        <w:tc>
          <w:tcPr>
            <w:tcW w:w="1977" w:type="dxa"/>
          </w:tcPr>
          <w:p w14:paraId="1BAA7553" w14:textId="77777777" w:rsidR="008E1DBD" w:rsidRPr="00A31AE5" w:rsidRDefault="008E1DBD" w:rsidP="00A16A15">
            <w:pPr>
              <w:rPr>
                <w:rFonts w:cs="Arial"/>
              </w:rPr>
            </w:pPr>
          </w:p>
        </w:tc>
        <w:tc>
          <w:tcPr>
            <w:tcW w:w="1483" w:type="dxa"/>
            <w:gridSpan w:val="2"/>
          </w:tcPr>
          <w:p w14:paraId="7563ADFE" w14:textId="77777777" w:rsidR="008E1DBD" w:rsidRPr="00A31AE5" w:rsidRDefault="008E1DBD" w:rsidP="00A16A15">
            <w:pPr>
              <w:rPr>
                <w:rFonts w:cs="Arial"/>
              </w:rPr>
            </w:pPr>
            <w:r w:rsidRPr="00A31AE5">
              <w:t xml:space="preserve">Stabs-PO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c>
          <w:tcPr>
            <w:tcW w:w="1436" w:type="dxa"/>
            <w:gridSpan w:val="3"/>
          </w:tcPr>
          <w:p w14:paraId="0C16D5FF" w14:textId="77777777" w:rsidR="008E1DBD" w:rsidRPr="00A31AE5" w:rsidRDefault="008E1DBD" w:rsidP="00A16A15">
            <w:pPr>
              <w:rPr>
                <w:rFonts w:cs="Arial"/>
              </w:rPr>
            </w:pPr>
            <w:r w:rsidRPr="00A31AE5">
              <w:t xml:space="preserve">Matrix-PO </w:t>
            </w:r>
            <w:r w:rsidR="00EB40C1" w:rsidRPr="00A31AE5">
              <w:fldChar w:fldCharType="begin">
                <w:ffData>
                  <w:name w:val=""/>
                  <w:enabled/>
                  <w:calcOnExit w:val="0"/>
                  <w:checkBox>
                    <w:sizeAuto/>
                    <w:default w:val="1"/>
                  </w:checkBox>
                </w:ffData>
              </w:fldChar>
            </w:r>
            <w:r w:rsidR="00EB40C1" w:rsidRPr="00A31AE5">
              <w:instrText xml:space="preserve"> FORMCHECKBOX </w:instrText>
            </w:r>
            <w:r w:rsidR="00000000">
              <w:fldChar w:fldCharType="separate"/>
            </w:r>
            <w:r w:rsidR="00EB40C1" w:rsidRPr="00A31AE5">
              <w:fldChar w:fldCharType="end"/>
            </w:r>
          </w:p>
        </w:tc>
        <w:tc>
          <w:tcPr>
            <w:tcW w:w="1441" w:type="dxa"/>
          </w:tcPr>
          <w:p w14:paraId="631C60B1" w14:textId="77777777" w:rsidR="008E1DBD" w:rsidRPr="00A31AE5" w:rsidRDefault="008E1DBD" w:rsidP="008E1DBD">
            <w:pPr>
              <w:rPr>
                <w:rFonts w:cs="Arial"/>
              </w:rPr>
            </w:pPr>
            <w:r w:rsidRPr="00A31AE5">
              <w:t xml:space="preserve">Reine PO </w:t>
            </w:r>
            <w:r w:rsidRPr="00A31AE5">
              <w:fldChar w:fldCharType="begin">
                <w:ffData>
                  <w:name w:val=""/>
                  <w:enabled w:val="0"/>
                  <w:calcOnExit w:val="0"/>
                  <w:checkBox>
                    <w:sizeAuto/>
                    <w:default w:val="0"/>
                  </w:checkBox>
                </w:ffData>
              </w:fldChar>
            </w:r>
            <w:r w:rsidRPr="00A31AE5">
              <w:instrText xml:space="preserve"> FORMCHECKBOX </w:instrText>
            </w:r>
            <w:r w:rsidR="00000000">
              <w:fldChar w:fldCharType="separate"/>
            </w:r>
            <w:r w:rsidRPr="00A31AE5">
              <w:fldChar w:fldCharType="end"/>
            </w:r>
          </w:p>
        </w:tc>
      </w:tr>
      <w:tr w:rsidR="000672C1" w:rsidRPr="00740369" w14:paraId="0BB896A6" w14:textId="77777777" w:rsidTr="00833F4E">
        <w:trPr>
          <w:trHeight w:val="365"/>
        </w:trPr>
        <w:tc>
          <w:tcPr>
            <w:tcW w:w="3210" w:type="dxa"/>
            <w:shd w:val="clear" w:color="auto" w:fill="A8D08D"/>
          </w:tcPr>
          <w:p w14:paraId="355A1028" w14:textId="77777777" w:rsidR="000672C1" w:rsidRPr="00F81F5E" w:rsidRDefault="00CD7C6A" w:rsidP="00881021">
            <w:pPr>
              <w:spacing w:before="120" w:after="60"/>
              <w:ind w:left="113"/>
              <w:rPr>
                <w:rFonts w:cs="Arial"/>
                <w:b/>
                <w:bCs/>
              </w:rPr>
            </w:pPr>
            <w:proofErr w:type="spellStart"/>
            <w:r w:rsidRPr="00F81F5E">
              <w:rPr>
                <w:rFonts w:cs="Arial"/>
                <w:b/>
                <w:bCs/>
              </w:rPr>
              <w:t>Oberziel</w:t>
            </w:r>
            <w:proofErr w:type="spellEnd"/>
            <w:r w:rsidR="000672C1" w:rsidRPr="00F81F5E">
              <w:rPr>
                <w:rFonts w:cs="Arial"/>
                <w:b/>
                <w:bCs/>
              </w:rPr>
              <w:t>:</w:t>
            </w:r>
          </w:p>
        </w:tc>
        <w:tc>
          <w:tcPr>
            <w:tcW w:w="6337" w:type="dxa"/>
            <w:gridSpan w:val="7"/>
          </w:tcPr>
          <w:p w14:paraId="5B2A9590" w14:textId="77777777" w:rsidR="000672C1" w:rsidRPr="00A31AE5" w:rsidRDefault="00661CC6" w:rsidP="00881021">
            <w:pPr>
              <w:rPr>
                <w:rFonts w:cs="Arial"/>
              </w:rPr>
            </w:pPr>
            <w:r w:rsidRPr="00A31AE5">
              <w:t>Einführung standardisierter Service- und Betriebsprozesse</w:t>
            </w:r>
            <w:r w:rsidR="00D87014" w:rsidRPr="00A31AE5">
              <w:t xml:space="preserve"> inkl. Übernahme der Betriebsverantwortung</w:t>
            </w:r>
          </w:p>
        </w:tc>
      </w:tr>
      <w:tr w:rsidR="000672C1" w:rsidRPr="00740369" w14:paraId="07BE77BD" w14:textId="77777777" w:rsidTr="00833F4E">
        <w:trPr>
          <w:trHeight w:val="365"/>
        </w:trPr>
        <w:tc>
          <w:tcPr>
            <w:tcW w:w="3210" w:type="dxa"/>
            <w:shd w:val="clear" w:color="auto" w:fill="A8D08D"/>
          </w:tcPr>
          <w:p w14:paraId="43780FE8" w14:textId="77777777" w:rsidR="000672C1" w:rsidRPr="00F81F5E" w:rsidRDefault="000672C1" w:rsidP="00881021">
            <w:pPr>
              <w:spacing w:before="120" w:after="60"/>
              <w:ind w:left="113"/>
              <w:rPr>
                <w:rFonts w:cs="Arial"/>
                <w:b/>
                <w:bCs/>
              </w:rPr>
            </w:pPr>
            <w:r w:rsidRPr="00F81F5E">
              <w:rPr>
                <w:rFonts w:cs="Arial"/>
                <w:b/>
                <w:bCs/>
              </w:rPr>
              <w:t>Projektinhalt (was?):</w:t>
            </w:r>
          </w:p>
        </w:tc>
        <w:tc>
          <w:tcPr>
            <w:tcW w:w="6337" w:type="dxa"/>
            <w:gridSpan w:val="7"/>
          </w:tcPr>
          <w:p w14:paraId="70071A8F" w14:textId="3C6D9111" w:rsidR="00D65B1A" w:rsidRPr="00A31AE5" w:rsidRDefault="000554D3" w:rsidP="000554D3">
            <w:pPr>
              <w:numPr>
                <w:ilvl w:val="0"/>
                <w:numId w:val="5"/>
              </w:numPr>
              <w:tabs>
                <w:tab w:val="clear" w:pos="720"/>
                <w:tab w:val="num" w:pos="295"/>
              </w:tabs>
              <w:ind w:left="295" w:hanging="295"/>
              <w:jc w:val="both"/>
              <w:rPr>
                <w:rFonts w:cs="Arial"/>
              </w:rPr>
            </w:pPr>
            <w:r>
              <w:rPr>
                <w:rFonts w:cs="Arial"/>
              </w:rPr>
              <w:t>I</w:t>
            </w:r>
            <w:r w:rsidRPr="00A31AE5">
              <w:rPr>
                <w:rFonts w:cs="Arial"/>
              </w:rPr>
              <w:t>nitialisierung</w:t>
            </w:r>
            <w:r w:rsidR="00D65B1A" w:rsidRPr="00A31AE5">
              <w:rPr>
                <w:rFonts w:cs="Arial"/>
              </w:rPr>
              <w:t>: Projektstart vorbereiten,</w:t>
            </w:r>
            <w:r w:rsidR="00CB228E">
              <w:rPr>
                <w:rFonts w:cs="Arial"/>
              </w:rPr>
              <w:t xml:space="preserve"> Migrationsvertrag liegt vor</w:t>
            </w:r>
            <w:r w:rsidR="00614674">
              <w:rPr>
                <w:rFonts w:cs="Arial"/>
              </w:rPr>
              <w:t xml:space="preserve"> </w:t>
            </w:r>
          </w:p>
          <w:p w14:paraId="5B92D3A3" w14:textId="134CA544"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Ist-Aufnahme: Ist Aufnahme de</w:t>
            </w:r>
            <w:r w:rsidR="00F81F5E">
              <w:rPr>
                <w:rFonts w:cs="Arial"/>
              </w:rPr>
              <w:t>r Bank</w:t>
            </w:r>
            <w:r w:rsidRPr="00A31AE5">
              <w:rPr>
                <w:rFonts w:cs="Arial"/>
              </w:rPr>
              <w:t xml:space="preserve">, </w:t>
            </w:r>
            <w:r w:rsidR="000554D3">
              <w:rPr>
                <w:rFonts w:cs="Arial"/>
              </w:rPr>
              <w:t>Rechtevergabe</w:t>
            </w:r>
            <w:r w:rsidRPr="00A31AE5">
              <w:rPr>
                <w:rFonts w:cs="Arial"/>
              </w:rPr>
              <w:t xml:space="preserve">, </w:t>
            </w:r>
            <w:r w:rsidR="000554D3" w:rsidRPr="00A31AE5">
              <w:rPr>
                <w:rFonts w:cs="Arial"/>
              </w:rPr>
              <w:t>Vorstellung Projektvorgehen</w:t>
            </w:r>
            <w:r w:rsidRPr="00A31AE5">
              <w:rPr>
                <w:rFonts w:cs="Arial"/>
              </w:rPr>
              <w:t xml:space="preserve"> (Workshops)</w:t>
            </w:r>
          </w:p>
          <w:p w14:paraId="2ACDFF70" w14:textId="66356458"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Analyse: </w:t>
            </w:r>
            <w:r w:rsidR="00783D20">
              <w:rPr>
                <w:rFonts w:cs="Arial"/>
              </w:rPr>
              <w:t>Analyse</w:t>
            </w:r>
            <w:r w:rsidRPr="00A31AE5">
              <w:rPr>
                <w:rFonts w:cs="Arial"/>
              </w:rPr>
              <w:t xml:space="preserve"> </w:t>
            </w:r>
            <w:r w:rsidR="000554D3">
              <w:rPr>
                <w:rFonts w:cs="Arial"/>
              </w:rPr>
              <w:t>&amp;</w:t>
            </w:r>
            <w:r w:rsidRPr="00A31AE5">
              <w:rPr>
                <w:rFonts w:cs="Arial"/>
              </w:rPr>
              <w:t xml:space="preserve"> Definition der notwendigen Anpassungen</w:t>
            </w:r>
          </w:p>
          <w:p w14:paraId="3BCD42C1" w14:textId="77777777"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Modellieren: Umsetzung der Anpassungen</w:t>
            </w:r>
          </w:p>
          <w:p w14:paraId="4C86C280" w14:textId="6E9BF763" w:rsidR="00D65B1A" w:rsidRPr="00A31AE5" w:rsidRDefault="00D65B1A" w:rsidP="000554D3">
            <w:pPr>
              <w:numPr>
                <w:ilvl w:val="0"/>
                <w:numId w:val="5"/>
              </w:numPr>
              <w:tabs>
                <w:tab w:val="clear" w:pos="720"/>
                <w:tab w:val="num" w:pos="295"/>
              </w:tabs>
              <w:ind w:left="295" w:hanging="295"/>
              <w:jc w:val="both"/>
              <w:rPr>
                <w:rFonts w:cs="Arial"/>
              </w:rPr>
            </w:pPr>
            <w:r w:rsidRPr="00A31AE5">
              <w:rPr>
                <w:rFonts w:cs="Arial"/>
              </w:rPr>
              <w:t xml:space="preserve">Migration: Einrichtung User, Vorbereitung </w:t>
            </w:r>
            <w:r w:rsidR="008C55C6">
              <w:rPr>
                <w:rFonts w:cs="Arial"/>
              </w:rPr>
              <w:t>&amp;</w:t>
            </w:r>
            <w:r w:rsidRPr="00A31AE5">
              <w:rPr>
                <w:rFonts w:cs="Arial"/>
              </w:rPr>
              <w:t xml:space="preserve"> Schulung </w:t>
            </w:r>
            <w:r w:rsidR="00783D20">
              <w:rPr>
                <w:rFonts w:cs="Arial"/>
              </w:rPr>
              <w:t>der Systeme</w:t>
            </w:r>
            <w:r w:rsidRPr="00A31AE5">
              <w:rPr>
                <w:rFonts w:cs="Arial"/>
              </w:rPr>
              <w:t xml:space="preserve"> </w:t>
            </w:r>
          </w:p>
          <w:p w14:paraId="68E080EA" w14:textId="1F851C82" w:rsidR="00B2278D" w:rsidRPr="00B2278D" w:rsidRDefault="00D65B1A" w:rsidP="000554D3">
            <w:pPr>
              <w:numPr>
                <w:ilvl w:val="0"/>
                <w:numId w:val="5"/>
              </w:numPr>
              <w:tabs>
                <w:tab w:val="clear" w:pos="720"/>
                <w:tab w:val="num" w:pos="295"/>
              </w:tabs>
              <w:ind w:left="295" w:hanging="295"/>
              <w:jc w:val="both"/>
              <w:rPr>
                <w:rFonts w:cs="Arial"/>
              </w:rPr>
            </w:pPr>
            <w:r w:rsidRPr="00A31AE5">
              <w:rPr>
                <w:rFonts w:cs="Arial"/>
              </w:rPr>
              <w:t>Test: Testfälle durchführen, Betriebsvertrag liegt unterschrieben vor</w:t>
            </w:r>
          </w:p>
        </w:tc>
      </w:tr>
      <w:tr w:rsidR="000672C1" w:rsidRPr="00740369" w14:paraId="3C4F2FCF" w14:textId="77777777" w:rsidTr="00833F4E">
        <w:trPr>
          <w:trHeight w:val="365"/>
        </w:trPr>
        <w:tc>
          <w:tcPr>
            <w:tcW w:w="3210" w:type="dxa"/>
            <w:shd w:val="clear" w:color="auto" w:fill="A8D08D"/>
          </w:tcPr>
          <w:p w14:paraId="31044243" w14:textId="77777777" w:rsidR="000672C1" w:rsidRPr="00F81F5E" w:rsidRDefault="000672C1" w:rsidP="00881021">
            <w:pPr>
              <w:spacing w:before="120" w:after="60"/>
              <w:ind w:left="113"/>
              <w:rPr>
                <w:rFonts w:cs="Arial"/>
                <w:b/>
                <w:bCs/>
              </w:rPr>
            </w:pPr>
            <w:r w:rsidRPr="00F81F5E">
              <w:rPr>
                <w:rFonts w:cs="Arial"/>
                <w:b/>
                <w:bCs/>
              </w:rPr>
              <w:t>Projektbeteiligte (</w:t>
            </w:r>
            <w:commentRangeStart w:id="17"/>
            <w:r w:rsidRPr="00F81F5E">
              <w:rPr>
                <w:rFonts w:cs="Arial"/>
                <w:b/>
                <w:bCs/>
              </w:rPr>
              <w:t>wer</w:t>
            </w:r>
            <w:commentRangeEnd w:id="17"/>
            <w:r w:rsidR="002C76A5" w:rsidRPr="00F81F5E">
              <w:rPr>
                <w:rStyle w:val="Kommentarzeichen"/>
                <w:sz w:val="20"/>
                <w:szCs w:val="20"/>
              </w:rPr>
              <w:commentReference w:id="17"/>
            </w:r>
            <w:r w:rsidRPr="00F81F5E">
              <w:rPr>
                <w:rFonts w:cs="Arial"/>
                <w:b/>
                <w:bCs/>
              </w:rPr>
              <w:t>?):</w:t>
            </w:r>
          </w:p>
        </w:tc>
        <w:tc>
          <w:tcPr>
            <w:tcW w:w="6337" w:type="dxa"/>
            <w:gridSpan w:val="7"/>
          </w:tcPr>
          <w:p w14:paraId="0B6ECB73" w14:textId="77777777" w:rsidR="000672C1" w:rsidRPr="00A31AE5" w:rsidRDefault="00661CC6" w:rsidP="000554D3">
            <w:pPr>
              <w:numPr>
                <w:ilvl w:val="0"/>
                <w:numId w:val="5"/>
              </w:numPr>
              <w:tabs>
                <w:tab w:val="clear" w:pos="720"/>
                <w:tab w:val="num" w:pos="295"/>
              </w:tabs>
              <w:ind w:left="295" w:hanging="295"/>
              <w:jc w:val="both"/>
              <w:rPr>
                <w:rFonts w:cs="Arial"/>
              </w:rPr>
            </w:pPr>
            <w:r w:rsidRPr="00A31AE5">
              <w:rPr>
                <w:rFonts w:cs="Arial"/>
              </w:rPr>
              <w:t>Auftraggeber</w:t>
            </w:r>
            <w:r w:rsidR="009175BA" w:rsidRPr="00A31AE5">
              <w:rPr>
                <w:rFonts w:cs="Arial"/>
              </w:rPr>
              <w:t xml:space="preserve"> (Geschäftsführer)</w:t>
            </w:r>
            <w:r w:rsidRPr="00A31AE5">
              <w:rPr>
                <w:rFonts w:cs="Arial"/>
              </w:rPr>
              <w:t xml:space="preserve">: Stephan </w:t>
            </w:r>
            <w:proofErr w:type="spellStart"/>
            <w:r w:rsidRPr="00A31AE5">
              <w:rPr>
                <w:rFonts w:cs="Arial"/>
              </w:rPr>
              <w:t>B</w:t>
            </w:r>
            <w:r w:rsidR="00162264" w:rsidRPr="00A31AE5">
              <w:rPr>
                <w:rFonts w:cs="Arial"/>
              </w:rPr>
              <w:t>o</w:t>
            </w:r>
            <w:r w:rsidRPr="00A31AE5">
              <w:rPr>
                <w:rFonts w:cs="Arial"/>
              </w:rPr>
              <w:t>nka</w:t>
            </w:r>
            <w:proofErr w:type="spellEnd"/>
          </w:p>
          <w:p w14:paraId="347FBCB7" w14:textId="3C6E87E3" w:rsidR="00661CC6" w:rsidRPr="00A31AE5" w:rsidRDefault="00661CC6" w:rsidP="000554D3">
            <w:pPr>
              <w:numPr>
                <w:ilvl w:val="0"/>
                <w:numId w:val="5"/>
              </w:numPr>
              <w:tabs>
                <w:tab w:val="clear" w:pos="720"/>
                <w:tab w:val="num" w:pos="295"/>
              </w:tabs>
              <w:ind w:left="295" w:hanging="295"/>
              <w:jc w:val="both"/>
              <w:rPr>
                <w:rFonts w:cs="Arial"/>
              </w:rPr>
            </w:pPr>
            <w:r w:rsidRPr="00A31AE5">
              <w:rPr>
                <w:rFonts w:cs="Arial"/>
              </w:rPr>
              <w:t xml:space="preserve">Projektleiterin: </w:t>
            </w:r>
            <w:r w:rsidR="00143F1B">
              <w:rPr>
                <w:rFonts w:cs="Arial"/>
              </w:rPr>
              <w:t>JT</w:t>
            </w:r>
          </w:p>
          <w:p w14:paraId="23778C54" w14:textId="77777777" w:rsidR="00C60EA5" w:rsidRPr="00A31AE5" w:rsidRDefault="002C44EB" w:rsidP="000554D3">
            <w:pPr>
              <w:numPr>
                <w:ilvl w:val="0"/>
                <w:numId w:val="5"/>
              </w:numPr>
              <w:tabs>
                <w:tab w:val="clear" w:pos="720"/>
                <w:tab w:val="num" w:pos="295"/>
              </w:tabs>
              <w:ind w:left="295" w:hanging="295"/>
              <w:jc w:val="both"/>
              <w:rPr>
                <w:rFonts w:cs="Arial"/>
              </w:rPr>
            </w:pPr>
            <w:r w:rsidRPr="00A31AE5">
              <w:rPr>
                <w:rFonts w:cs="Arial"/>
              </w:rPr>
              <w:t>Projektteam</w:t>
            </w:r>
          </w:p>
        </w:tc>
      </w:tr>
      <w:tr w:rsidR="000672C1" w:rsidRPr="00740369" w14:paraId="2849BA68" w14:textId="77777777" w:rsidTr="00833F4E">
        <w:trPr>
          <w:trHeight w:val="365"/>
        </w:trPr>
        <w:tc>
          <w:tcPr>
            <w:tcW w:w="3210" w:type="dxa"/>
            <w:shd w:val="clear" w:color="auto" w:fill="A8D08D"/>
          </w:tcPr>
          <w:p w14:paraId="44E9E201" w14:textId="77777777" w:rsidR="000672C1" w:rsidRPr="00F81F5E" w:rsidRDefault="000672C1" w:rsidP="00881021">
            <w:pPr>
              <w:spacing w:before="120" w:after="60"/>
              <w:ind w:left="113"/>
              <w:rPr>
                <w:rFonts w:cs="Arial"/>
                <w:b/>
                <w:bCs/>
              </w:rPr>
            </w:pPr>
            <w:r w:rsidRPr="00F81F5E">
              <w:rPr>
                <w:rFonts w:cs="Arial"/>
                <w:b/>
                <w:bCs/>
              </w:rPr>
              <w:t>Projektumfeld:</w:t>
            </w:r>
          </w:p>
        </w:tc>
        <w:tc>
          <w:tcPr>
            <w:tcW w:w="6337" w:type="dxa"/>
            <w:gridSpan w:val="7"/>
          </w:tcPr>
          <w:p w14:paraId="6ED83DD2" w14:textId="77777777" w:rsidR="008C55C6" w:rsidRDefault="007C38B5" w:rsidP="000554D3">
            <w:pPr>
              <w:numPr>
                <w:ilvl w:val="0"/>
                <w:numId w:val="5"/>
              </w:numPr>
              <w:tabs>
                <w:tab w:val="clear" w:pos="720"/>
                <w:tab w:val="num" w:pos="295"/>
              </w:tabs>
              <w:ind w:left="295" w:hanging="295"/>
              <w:jc w:val="both"/>
              <w:rPr>
                <w:rFonts w:cs="Arial"/>
              </w:rPr>
            </w:pPr>
            <w:r w:rsidRPr="00A31AE5">
              <w:rPr>
                <w:rFonts w:cs="Arial"/>
              </w:rPr>
              <w:t>Andere IT- Dienstleister für Banken</w:t>
            </w:r>
          </w:p>
          <w:p w14:paraId="41CE7420" w14:textId="78C8981F" w:rsidR="007C38B5" w:rsidRPr="00A31AE5" w:rsidRDefault="007C38B5" w:rsidP="000554D3">
            <w:pPr>
              <w:numPr>
                <w:ilvl w:val="0"/>
                <w:numId w:val="5"/>
              </w:numPr>
              <w:tabs>
                <w:tab w:val="clear" w:pos="720"/>
                <w:tab w:val="num" w:pos="295"/>
              </w:tabs>
              <w:ind w:left="295" w:hanging="295"/>
              <w:jc w:val="both"/>
              <w:rPr>
                <w:rFonts w:cs="Arial"/>
              </w:rPr>
            </w:pPr>
            <w:r w:rsidRPr="00A31AE5">
              <w:rPr>
                <w:rFonts w:cs="Arial"/>
              </w:rPr>
              <w:t xml:space="preserve">BaFin (regulatorisch) </w:t>
            </w:r>
          </w:p>
        </w:tc>
      </w:tr>
      <w:tr w:rsidR="000672C1" w:rsidRPr="00740369" w14:paraId="273933DA" w14:textId="77777777" w:rsidTr="00833F4E">
        <w:trPr>
          <w:trHeight w:val="389"/>
        </w:trPr>
        <w:tc>
          <w:tcPr>
            <w:tcW w:w="3210" w:type="dxa"/>
            <w:shd w:val="clear" w:color="auto" w:fill="A8D08D"/>
          </w:tcPr>
          <w:p w14:paraId="2F80E5E6" w14:textId="77777777" w:rsidR="000672C1" w:rsidRPr="00F81F5E" w:rsidRDefault="000672C1" w:rsidP="00881021">
            <w:pPr>
              <w:spacing w:before="120" w:after="60"/>
              <w:ind w:left="113"/>
              <w:rPr>
                <w:rFonts w:cs="Arial"/>
                <w:b/>
                <w:bCs/>
              </w:rPr>
            </w:pPr>
            <w:r w:rsidRPr="00F81F5E">
              <w:rPr>
                <w:rFonts w:cs="Arial"/>
                <w:b/>
                <w:bCs/>
              </w:rPr>
              <w:t>Geplante Termine (wann?):</w:t>
            </w:r>
          </w:p>
        </w:tc>
        <w:tc>
          <w:tcPr>
            <w:tcW w:w="3723" w:type="dxa"/>
            <w:gridSpan w:val="4"/>
            <w:tcBorders>
              <w:right w:val="single" w:sz="4" w:space="0" w:color="auto"/>
            </w:tcBorders>
          </w:tcPr>
          <w:p w14:paraId="7F007248" w14:textId="77777777" w:rsidR="000672C1" w:rsidRPr="00A31AE5" w:rsidRDefault="000672C1" w:rsidP="00881021">
            <w:pPr>
              <w:rPr>
                <w:rFonts w:cs="Arial"/>
              </w:rPr>
            </w:pPr>
            <w:r w:rsidRPr="00A31AE5">
              <w:rPr>
                <w:rFonts w:cs="Arial"/>
              </w:rPr>
              <w:t>Start:</w:t>
            </w:r>
            <w:r w:rsidRPr="00A31AE5">
              <w:rPr>
                <w:rFonts w:cs="Arial"/>
              </w:rPr>
              <w:tab/>
            </w:r>
            <w:r w:rsidR="007C38B5" w:rsidRPr="00A31AE5">
              <w:rPr>
                <w:rFonts w:cs="Arial"/>
              </w:rPr>
              <w:t>01.09.22</w:t>
            </w:r>
          </w:p>
          <w:p w14:paraId="4F2D2A2B" w14:textId="77777777" w:rsidR="000672C1" w:rsidRPr="00A31AE5" w:rsidRDefault="000672C1" w:rsidP="00881021">
            <w:pPr>
              <w:rPr>
                <w:rFonts w:cs="Arial"/>
              </w:rPr>
            </w:pPr>
            <w:r w:rsidRPr="00A31AE5">
              <w:rPr>
                <w:rFonts w:cs="Arial"/>
              </w:rPr>
              <w:t>Ende:</w:t>
            </w:r>
            <w:r w:rsidRPr="00A31AE5">
              <w:rPr>
                <w:rFonts w:cs="Arial"/>
              </w:rPr>
              <w:tab/>
            </w:r>
            <w:r w:rsidR="007C38B5" w:rsidRPr="00A31AE5">
              <w:rPr>
                <w:rFonts w:cs="Arial"/>
              </w:rPr>
              <w:t>01.09.23</w:t>
            </w:r>
          </w:p>
        </w:tc>
        <w:tc>
          <w:tcPr>
            <w:tcW w:w="2614" w:type="dxa"/>
            <w:gridSpan w:val="3"/>
            <w:tcBorders>
              <w:left w:val="single" w:sz="4" w:space="0" w:color="auto"/>
            </w:tcBorders>
          </w:tcPr>
          <w:p w14:paraId="12B790C3" w14:textId="77777777" w:rsidR="000672C1" w:rsidRPr="00A31AE5" w:rsidRDefault="000672C1" w:rsidP="00881021">
            <w:pPr>
              <w:rPr>
                <w:rFonts w:cs="Arial"/>
              </w:rPr>
            </w:pPr>
            <w:r w:rsidRPr="00A31AE5">
              <w:rPr>
                <w:rFonts w:cs="Arial"/>
              </w:rPr>
              <w:t xml:space="preserve">Dauer: </w:t>
            </w:r>
            <w:r w:rsidR="007C38B5" w:rsidRPr="00A31AE5">
              <w:rPr>
                <w:rFonts w:cs="Arial"/>
              </w:rPr>
              <w:t>12 Monate</w:t>
            </w:r>
          </w:p>
        </w:tc>
      </w:tr>
      <w:tr w:rsidR="000672C1" w:rsidRPr="00740369" w14:paraId="3AD3CABE" w14:textId="77777777" w:rsidTr="00833F4E">
        <w:trPr>
          <w:trHeight w:val="365"/>
        </w:trPr>
        <w:tc>
          <w:tcPr>
            <w:tcW w:w="3210" w:type="dxa"/>
            <w:shd w:val="clear" w:color="auto" w:fill="A8D08D"/>
          </w:tcPr>
          <w:p w14:paraId="5886EFB6" w14:textId="77777777" w:rsidR="000672C1" w:rsidRPr="00F81F5E" w:rsidRDefault="000672C1" w:rsidP="00881021">
            <w:pPr>
              <w:spacing w:before="120" w:after="60"/>
              <w:ind w:left="113"/>
              <w:rPr>
                <w:rFonts w:cs="Arial"/>
                <w:b/>
                <w:bCs/>
              </w:rPr>
            </w:pPr>
            <w:r w:rsidRPr="00F81F5E">
              <w:rPr>
                <w:rFonts w:cs="Arial"/>
                <w:b/>
                <w:bCs/>
              </w:rPr>
              <w:t xml:space="preserve">Zwischentermine </w:t>
            </w:r>
            <w:r w:rsidRPr="00F81F5E">
              <w:rPr>
                <w:rFonts w:cs="Arial"/>
                <w:b/>
                <w:bCs/>
              </w:rPr>
              <w:br/>
              <w:t>(mit Auftraggeber vereinbart):</w:t>
            </w:r>
          </w:p>
        </w:tc>
        <w:tc>
          <w:tcPr>
            <w:tcW w:w="6337" w:type="dxa"/>
            <w:gridSpan w:val="7"/>
          </w:tcPr>
          <w:p w14:paraId="4BA6F7D3" w14:textId="3F91AC78" w:rsidR="000672C1" w:rsidRPr="00A31AE5" w:rsidRDefault="007C38B5" w:rsidP="00881021">
            <w:pPr>
              <w:rPr>
                <w:rFonts w:cs="Arial"/>
              </w:rPr>
            </w:pPr>
            <w:r w:rsidRPr="00A31AE5">
              <w:rPr>
                <w:rFonts w:cs="Arial"/>
              </w:rPr>
              <w:t>Q</w:t>
            </w:r>
            <w:r w:rsidR="004A38EC" w:rsidRPr="00A31AE5">
              <w:rPr>
                <w:rFonts w:cs="Arial"/>
              </w:rPr>
              <w:t xml:space="preserve">uality Gate 1 – Dokumentation: </w:t>
            </w:r>
            <w:r w:rsidR="00452555">
              <w:rPr>
                <w:rFonts w:cs="Arial"/>
              </w:rPr>
              <w:t>07.11.22</w:t>
            </w:r>
          </w:p>
          <w:p w14:paraId="5F7E4A45" w14:textId="48132417" w:rsidR="004A38EC" w:rsidRPr="00A31AE5" w:rsidRDefault="004A38EC" w:rsidP="00881021">
            <w:pPr>
              <w:rPr>
                <w:rFonts w:cs="Arial"/>
                <w:lang w:val="en-US"/>
              </w:rPr>
            </w:pPr>
            <w:r w:rsidRPr="00A31AE5">
              <w:rPr>
                <w:rFonts w:cs="Arial"/>
                <w:lang w:val="en-US"/>
              </w:rPr>
              <w:t xml:space="preserve">Quality Gate 2 – </w:t>
            </w:r>
            <w:r w:rsidR="00754AEF" w:rsidRPr="00A31AE5">
              <w:rPr>
                <w:rFonts w:cs="Arial"/>
                <w:lang w:val="en-US"/>
              </w:rPr>
              <w:t>Gap-</w:t>
            </w:r>
            <w:proofErr w:type="spellStart"/>
            <w:r w:rsidR="00754AEF" w:rsidRPr="00A31AE5">
              <w:rPr>
                <w:rFonts w:cs="Arial"/>
                <w:lang w:val="en-US"/>
              </w:rPr>
              <w:t>Analyse</w:t>
            </w:r>
            <w:proofErr w:type="spellEnd"/>
            <w:r w:rsidR="00754AEF" w:rsidRPr="00A31AE5">
              <w:rPr>
                <w:rFonts w:cs="Arial"/>
                <w:lang w:val="en-US"/>
              </w:rPr>
              <w:t xml:space="preserve">: </w:t>
            </w:r>
            <w:r w:rsidR="00452555">
              <w:rPr>
                <w:rFonts w:cs="Arial"/>
                <w:lang w:val="en-US"/>
              </w:rPr>
              <w:t>26.12.22</w:t>
            </w:r>
          </w:p>
          <w:p w14:paraId="0AF41322" w14:textId="1187DDCC" w:rsidR="00754AEF" w:rsidRPr="00A31AE5" w:rsidRDefault="00754AEF" w:rsidP="00881021">
            <w:pPr>
              <w:rPr>
                <w:rFonts w:cs="Arial"/>
              </w:rPr>
            </w:pPr>
            <w:r w:rsidRPr="00A31AE5">
              <w:rPr>
                <w:rFonts w:cs="Arial"/>
              </w:rPr>
              <w:t xml:space="preserve">Quality Gate 3 – Prozesse: </w:t>
            </w:r>
            <w:r w:rsidR="00452555">
              <w:rPr>
                <w:rFonts w:cs="Arial"/>
              </w:rPr>
              <w:t>02.03.23</w:t>
            </w:r>
          </w:p>
          <w:p w14:paraId="508EBF90" w14:textId="2D74ADD5" w:rsidR="00754AEF" w:rsidRPr="00A31AE5" w:rsidRDefault="00754AEF" w:rsidP="00881021">
            <w:pPr>
              <w:rPr>
                <w:rFonts w:cs="Arial"/>
              </w:rPr>
            </w:pPr>
            <w:r w:rsidRPr="00A31AE5">
              <w:rPr>
                <w:rFonts w:cs="Arial"/>
              </w:rPr>
              <w:t xml:space="preserve">Quality Gate 4 – Technisch Bereit: </w:t>
            </w:r>
            <w:r w:rsidR="00452555">
              <w:rPr>
                <w:rFonts w:cs="Arial"/>
              </w:rPr>
              <w:t>27.04.23</w:t>
            </w:r>
          </w:p>
          <w:p w14:paraId="0F57EAB5" w14:textId="3A4D9542" w:rsidR="000732A1" w:rsidRPr="00A31AE5" w:rsidRDefault="00754AEF" w:rsidP="00881021">
            <w:pPr>
              <w:rPr>
                <w:rFonts w:cs="Arial"/>
              </w:rPr>
            </w:pPr>
            <w:r w:rsidRPr="00A31AE5">
              <w:rPr>
                <w:rFonts w:cs="Arial"/>
              </w:rPr>
              <w:t xml:space="preserve">Quality Gate 5 – Betriebsbereit: </w:t>
            </w:r>
            <w:r w:rsidR="00452555">
              <w:rPr>
                <w:rFonts w:cs="Arial"/>
              </w:rPr>
              <w:t>29.07.23</w:t>
            </w:r>
          </w:p>
        </w:tc>
      </w:tr>
      <w:tr w:rsidR="000672C1" w:rsidRPr="00740369" w14:paraId="353D19BA" w14:textId="77777777" w:rsidTr="00833F4E">
        <w:trPr>
          <w:trHeight w:val="340"/>
        </w:trPr>
        <w:tc>
          <w:tcPr>
            <w:tcW w:w="3210" w:type="dxa"/>
            <w:shd w:val="clear" w:color="auto" w:fill="A8D08D"/>
          </w:tcPr>
          <w:p w14:paraId="6A159C35" w14:textId="77777777" w:rsidR="000672C1" w:rsidRPr="00F81F5E" w:rsidRDefault="000672C1" w:rsidP="00881021">
            <w:pPr>
              <w:spacing w:before="120" w:after="60"/>
              <w:ind w:left="113"/>
              <w:jc w:val="both"/>
              <w:rPr>
                <w:rFonts w:cs="Arial"/>
                <w:b/>
                <w:bCs/>
              </w:rPr>
            </w:pPr>
            <w:r w:rsidRPr="00F81F5E">
              <w:rPr>
                <w:rFonts w:cs="Arial"/>
                <w:b/>
              </w:rPr>
              <w:t>Aufwand [PT]:</w:t>
            </w:r>
          </w:p>
        </w:tc>
        <w:tc>
          <w:tcPr>
            <w:tcW w:w="1977" w:type="dxa"/>
          </w:tcPr>
          <w:p w14:paraId="5A169E81" w14:textId="6F5FE454" w:rsidR="000672C1" w:rsidRPr="00A31AE5" w:rsidRDefault="000672C1" w:rsidP="00881021">
            <w:pPr>
              <w:rPr>
                <w:rFonts w:cs="Arial"/>
              </w:rPr>
            </w:pPr>
            <w:r w:rsidRPr="00A31AE5">
              <w:rPr>
                <w:rFonts w:cs="Arial"/>
              </w:rPr>
              <w:t xml:space="preserve">gesamt </w:t>
            </w:r>
            <w:r w:rsidR="004C773E" w:rsidRPr="00A31AE5">
              <w:rPr>
                <w:rFonts w:cs="Arial"/>
              </w:rPr>
              <w:t>2</w:t>
            </w:r>
            <w:r w:rsidR="000E3DEA">
              <w:rPr>
                <w:rFonts w:cs="Arial"/>
              </w:rPr>
              <w:t>14</w:t>
            </w:r>
          </w:p>
        </w:tc>
        <w:tc>
          <w:tcPr>
            <w:tcW w:w="2244" w:type="dxa"/>
            <w:gridSpan w:val="4"/>
          </w:tcPr>
          <w:p w14:paraId="30CBA15E" w14:textId="4CC76A0B" w:rsidR="000672C1" w:rsidRPr="00A31AE5" w:rsidRDefault="000672C1" w:rsidP="00881021">
            <w:pPr>
              <w:rPr>
                <w:rFonts w:cs="Arial"/>
              </w:rPr>
            </w:pPr>
            <w:r w:rsidRPr="00A31AE5">
              <w:rPr>
                <w:rFonts w:cs="Arial"/>
              </w:rPr>
              <w:t xml:space="preserve">intern </w:t>
            </w:r>
            <w:r w:rsidR="00ED6865" w:rsidRPr="00A31AE5">
              <w:rPr>
                <w:rFonts w:cs="Arial"/>
              </w:rPr>
              <w:t>2</w:t>
            </w:r>
            <w:r w:rsidR="000E3DEA">
              <w:rPr>
                <w:rFonts w:cs="Arial"/>
              </w:rPr>
              <w:t>14</w:t>
            </w:r>
          </w:p>
        </w:tc>
        <w:tc>
          <w:tcPr>
            <w:tcW w:w="2116" w:type="dxa"/>
            <w:gridSpan w:val="2"/>
          </w:tcPr>
          <w:p w14:paraId="0EFA5936"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68E0142C" w14:textId="77777777" w:rsidTr="00833F4E">
        <w:trPr>
          <w:trHeight w:val="340"/>
        </w:trPr>
        <w:tc>
          <w:tcPr>
            <w:tcW w:w="3210" w:type="dxa"/>
            <w:shd w:val="clear" w:color="auto" w:fill="A8D08D"/>
          </w:tcPr>
          <w:p w14:paraId="0410B563" w14:textId="77777777" w:rsidR="000672C1" w:rsidRPr="00F81F5E" w:rsidRDefault="000672C1" w:rsidP="00881021">
            <w:pPr>
              <w:spacing w:before="120" w:after="60"/>
              <w:ind w:left="113"/>
              <w:jc w:val="both"/>
              <w:rPr>
                <w:rFonts w:cs="Arial"/>
                <w:b/>
                <w:bCs/>
              </w:rPr>
            </w:pPr>
            <w:r w:rsidRPr="00F81F5E">
              <w:rPr>
                <w:rFonts w:cs="Arial"/>
                <w:b/>
              </w:rPr>
              <w:t>Personalkosten [€]:</w:t>
            </w:r>
          </w:p>
        </w:tc>
        <w:tc>
          <w:tcPr>
            <w:tcW w:w="1977" w:type="dxa"/>
          </w:tcPr>
          <w:p w14:paraId="100B4F04" w14:textId="49038500" w:rsidR="000672C1" w:rsidRPr="00A31AE5" w:rsidRDefault="000672C1" w:rsidP="00881021">
            <w:pPr>
              <w:rPr>
                <w:rFonts w:cs="Arial"/>
              </w:rPr>
            </w:pPr>
            <w:r w:rsidRPr="00A31AE5">
              <w:rPr>
                <w:rFonts w:cs="Arial"/>
              </w:rPr>
              <w:t xml:space="preserve">gesamt </w:t>
            </w:r>
            <w:r w:rsidR="000E3DEA" w:rsidRPr="000E3DEA">
              <w:rPr>
                <w:rFonts w:cs="Arial"/>
              </w:rPr>
              <w:t>120.485,02</w:t>
            </w:r>
          </w:p>
        </w:tc>
        <w:tc>
          <w:tcPr>
            <w:tcW w:w="2244" w:type="dxa"/>
            <w:gridSpan w:val="4"/>
          </w:tcPr>
          <w:p w14:paraId="1CE2FAD6" w14:textId="52026304"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4ABDA7ED"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A61933" w14:textId="77777777" w:rsidTr="00833F4E">
        <w:trPr>
          <w:trHeight w:val="340"/>
        </w:trPr>
        <w:tc>
          <w:tcPr>
            <w:tcW w:w="3210" w:type="dxa"/>
            <w:shd w:val="clear" w:color="auto" w:fill="A8D08D"/>
          </w:tcPr>
          <w:p w14:paraId="7772DD75" w14:textId="77777777" w:rsidR="000672C1" w:rsidRPr="00F81F5E" w:rsidRDefault="000672C1" w:rsidP="00881021">
            <w:pPr>
              <w:spacing w:before="120" w:after="60"/>
              <w:ind w:left="113"/>
              <w:jc w:val="both"/>
              <w:rPr>
                <w:rFonts w:cs="Arial"/>
                <w:b/>
                <w:bCs/>
              </w:rPr>
            </w:pPr>
            <w:r w:rsidRPr="00F81F5E">
              <w:rPr>
                <w:rFonts w:cs="Arial"/>
                <w:b/>
              </w:rPr>
              <w:t>Sachkosten [€]:</w:t>
            </w:r>
          </w:p>
        </w:tc>
        <w:tc>
          <w:tcPr>
            <w:tcW w:w="1977" w:type="dxa"/>
          </w:tcPr>
          <w:p w14:paraId="0CA6CCEA"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760FE6C6"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5B153BDB"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29BB88D3" w14:textId="77777777" w:rsidTr="00833F4E">
        <w:trPr>
          <w:trHeight w:val="340"/>
        </w:trPr>
        <w:tc>
          <w:tcPr>
            <w:tcW w:w="3210" w:type="dxa"/>
            <w:shd w:val="clear" w:color="auto" w:fill="A8D08D"/>
          </w:tcPr>
          <w:p w14:paraId="77218ECB" w14:textId="77777777" w:rsidR="000672C1" w:rsidRPr="00F81F5E" w:rsidRDefault="000672C1" w:rsidP="00881021">
            <w:pPr>
              <w:spacing w:before="120" w:after="60"/>
              <w:ind w:left="113"/>
              <w:jc w:val="both"/>
              <w:rPr>
                <w:rFonts w:cs="Arial"/>
                <w:b/>
                <w:bCs/>
              </w:rPr>
            </w:pPr>
            <w:r w:rsidRPr="00F81F5E">
              <w:rPr>
                <w:rFonts w:cs="Arial"/>
                <w:b/>
              </w:rPr>
              <w:t>Investitionen [€]:</w:t>
            </w:r>
          </w:p>
        </w:tc>
        <w:tc>
          <w:tcPr>
            <w:tcW w:w="1977" w:type="dxa"/>
          </w:tcPr>
          <w:p w14:paraId="5D6FF6B5" w14:textId="77777777" w:rsidR="000672C1" w:rsidRPr="00A31AE5" w:rsidRDefault="000672C1" w:rsidP="00881021">
            <w:pPr>
              <w:rPr>
                <w:rFonts w:cs="Arial"/>
              </w:rPr>
            </w:pPr>
            <w:r w:rsidRPr="00A31AE5">
              <w:rPr>
                <w:rFonts w:cs="Arial"/>
              </w:rPr>
              <w:t xml:space="preserve">gesamt </w:t>
            </w:r>
            <w:r w:rsidR="00ED6865" w:rsidRPr="00A31AE5">
              <w:rPr>
                <w:rFonts w:cs="Arial"/>
              </w:rPr>
              <w:t>0</w:t>
            </w:r>
          </w:p>
        </w:tc>
        <w:tc>
          <w:tcPr>
            <w:tcW w:w="2244" w:type="dxa"/>
            <w:gridSpan w:val="4"/>
          </w:tcPr>
          <w:p w14:paraId="2B586C6D" w14:textId="77777777" w:rsidR="000672C1" w:rsidRPr="00A31AE5" w:rsidRDefault="000672C1" w:rsidP="00881021">
            <w:pPr>
              <w:rPr>
                <w:rFonts w:cs="Arial"/>
              </w:rPr>
            </w:pPr>
            <w:r w:rsidRPr="00A31AE5">
              <w:rPr>
                <w:rFonts w:cs="Arial"/>
              </w:rPr>
              <w:t xml:space="preserve">intern </w:t>
            </w:r>
            <w:r w:rsidR="00ED6865" w:rsidRPr="00A31AE5">
              <w:rPr>
                <w:rFonts w:cs="Arial"/>
              </w:rPr>
              <w:t>0</w:t>
            </w:r>
          </w:p>
        </w:tc>
        <w:tc>
          <w:tcPr>
            <w:tcW w:w="2116" w:type="dxa"/>
            <w:gridSpan w:val="2"/>
          </w:tcPr>
          <w:p w14:paraId="7A444FEF"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58DDE4DD" w14:textId="77777777" w:rsidTr="00833F4E">
        <w:trPr>
          <w:trHeight w:val="340"/>
        </w:trPr>
        <w:tc>
          <w:tcPr>
            <w:tcW w:w="3210" w:type="dxa"/>
            <w:shd w:val="clear" w:color="auto" w:fill="A8D08D"/>
          </w:tcPr>
          <w:p w14:paraId="1A7CCA04" w14:textId="77777777" w:rsidR="000672C1" w:rsidRPr="00F81F5E" w:rsidRDefault="000672C1" w:rsidP="00881021">
            <w:pPr>
              <w:spacing w:before="120" w:after="60"/>
              <w:ind w:left="113"/>
              <w:jc w:val="both"/>
              <w:rPr>
                <w:rFonts w:cs="Arial"/>
                <w:b/>
                <w:bCs/>
              </w:rPr>
            </w:pPr>
            <w:r w:rsidRPr="00F81F5E">
              <w:rPr>
                <w:rFonts w:cs="Arial"/>
                <w:b/>
              </w:rPr>
              <w:t>Budget [€]:</w:t>
            </w:r>
          </w:p>
        </w:tc>
        <w:tc>
          <w:tcPr>
            <w:tcW w:w="1977" w:type="dxa"/>
          </w:tcPr>
          <w:p w14:paraId="405EBA3E" w14:textId="0A366798" w:rsidR="000672C1" w:rsidRPr="00A31AE5" w:rsidRDefault="000672C1" w:rsidP="00881021">
            <w:pPr>
              <w:rPr>
                <w:rFonts w:cs="Arial"/>
              </w:rPr>
            </w:pPr>
            <w:r w:rsidRPr="00A31AE5">
              <w:rPr>
                <w:rFonts w:cs="Arial"/>
              </w:rPr>
              <w:t xml:space="preserve">gesamt </w:t>
            </w:r>
            <w:r w:rsidR="000E3DEA">
              <w:rPr>
                <w:rFonts w:cs="Arial"/>
              </w:rPr>
              <w:t>120.485,02</w:t>
            </w:r>
          </w:p>
        </w:tc>
        <w:tc>
          <w:tcPr>
            <w:tcW w:w="2244" w:type="dxa"/>
            <w:gridSpan w:val="4"/>
          </w:tcPr>
          <w:p w14:paraId="0D1BBE9C" w14:textId="0CF8EFBA" w:rsidR="000672C1" w:rsidRPr="00A31AE5" w:rsidRDefault="000672C1" w:rsidP="00881021">
            <w:pPr>
              <w:rPr>
                <w:rFonts w:cs="Arial"/>
              </w:rPr>
            </w:pPr>
            <w:r w:rsidRPr="00A31AE5">
              <w:rPr>
                <w:rFonts w:cs="Arial"/>
              </w:rPr>
              <w:t xml:space="preserve">intern </w:t>
            </w:r>
            <w:r w:rsidR="000E3DEA">
              <w:rPr>
                <w:rFonts w:cs="Arial"/>
              </w:rPr>
              <w:t>120.485,02</w:t>
            </w:r>
          </w:p>
        </w:tc>
        <w:tc>
          <w:tcPr>
            <w:tcW w:w="2116" w:type="dxa"/>
            <w:gridSpan w:val="2"/>
          </w:tcPr>
          <w:p w14:paraId="7C6C113A" w14:textId="77777777" w:rsidR="000672C1" w:rsidRPr="00A31AE5" w:rsidRDefault="000672C1" w:rsidP="00881021">
            <w:pPr>
              <w:rPr>
                <w:rFonts w:cs="Arial"/>
              </w:rPr>
            </w:pPr>
            <w:r w:rsidRPr="00A31AE5">
              <w:rPr>
                <w:rFonts w:cs="Arial"/>
              </w:rPr>
              <w:t xml:space="preserve">extern </w:t>
            </w:r>
            <w:r w:rsidR="00ED6865" w:rsidRPr="00A31AE5">
              <w:rPr>
                <w:rFonts w:cs="Arial"/>
              </w:rPr>
              <w:t>0</w:t>
            </w:r>
          </w:p>
        </w:tc>
      </w:tr>
      <w:tr w:rsidR="000672C1" w:rsidRPr="00740369" w14:paraId="77FCED94" w14:textId="77777777" w:rsidTr="00833F4E">
        <w:trPr>
          <w:trHeight w:val="521"/>
        </w:trPr>
        <w:tc>
          <w:tcPr>
            <w:tcW w:w="3210" w:type="dxa"/>
            <w:shd w:val="clear" w:color="auto" w:fill="A8D08D"/>
          </w:tcPr>
          <w:p w14:paraId="53A1E9CB" w14:textId="77777777" w:rsidR="000672C1" w:rsidRPr="00F81F5E" w:rsidRDefault="00C15999" w:rsidP="00881021">
            <w:pPr>
              <w:spacing w:before="120" w:after="60"/>
              <w:ind w:left="113"/>
              <w:rPr>
                <w:rFonts w:cs="Arial"/>
                <w:b/>
                <w:bCs/>
              </w:rPr>
            </w:pPr>
            <w:proofErr w:type="spellStart"/>
            <w:r w:rsidRPr="00F81F5E">
              <w:rPr>
                <w:rFonts w:cs="Arial"/>
                <w:b/>
                <w:bCs/>
              </w:rPr>
              <w:t>V</w:t>
            </w:r>
            <w:r w:rsidR="000672C1" w:rsidRPr="00F81F5E">
              <w:rPr>
                <w:rFonts w:cs="Arial"/>
                <w:b/>
                <w:bCs/>
              </w:rPr>
              <w:t>orauss</w:t>
            </w:r>
            <w:proofErr w:type="spellEnd"/>
            <w:r w:rsidRPr="00F81F5E">
              <w:rPr>
                <w:rFonts w:cs="Arial"/>
                <w:b/>
                <w:bCs/>
              </w:rPr>
              <w:t>.</w:t>
            </w:r>
            <w:r w:rsidR="000672C1" w:rsidRPr="00F81F5E">
              <w:rPr>
                <w:rFonts w:cs="Arial"/>
                <w:b/>
                <w:bCs/>
              </w:rPr>
              <w:t xml:space="preserve"> Behinderungen</w:t>
            </w:r>
            <w:r w:rsidRPr="00F81F5E">
              <w:rPr>
                <w:rFonts w:cs="Arial"/>
                <w:b/>
                <w:bCs/>
              </w:rPr>
              <w:t xml:space="preserve"> </w:t>
            </w:r>
            <w:r w:rsidR="000672C1" w:rsidRPr="00F81F5E">
              <w:rPr>
                <w:rFonts w:cs="Arial"/>
                <w:b/>
                <w:bCs/>
              </w:rPr>
              <w:t>/Risiken/ Störungen</w:t>
            </w:r>
            <w:r w:rsidRPr="00F81F5E">
              <w:rPr>
                <w:rFonts w:cs="Arial"/>
                <w:b/>
                <w:bCs/>
              </w:rPr>
              <w:t>/Chance</w:t>
            </w:r>
            <w:r w:rsidR="000672C1" w:rsidRPr="00F81F5E">
              <w:rPr>
                <w:rFonts w:cs="Arial"/>
                <w:b/>
                <w:bCs/>
              </w:rPr>
              <w:t>:</w:t>
            </w:r>
          </w:p>
        </w:tc>
        <w:tc>
          <w:tcPr>
            <w:tcW w:w="6337" w:type="dxa"/>
            <w:gridSpan w:val="7"/>
          </w:tcPr>
          <w:p w14:paraId="05930616" w14:textId="4280E0C3" w:rsidR="000672C1" w:rsidRPr="00A31AE5" w:rsidRDefault="0051035B" w:rsidP="00881021">
            <w:pPr>
              <w:rPr>
                <w:rFonts w:cs="Arial"/>
              </w:rPr>
            </w:pPr>
            <w:r w:rsidRPr="00A31AE5">
              <w:rPr>
                <w:rFonts w:cs="Arial"/>
              </w:rPr>
              <w:t xml:space="preserve">- </w:t>
            </w:r>
            <w:bookmarkStart w:id="18" w:name="_Hlk148281915"/>
            <w:r w:rsidR="00BE5461" w:rsidRPr="00A31AE5">
              <w:rPr>
                <w:rFonts w:cs="Arial"/>
              </w:rPr>
              <w:t>Regulatorisches Risiko (</w:t>
            </w:r>
            <w:r w:rsidRPr="00A31AE5">
              <w:rPr>
                <w:rFonts w:cs="Arial"/>
              </w:rPr>
              <w:t>regulatorische Anforderungen</w:t>
            </w:r>
            <w:r w:rsidR="00F81F5E">
              <w:rPr>
                <w:rFonts w:cs="Arial"/>
              </w:rPr>
              <w:t xml:space="preserve"> Bank</w:t>
            </w:r>
            <w:r w:rsidRPr="00A31AE5">
              <w:rPr>
                <w:rFonts w:cs="Arial"/>
              </w:rPr>
              <w:t xml:space="preserve"> (BaFin)</w:t>
            </w:r>
          </w:p>
          <w:p w14:paraId="745D3EB3" w14:textId="77777777" w:rsidR="00602C6A" w:rsidRPr="00A31AE5" w:rsidRDefault="0051035B" w:rsidP="004E1F58">
            <w:pPr>
              <w:rPr>
                <w:rFonts w:cs="Arial"/>
              </w:rPr>
            </w:pPr>
            <w:r w:rsidRPr="00A31AE5">
              <w:rPr>
                <w:rFonts w:cs="Arial"/>
              </w:rPr>
              <w:t xml:space="preserve">- </w:t>
            </w:r>
            <w:r w:rsidR="00BE5461" w:rsidRPr="00A31AE5">
              <w:rPr>
                <w:rFonts w:cs="Arial"/>
              </w:rPr>
              <w:t xml:space="preserve">Terminliches Risiko (Vertrag </w:t>
            </w:r>
            <w:r w:rsidR="00C05EF5">
              <w:rPr>
                <w:rFonts w:cs="Arial"/>
              </w:rPr>
              <w:t>fehlt</w:t>
            </w:r>
            <w:r w:rsidR="00BE5461" w:rsidRPr="00A31AE5">
              <w:rPr>
                <w:rFonts w:cs="Arial"/>
              </w:rPr>
              <w:t>; Verschiebung Betrie</w:t>
            </w:r>
            <w:r w:rsidR="00713072">
              <w:rPr>
                <w:rFonts w:cs="Arial"/>
              </w:rPr>
              <w:t>b</w:t>
            </w:r>
            <w:r w:rsidR="00BE5461" w:rsidRPr="00A31AE5">
              <w:rPr>
                <w:rFonts w:cs="Arial"/>
              </w:rPr>
              <w:t xml:space="preserve">sübergang) </w:t>
            </w:r>
          </w:p>
          <w:p w14:paraId="383B4885" w14:textId="77777777" w:rsidR="00C20C8A" w:rsidRPr="00A31AE5" w:rsidRDefault="00A74136" w:rsidP="004E1F58">
            <w:pPr>
              <w:rPr>
                <w:rFonts w:cs="Arial"/>
              </w:rPr>
            </w:pPr>
            <w:r w:rsidRPr="00A31AE5">
              <w:rPr>
                <w:rFonts w:cs="Arial"/>
              </w:rPr>
              <w:t xml:space="preserve">- </w:t>
            </w:r>
            <w:r w:rsidR="00C20C8A" w:rsidRPr="00A31AE5">
              <w:t>Überarbeitung Netzwerkschränke</w:t>
            </w:r>
            <w:r w:rsidR="00C20C8A" w:rsidRPr="00A31AE5">
              <w:rPr>
                <w:rFonts w:cs="Arial"/>
              </w:rPr>
              <w:t xml:space="preserve"> </w:t>
            </w:r>
          </w:p>
          <w:p w14:paraId="5559FAF2" w14:textId="77777777" w:rsidR="00A74136" w:rsidRPr="00A31AE5" w:rsidRDefault="00602C6A" w:rsidP="004E1F58">
            <w:pPr>
              <w:rPr>
                <w:rFonts w:cs="Arial"/>
              </w:rPr>
            </w:pPr>
            <w:r w:rsidRPr="00A31AE5">
              <w:rPr>
                <w:rFonts w:cs="Arial"/>
              </w:rPr>
              <w:t xml:space="preserve">- Chance: </w:t>
            </w:r>
            <w:r w:rsidR="00F81F5E">
              <w:rPr>
                <w:rFonts w:cs="Arial"/>
              </w:rPr>
              <w:t>Q</w:t>
            </w:r>
            <w:r w:rsidRPr="00A31AE5">
              <w:rPr>
                <w:rFonts w:cs="Arial"/>
              </w:rPr>
              <w:t xml:space="preserve">ualitativ gute </w:t>
            </w:r>
            <w:r w:rsidR="00ED6865" w:rsidRPr="00A31AE5">
              <w:rPr>
                <w:rFonts w:cs="Arial"/>
              </w:rPr>
              <w:t>Prozessd</w:t>
            </w:r>
            <w:r w:rsidRPr="00A31AE5">
              <w:rPr>
                <w:rFonts w:cs="Arial"/>
              </w:rPr>
              <w:t>okumentation</w:t>
            </w:r>
            <w:r w:rsidR="00C05EF5">
              <w:rPr>
                <w:rFonts w:cs="Arial"/>
              </w:rPr>
              <w:t xml:space="preserve"> in </w:t>
            </w:r>
            <w:r w:rsidR="00F81F5E">
              <w:rPr>
                <w:rFonts w:cs="Arial"/>
              </w:rPr>
              <w:t xml:space="preserve">Bank </w:t>
            </w:r>
            <w:bookmarkEnd w:id="18"/>
            <w:r w:rsidR="00C05EF5">
              <w:rPr>
                <w:rFonts w:cs="Arial"/>
              </w:rPr>
              <w:t>existent</w:t>
            </w:r>
          </w:p>
        </w:tc>
      </w:tr>
      <w:tr w:rsidR="000672C1" w:rsidRPr="00740369" w14:paraId="11DD7C5D" w14:textId="77777777" w:rsidTr="00833F4E">
        <w:trPr>
          <w:trHeight w:val="365"/>
        </w:trPr>
        <w:tc>
          <w:tcPr>
            <w:tcW w:w="3210" w:type="dxa"/>
            <w:shd w:val="clear" w:color="auto" w:fill="A8D08D"/>
          </w:tcPr>
          <w:p w14:paraId="3D333489" w14:textId="77777777" w:rsidR="000672C1" w:rsidRPr="00F81F5E" w:rsidRDefault="000672C1" w:rsidP="00881021">
            <w:pPr>
              <w:spacing w:before="120" w:after="60"/>
              <w:ind w:left="113"/>
              <w:rPr>
                <w:rFonts w:cs="Arial"/>
                <w:b/>
                <w:bCs/>
              </w:rPr>
            </w:pPr>
            <w:r w:rsidRPr="00F81F5E">
              <w:rPr>
                <w:rFonts w:cs="Arial"/>
                <w:b/>
                <w:bCs/>
              </w:rPr>
              <w:t>Kunde:</w:t>
            </w:r>
          </w:p>
        </w:tc>
        <w:tc>
          <w:tcPr>
            <w:tcW w:w="6337" w:type="dxa"/>
            <w:gridSpan w:val="7"/>
          </w:tcPr>
          <w:p w14:paraId="707349A7" w14:textId="77777777" w:rsidR="000672C1" w:rsidRPr="00A31AE5" w:rsidRDefault="00A74136" w:rsidP="00881021">
            <w:pPr>
              <w:rPr>
                <w:rFonts w:cs="Arial"/>
              </w:rPr>
            </w:pPr>
            <w:proofErr w:type="spellStart"/>
            <w:r w:rsidRPr="00A31AE5">
              <w:rPr>
                <w:rFonts w:cs="Arial"/>
              </w:rPr>
              <w:t>Beckedorfer</w:t>
            </w:r>
            <w:proofErr w:type="spellEnd"/>
            <w:r w:rsidRPr="00A31AE5">
              <w:rPr>
                <w:rFonts w:cs="Arial"/>
              </w:rPr>
              <w:t xml:space="preserve"> Bank</w:t>
            </w:r>
          </w:p>
        </w:tc>
      </w:tr>
      <w:tr w:rsidR="000672C1" w:rsidRPr="00740369" w14:paraId="1C9FD07A" w14:textId="77777777" w:rsidTr="00833F4E">
        <w:trPr>
          <w:trHeight w:val="365"/>
        </w:trPr>
        <w:tc>
          <w:tcPr>
            <w:tcW w:w="3210" w:type="dxa"/>
            <w:shd w:val="clear" w:color="auto" w:fill="A8D08D"/>
          </w:tcPr>
          <w:p w14:paraId="78F8B673" w14:textId="77777777" w:rsidR="000672C1" w:rsidRPr="00F81F5E" w:rsidRDefault="000672C1" w:rsidP="00881021">
            <w:pPr>
              <w:spacing w:before="120" w:after="60"/>
              <w:ind w:left="113"/>
              <w:rPr>
                <w:rFonts w:cs="Arial"/>
                <w:b/>
                <w:bCs/>
              </w:rPr>
            </w:pPr>
            <w:r w:rsidRPr="00F81F5E">
              <w:rPr>
                <w:rFonts w:cs="Arial"/>
                <w:b/>
                <w:bCs/>
              </w:rPr>
              <w:t>Abnahmekriterien</w:t>
            </w:r>
          </w:p>
        </w:tc>
        <w:tc>
          <w:tcPr>
            <w:tcW w:w="6337" w:type="dxa"/>
            <w:gridSpan w:val="7"/>
          </w:tcPr>
          <w:p w14:paraId="787C6298" w14:textId="77777777" w:rsidR="000672C1"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Vollständige </w:t>
            </w:r>
            <w:r w:rsidR="00B33A9A" w:rsidRPr="00A31AE5">
              <w:rPr>
                <w:rFonts w:cs="Arial"/>
              </w:rPr>
              <w:t>Prozessdokumentation</w:t>
            </w:r>
          </w:p>
          <w:p w14:paraId="56DF5522" w14:textId="77777777" w:rsidR="00B33A9A" w:rsidRPr="00A31AE5" w:rsidRDefault="003C1585" w:rsidP="000554D3">
            <w:pPr>
              <w:numPr>
                <w:ilvl w:val="0"/>
                <w:numId w:val="5"/>
              </w:numPr>
              <w:tabs>
                <w:tab w:val="clear" w:pos="720"/>
                <w:tab w:val="num" w:pos="295"/>
              </w:tabs>
              <w:ind w:left="295" w:hanging="295"/>
              <w:jc w:val="both"/>
              <w:rPr>
                <w:rFonts w:cs="Arial"/>
              </w:rPr>
            </w:pPr>
            <w:r w:rsidRPr="00A31AE5">
              <w:rPr>
                <w:rFonts w:cs="Arial"/>
              </w:rPr>
              <w:t xml:space="preserve">Betriebsvertrag </w:t>
            </w:r>
            <w:r w:rsidR="00F81F5E">
              <w:rPr>
                <w:rFonts w:cs="Arial"/>
              </w:rPr>
              <w:t xml:space="preserve">und </w:t>
            </w:r>
            <w:r w:rsidRPr="00A31AE5">
              <w:rPr>
                <w:rFonts w:cs="Arial"/>
              </w:rPr>
              <w:t>Abnahme</w:t>
            </w:r>
            <w:r w:rsidR="00A74136" w:rsidRPr="00A31AE5">
              <w:rPr>
                <w:rFonts w:cs="Arial"/>
              </w:rPr>
              <w:t>e</w:t>
            </w:r>
            <w:r w:rsidRPr="00A31AE5">
              <w:rPr>
                <w:rFonts w:cs="Arial"/>
              </w:rPr>
              <w:t>rklärung lieg</w:t>
            </w:r>
            <w:r w:rsidR="00F81F5E">
              <w:rPr>
                <w:rFonts w:cs="Arial"/>
              </w:rPr>
              <w:t>en vor</w:t>
            </w:r>
          </w:p>
          <w:p w14:paraId="50D1D331" w14:textId="31154811" w:rsidR="00DD5AE9" w:rsidRPr="00A31AE5" w:rsidRDefault="00D87014" w:rsidP="000554D3">
            <w:pPr>
              <w:numPr>
                <w:ilvl w:val="0"/>
                <w:numId w:val="5"/>
              </w:numPr>
              <w:tabs>
                <w:tab w:val="clear" w:pos="720"/>
                <w:tab w:val="num" w:pos="295"/>
              </w:tabs>
              <w:ind w:left="295" w:hanging="295"/>
              <w:jc w:val="both"/>
              <w:rPr>
                <w:rFonts w:cs="Arial"/>
              </w:rPr>
            </w:pPr>
            <w:r w:rsidRPr="00A31AE5">
              <w:rPr>
                <w:rFonts w:cs="Arial"/>
              </w:rPr>
              <w:t xml:space="preserve">Standardisierte Service- </w:t>
            </w:r>
            <w:r w:rsidR="000554D3">
              <w:rPr>
                <w:rFonts w:cs="Arial"/>
              </w:rPr>
              <w:t>&amp;</w:t>
            </w:r>
            <w:r w:rsidRPr="00A31AE5">
              <w:rPr>
                <w:rFonts w:cs="Arial"/>
              </w:rPr>
              <w:t xml:space="preserve"> Betriebsprozesse sind eingeführt </w:t>
            </w:r>
            <w:r w:rsidR="008C55C6">
              <w:rPr>
                <w:rFonts w:cs="Arial"/>
              </w:rPr>
              <w:t>&amp;</w:t>
            </w:r>
            <w:r w:rsidRPr="00A31AE5">
              <w:rPr>
                <w:rFonts w:cs="Arial"/>
              </w:rPr>
              <w:t xml:space="preserve"> die </w:t>
            </w:r>
            <w:r w:rsidR="00986EBD" w:rsidRPr="00A31AE5">
              <w:rPr>
                <w:rFonts w:cs="Arial"/>
              </w:rPr>
              <w:t xml:space="preserve">IT-Betriebsverantwortung </w:t>
            </w:r>
            <w:r w:rsidR="008C55C6">
              <w:rPr>
                <w:rFonts w:cs="Arial"/>
              </w:rPr>
              <w:t xml:space="preserve">wurde </w:t>
            </w:r>
            <w:r w:rsidR="00DD5AE9" w:rsidRPr="00A31AE5">
              <w:rPr>
                <w:rFonts w:cs="Arial"/>
              </w:rPr>
              <w:t>übernommen.</w:t>
            </w:r>
          </w:p>
        </w:tc>
      </w:tr>
      <w:tr w:rsidR="000672C1" w:rsidRPr="00740369" w14:paraId="2CD29F6D" w14:textId="77777777" w:rsidTr="00833F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84"/>
        </w:trPr>
        <w:tc>
          <w:tcPr>
            <w:tcW w:w="3210" w:type="dxa"/>
            <w:shd w:val="clear" w:color="auto" w:fill="A8D08D"/>
          </w:tcPr>
          <w:p w14:paraId="3A0D8B59" w14:textId="77777777" w:rsidR="000672C1" w:rsidRPr="00F81F5E" w:rsidRDefault="000672C1" w:rsidP="00881021">
            <w:pPr>
              <w:ind w:left="113"/>
              <w:rPr>
                <w:rFonts w:cs="Arial"/>
                <w:b/>
                <w:bCs/>
              </w:rPr>
            </w:pPr>
            <w:r w:rsidRPr="00F81F5E">
              <w:rPr>
                <w:rFonts w:cs="Arial"/>
                <w:b/>
                <w:bCs/>
              </w:rPr>
              <w:t xml:space="preserve">Unterschrift </w:t>
            </w:r>
          </w:p>
        </w:tc>
        <w:tc>
          <w:tcPr>
            <w:tcW w:w="3129" w:type="dxa"/>
            <w:gridSpan w:val="2"/>
          </w:tcPr>
          <w:p w14:paraId="34A7A38F" w14:textId="2AD28F90" w:rsidR="009203E4" w:rsidRPr="00740369" w:rsidRDefault="008C55C6" w:rsidP="009203E4">
            <w:pPr>
              <w:jc w:val="both"/>
              <w:rPr>
                <w:sz w:val="22"/>
                <w:szCs w:val="22"/>
              </w:rPr>
            </w:pPr>
            <w:r>
              <w:rPr>
                <w:noProof/>
                <w:sz w:val="22"/>
                <w:szCs w:val="22"/>
              </w:rPr>
              <w:drawing>
                <wp:inline distT="0" distB="0" distL="0" distR="0" wp14:anchorId="6ADA63FF" wp14:editId="6059165B">
                  <wp:extent cx="1454785" cy="228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erschrift AG.jpg"/>
                          <pic:cNvPicPr/>
                        </pic:nvPicPr>
                        <pic:blipFill rotWithShape="1">
                          <a:blip r:embed="rId11" cstate="print">
                            <a:extLst>
                              <a:ext uri="{BEBA8EAE-BF5A-486C-A8C5-ECC9F3942E4B}">
                                <a14:imgProps xmlns:a14="http://schemas.microsoft.com/office/drawing/2010/main">
                                  <a14:imgLayer r:embed="rId12">
                                    <a14:imgEffect>
                                      <a14:artisticPencilSketch/>
                                    </a14:imgEffect>
                                  </a14:imgLayer>
                                </a14:imgProps>
                              </a:ext>
                              <a:ext uri="{28A0092B-C50C-407E-A947-70E740481C1C}">
                                <a14:useLocalDpi xmlns:a14="http://schemas.microsoft.com/office/drawing/2010/main" val="0"/>
                              </a:ext>
                            </a:extLst>
                          </a:blip>
                          <a:srcRect r="10049"/>
                          <a:stretch/>
                        </pic:blipFill>
                        <pic:spPr bwMode="auto">
                          <a:xfrm>
                            <a:off x="0" y="0"/>
                            <a:ext cx="1525369" cy="239691"/>
                          </a:xfrm>
                          <a:prstGeom prst="rect">
                            <a:avLst/>
                          </a:prstGeom>
                          <a:ln>
                            <a:noFill/>
                          </a:ln>
                          <a:extLst>
                            <a:ext uri="{53640926-AAD7-44D8-BBD7-CCE9431645EC}">
                              <a14:shadowObscured xmlns:a14="http://schemas.microsoft.com/office/drawing/2010/main"/>
                            </a:ext>
                          </a:extLst>
                        </pic:spPr>
                      </pic:pic>
                    </a:graphicData>
                  </a:graphic>
                </wp:inline>
              </w:drawing>
            </w:r>
          </w:p>
          <w:p w14:paraId="1E3A70B4" w14:textId="602197F0" w:rsidR="000672C1" w:rsidRPr="00F81F5E" w:rsidRDefault="000672C1" w:rsidP="009203E4">
            <w:pPr>
              <w:jc w:val="both"/>
              <w:rPr>
                <w:rFonts w:cs="Arial"/>
                <w:bCs/>
                <w:lang w:val="en-US"/>
              </w:rPr>
            </w:pPr>
            <w:proofErr w:type="spellStart"/>
            <w:r w:rsidRPr="00F81F5E">
              <w:rPr>
                <w:rFonts w:cs="Arial"/>
                <w:bCs/>
                <w:lang w:val="en-US"/>
              </w:rPr>
              <w:t>Auftraggeber</w:t>
            </w:r>
            <w:proofErr w:type="spellEnd"/>
          </w:p>
        </w:tc>
        <w:tc>
          <w:tcPr>
            <w:tcW w:w="3208" w:type="dxa"/>
            <w:gridSpan w:val="5"/>
          </w:tcPr>
          <w:p w14:paraId="4302755E" w14:textId="0A9284DD" w:rsidR="000672C1" w:rsidRDefault="008C55C6" w:rsidP="00881021">
            <w:pPr>
              <w:jc w:val="both"/>
              <w:rPr>
                <w:rFonts w:cs="Arial"/>
                <w:noProof/>
                <w:sz w:val="22"/>
                <w:szCs w:val="22"/>
              </w:rPr>
            </w:pPr>
            <w:r>
              <w:rPr>
                <w:rFonts w:cs="Arial"/>
                <w:noProof/>
                <w:sz w:val="22"/>
                <w:szCs w:val="22"/>
              </w:rPr>
              <w:drawing>
                <wp:inline distT="0" distB="0" distL="0" distR="0" wp14:anchorId="4B889EBF" wp14:editId="23F05F4D">
                  <wp:extent cx="1150620" cy="2286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erschrift JT.jpg"/>
                          <pic:cNvPicPr/>
                        </pic:nvPicPr>
                        <pic:blipFill rotWithShape="1">
                          <a:blip r:embed="rId13" cstate="print">
                            <a:extLst>
                              <a:ext uri="{28A0092B-C50C-407E-A947-70E740481C1C}">
                                <a14:useLocalDpi xmlns:a14="http://schemas.microsoft.com/office/drawing/2010/main" val="0"/>
                              </a:ext>
                            </a:extLst>
                          </a:blip>
                          <a:srcRect t="22744" b="15518"/>
                          <a:stretch/>
                        </pic:blipFill>
                        <pic:spPr bwMode="auto">
                          <a:xfrm>
                            <a:off x="0" y="0"/>
                            <a:ext cx="1162071" cy="230875"/>
                          </a:xfrm>
                          <a:prstGeom prst="rect">
                            <a:avLst/>
                          </a:prstGeom>
                          <a:ln>
                            <a:noFill/>
                          </a:ln>
                          <a:extLst>
                            <a:ext uri="{53640926-AAD7-44D8-BBD7-CCE9431645EC}">
                              <a14:shadowObscured xmlns:a14="http://schemas.microsoft.com/office/drawing/2010/main"/>
                            </a:ext>
                          </a:extLst>
                        </pic:spPr>
                      </pic:pic>
                    </a:graphicData>
                  </a:graphic>
                </wp:inline>
              </w:drawing>
            </w:r>
          </w:p>
          <w:p w14:paraId="505D7808" w14:textId="77777777" w:rsidR="000672C1" w:rsidRPr="00F81F5E" w:rsidRDefault="000672C1" w:rsidP="009203E4">
            <w:pPr>
              <w:rPr>
                <w:rFonts w:cs="Arial"/>
              </w:rPr>
            </w:pPr>
            <w:r w:rsidRPr="00F81F5E">
              <w:rPr>
                <w:rFonts w:cs="Arial"/>
              </w:rPr>
              <w:t>Projektleiter</w:t>
            </w:r>
          </w:p>
        </w:tc>
      </w:tr>
    </w:tbl>
    <w:p w14:paraId="273AEE3E" w14:textId="77777777" w:rsidR="005156E9" w:rsidRDefault="00D9432D" w:rsidP="00D9432D">
      <w:pPr>
        <w:pStyle w:val="Beschriftung"/>
      </w:pPr>
      <w:bookmarkStart w:id="19" w:name="_Toc14256582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w:t>
      </w:r>
      <w:r>
        <w:fldChar w:fldCharType="end"/>
      </w:r>
      <w:r>
        <w:t xml:space="preserve"> Steckbrief</w:t>
      </w:r>
      <w:bookmarkEnd w:id="19"/>
    </w:p>
    <w:p w14:paraId="1A426CF0" w14:textId="135A1B52" w:rsidR="005156E9" w:rsidRDefault="001D0800" w:rsidP="005156E9">
      <w:pPr>
        <w:pStyle w:val="berschrift2"/>
      </w:pPr>
      <w:r>
        <w:br w:type="page"/>
      </w:r>
      <w:bookmarkStart w:id="20" w:name="_Toc142565852"/>
      <w:r w:rsidR="005156E9">
        <w:lastRenderedPageBreak/>
        <w:t>Ziele</w:t>
      </w:r>
      <w:bookmarkEnd w:id="20"/>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
        <w:gridCol w:w="1331"/>
        <w:gridCol w:w="1782"/>
        <w:gridCol w:w="1919"/>
        <w:gridCol w:w="2755"/>
        <w:gridCol w:w="1003"/>
      </w:tblGrid>
      <w:tr w:rsidR="00B961DD" w:rsidRPr="003A211B" w14:paraId="21D6CEC3" w14:textId="77777777" w:rsidTr="00EE770F">
        <w:trPr>
          <w:cantSplit/>
          <w:trHeight w:val="920"/>
          <w:tblHeader/>
        </w:trPr>
        <w:tc>
          <w:tcPr>
            <w:tcW w:w="855" w:type="dxa"/>
            <w:shd w:val="clear" w:color="auto" w:fill="A8D08D"/>
          </w:tcPr>
          <w:p w14:paraId="12063634" w14:textId="77777777" w:rsidR="00607B82" w:rsidRDefault="00607B82" w:rsidP="00881021">
            <w:pPr>
              <w:pStyle w:val="Absatztextnormal"/>
              <w:spacing w:before="120" w:after="120"/>
              <w:ind w:left="0"/>
              <w:rPr>
                <w:b/>
                <w:bCs/>
              </w:rPr>
            </w:pPr>
          </w:p>
          <w:p w14:paraId="7819B985" w14:textId="2ECD38BB" w:rsidR="00730C91" w:rsidRPr="003A211B" w:rsidRDefault="00730C91" w:rsidP="00881021">
            <w:pPr>
              <w:pStyle w:val="Absatztextnormal"/>
              <w:spacing w:before="120" w:after="120"/>
              <w:ind w:left="0"/>
              <w:rPr>
                <w:b/>
                <w:bCs/>
              </w:rPr>
            </w:pPr>
            <w:r w:rsidRPr="003A211B">
              <w:rPr>
                <w:b/>
                <w:bCs/>
              </w:rPr>
              <w:t>Nr.</w:t>
            </w:r>
          </w:p>
        </w:tc>
        <w:tc>
          <w:tcPr>
            <w:tcW w:w="1331" w:type="dxa"/>
            <w:shd w:val="clear" w:color="auto" w:fill="A8D08D"/>
          </w:tcPr>
          <w:p w14:paraId="0DEF2685" w14:textId="77777777" w:rsidR="00730C91" w:rsidRPr="003A211B" w:rsidRDefault="00730C91" w:rsidP="00881021">
            <w:pPr>
              <w:pStyle w:val="Absatztextnormal"/>
              <w:spacing w:before="120" w:after="120"/>
              <w:ind w:left="0"/>
              <w:rPr>
                <w:b/>
                <w:bCs/>
              </w:rPr>
            </w:pPr>
            <w:r w:rsidRPr="003A211B">
              <w:rPr>
                <w:b/>
                <w:bCs/>
              </w:rPr>
              <w:t>Hierarchie</w:t>
            </w:r>
          </w:p>
        </w:tc>
        <w:tc>
          <w:tcPr>
            <w:tcW w:w="1782" w:type="dxa"/>
            <w:shd w:val="clear" w:color="auto" w:fill="A8D08D"/>
          </w:tcPr>
          <w:p w14:paraId="2AA571E4" w14:textId="77777777" w:rsidR="00730C91" w:rsidRPr="003A211B" w:rsidRDefault="00730C91" w:rsidP="00881021">
            <w:pPr>
              <w:pStyle w:val="Absatztextnormal"/>
              <w:spacing w:before="120" w:after="120"/>
              <w:ind w:left="0"/>
              <w:rPr>
                <w:b/>
                <w:bCs/>
              </w:rPr>
            </w:pPr>
            <w:r w:rsidRPr="003A211B">
              <w:rPr>
                <w:b/>
                <w:bCs/>
              </w:rPr>
              <w:t>Ziel-bezeichnung</w:t>
            </w:r>
          </w:p>
        </w:tc>
        <w:tc>
          <w:tcPr>
            <w:tcW w:w="1919" w:type="dxa"/>
            <w:shd w:val="clear" w:color="auto" w:fill="A8D08D"/>
          </w:tcPr>
          <w:p w14:paraId="280F0CCC" w14:textId="77777777" w:rsidR="00730C91" w:rsidRPr="003A211B" w:rsidRDefault="00730C91" w:rsidP="00881021">
            <w:pPr>
              <w:pStyle w:val="Absatztextnormal"/>
              <w:spacing w:before="120" w:after="120"/>
              <w:ind w:left="0"/>
              <w:rPr>
                <w:b/>
                <w:bCs/>
              </w:rPr>
            </w:pPr>
            <w:r w:rsidRPr="003A211B">
              <w:rPr>
                <w:b/>
                <w:bCs/>
              </w:rPr>
              <w:t>Ziel-formulierung</w:t>
            </w:r>
          </w:p>
        </w:tc>
        <w:tc>
          <w:tcPr>
            <w:tcW w:w="2755" w:type="dxa"/>
            <w:shd w:val="clear" w:color="auto" w:fill="A8D08D"/>
          </w:tcPr>
          <w:p w14:paraId="646AC732" w14:textId="77777777" w:rsidR="00730C91" w:rsidRPr="003A211B" w:rsidRDefault="00730C91" w:rsidP="00881021">
            <w:pPr>
              <w:pStyle w:val="Absatztextnormal"/>
              <w:spacing w:before="120" w:after="120"/>
              <w:ind w:left="0"/>
              <w:rPr>
                <w:b/>
                <w:bCs/>
              </w:rPr>
            </w:pPr>
            <w:r w:rsidRPr="003A211B">
              <w:rPr>
                <w:b/>
                <w:bCs/>
              </w:rPr>
              <w:t>Mess-kriterium</w:t>
            </w:r>
          </w:p>
        </w:tc>
        <w:tc>
          <w:tcPr>
            <w:tcW w:w="1003" w:type="dxa"/>
            <w:shd w:val="clear" w:color="auto" w:fill="A8D08D"/>
          </w:tcPr>
          <w:p w14:paraId="6F68C83D" w14:textId="77777777" w:rsidR="00730C91" w:rsidRPr="003A211B" w:rsidRDefault="00730C91" w:rsidP="00881021">
            <w:pPr>
              <w:pStyle w:val="Absatztextnormal"/>
              <w:spacing w:before="120" w:after="120"/>
              <w:ind w:left="0"/>
              <w:rPr>
                <w:b/>
                <w:bCs/>
              </w:rPr>
            </w:pPr>
            <w:r w:rsidRPr="003A211B">
              <w:rPr>
                <w:b/>
                <w:bCs/>
              </w:rPr>
              <w:t>Kategori</w:t>
            </w:r>
            <w:r w:rsidR="001F4DF0" w:rsidRPr="003A211B">
              <w:rPr>
                <w:b/>
                <w:bCs/>
              </w:rPr>
              <w:t>e / Priorität</w:t>
            </w:r>
          </w:p>
        </w:tc>
      </w:tr>
      <w:tr w:rsidR="00B961DD" w:rsidRPr="003A211B" w14:paraId="6165FBCD" w14:textId="77777777" w:rsidTr="00EE770F">
        <w:trPr>
          <w:cantSplit/>
          <w:trHeight w:val="2500"/>
        </w:trPr>
        <w:tc>
          <w:tcPr>
            <w:tcW w:w="855" w:type="dxa"/>
            <w:shd w:val="clear" w:color="auto" w:fill="auto"/>
          </w:tcPr>
          <w:p w14:paraId="48C6D965" w14:textId="77777777" w:rsidR="00A131BA" w:rsidRPr="003A211B" w:rsidRDefault="00A131BA" w:rsidP="00A131BA">
            <w:pPr>
              <w:rPr>
                <w:rFonts w:cs="Arial"/>
              </w:rPr>
            </w:pPr>
            <w:r w:rsidRPr="003A211B">
              <w:rPr>
                <w:rFonts w:cs="Arial"/>
              </w:rPr>
              <w:t>1</w:t>
            </w:r>
          </w:p>
        </w:tc>
        <w:tc>
          <w:tcPr>
            <w:tcW w:w="1331" w:type="dxa"/>
            <w:shd w:val="clear" w:color="auto" w:fill="auto"/>
          </w:tcPr>
          <w:p w14:paraId="0F8EC745" w14:textId="77777777" w:rsidR="00A131BA" w:rsidRPr="003A211B" w:rsidRDefault="00A131BA" w:rsidP="00A131BA">
            <w:pPr>
              <w:rPr>
                <w:rFonts w:cs="Arial"/>
              </w:rPr>
            </w:pPr>
            <w:proofErr w:type="spellStart"/>
            <w:r w:rsidRPr="003A211B">
              <w:rPr>
                <w:rFonts w:cs="Arial"/>
              </w:rPr>
              <w:t>Oberziel</w:t>
            </w:r>
            <w:proofErr w:type="spellEnd"/>
          </w:p>
        </w:tc>
        <w:tc>
          <w:tcPr>
            <w:tcW w:w="1782" w:type="dxa"/>
            <w:shd w:val="clear" w:color="auto" w:fill="auto"/>
          </w:tcPr>
          <w:p w14:paraId="737F51CB" w14:textId="77777777" w:rsidR="00A131BA" w:rsidRPr="003A211B" w:rsidRDefault="00A131BA" w:rsidP="00A131BA">
            <w:pPr>
              <w:rPr>
                <w:rFonts w:cs="Arial"/>
              </w:rPr>
            </w:pPr>
            <w:r w:rsidRPr="003A211B">
              <w:t xml:space="preserve">Einführung standardisierter Service- u. Betriebsprozesse inkl. Übernahme IT-Betriebs-verantwortung </w:t>
            </w:r>
          </w:p>
        </w:tc>
        <w:tc>
          <w:tcPr>
            <w:tcW w:w="1919" w:type="dxa"/>
            <w:shd w:val="clear" w:color="auto" w:fill="auto"/>
          </w:tcPr>
          <w:p w14:paraId="7671CDA2" w14:textId="2C73146A" w:rsidR="00A131BA" w:rsidRPr="003A211B" w:rsidRDefault="00A131BA" w:rsidP="00A131BA">
            <w:pPr>
              <w:rPr>
                <w:rFonts w:cs="Arial"/>
              </w:rPr>
            </w:pPr>
            <w:r w:rsidRPr="003A211B">
              <w:t xml:space="preserve">Einführung standardisierter Service- u. Betriebsprozesse werden Aufgaben u. Prozesse der IT-Abteilung der Bank an die </w:t>
            </w:r>
            <w:r w:rsidR="00143F1B">
              <w:t>ABC</w:t>
            </w:r>
            <w:r w:rsidRPr="003A211B">
              <w:t xml:space="preserve"> GmbH teils übertragen, neu strukturiert u. gegebenenfalls erweitert</w:t>
            </w:r>
          </w:p>
        </w:tc>
        <w:tc>
          <w:tcPr>
            <w:tcW w:w="2755" w:type="dxa"/>
          </w:tcPr>
          <w:p w14:paraId="5A2CE199" w14:textId="7CB4547D" w:rsidR="00A131BA" w:rsidRPr="003A211B" w:rsidRDefault="00A131BA" w:rsidP="00A131BA">
            <w:pPr>
              <w:rPr>
                <w:rFonts w:cs="Arial"/>
              </w:rPr>
            </w:pPr>
            <w:r w:rsidRPr="003A211B">
              <w:rPr>
                <w:rFonts w:cs="Arial"/>
              </w:rPr>
              <w:t>Vollständige Prozessdokumentation</w:t>
            </w:r>
            <w:r w:rsidR="0058794D">
              <w:rPr>
                <w:rFonts w:cs="Arial"/>
              </w:rPr>
              <w:t xml:space="preserve">. </w:t>
            </w:r>
            <w:r w:rsidRPr="003A211B">
              <w:rPr>
                <w:rFonts w:cs="Arial"/>
              </w:rPr>
              <w:t>Betriebsvertrag muss vorliegen u. die Unterschriebene Abnahmeerklärung liegt vor</w:t>
            </w:r>
            <w:r w:rsidR="0058794D">
              <w:rPr>
                <w:rFonts w:cs="Arial"/>
              </w:rPr>
              <w:t xml:space="preserve">. </w:t>
            </w:r>
            <w:r w:rsidRPr="003A211B">
              <w:rPr>
                <w:rFonts w:cs="Arial"/>
              </w:rPr>
              <w:t xml:space="preserve">Standardisierte Service- </w:t>
            </w:r>
            <w:r w:rsidR="00EE770F">
              <w:rPr>
                <w:rFonts w:cs="Arial"/>
              </w:rPr>
              <w:t>&amp;</w:t>
            </w:r>
            <w:r w:rsidRPr="003A211B">
              <w:rPr>
                <w:rFonts w:cs="Arial"/>
              </w:rPr>
              <w:t xml:space="preserve">. Betriebsprozesse sind eingeführt und die IT-Betriebsverantwortung wurde von der </w:t>
            </w:r>
            <w:r w:rsidR="00143F1B">
              <w:rPr>
                <w:rFonts w:cs="Arial"/>
              </w:rPr>
              <w:t>ABC</w:t>
            </w:r>
            <w:r w:rsidRPr="003A211B">
              <w:rPr>
                <w:rFonts w:cs="Arial"/>
              </w:rPr>
              <w:t xml:space="preserve"> GmbH übernommen.</w:t>
            </w:r>
          </w:p>
          <w:p w14:paraId="06D79369" w14:textId="77777777" w:rsidR="00A131BA" w:rsidRPr="003A211B" w:rsidRDefault="00A131BA" w:rsidP="00A131BA">
            <w:pPr>
              <w:ind w:left="360"/>
              <w:rPr>
                <w:rFonts w:cs="Arial"/>
              </w:rPr>
            </w:pPr>
          </w:p>
        </w:tc>
        <w:tc>
          <w:tcPr>
            <w:tcW w:w="1003" w:type="dxa"/>
          </w:tcPr>
          <w:p w14:paraId="173EDB0B" w14:textId="77777777" w:rsidR="00A131BA" w:rsidRPr="003A211B" w:rsidRDefault="00A131BA" w:rsidP="00A131BA">
            <w:pPr>
              <w:rPr>
                <w:rFonts w:cs="Arial"/>
              </w:rPr>
            </w:pPr>
          </w:p>
        </w:tc>
      </w:tr>
      <w:tr w:rsidR="00B961DD" w:rsidRPr="003A211B" w14:paraId="0237C6AA" w14:textId="77777777" w:rsidTr="00EE770F">
        <w:trPr>
          <w:cantSplit/>
          <w:trHeight w:val="445"/>
        </w:trPr>
        <w:tc>
          <w:tcPr>
            <w:tcW w:w="855" w:type="dxa"/>
            <w:shd w:val="clear" w:color="auto" w:fill="auto"/>
          </w:tcPr>
          <w:p w14:paraId="2079DA44" w14:textId="77777777" w:rsidR="00A131BA" w:rsidRPr="003A211B" w:rsidRDefault="00A131BA" w:rsidP="00A131BA">
            <w:pPr>
              <w:rPr>
                <w:rFonts w:cs="Arial"/>
              </w:rPr>
            </w:pPr>
            <w:r w:rsidRPr="003A211B">
              <w:rPr>
                <w:rFonts w:cs="Arial"/>
              </w:rPr>
              <w:t>1.1</w:t>
            </w:r>
          </w:p>
        </w:tc>
        <w:tc>
          <w:tcPr>
            <w:tcW w:w="1331" w:type="dxa"/>
            <w:shd w:val="clear" w:color="auto" w:fill="auto"/>
          </w:tcPr>
          <w:p w14:paraId="7DB720AA" w14:textId="77777777" w:rsidR="00A131BA" w:rsidRPr="003A211B" w:rsidRDefault="00A131BA" w:rsidP="00A131BA">
            <w:pPr>
              <w:rPr>
                <w:rFonts w:cs="Arial"/>
              </w:rPr>
            </w:pPr>
            <w:r w:rsidRPr="003A211B">
              <w:rPr>
                <w:rFonts w:cs="Arial"/>
              </w:rPr>
              <w:t>Ergebnisziele</w:t>
            </w:r>
          </w:p>
        </w:tc>
        <w:tc>
          <w:tcPr>
            <w:tcW w:w="1782" w:type="dxa"/>
            <w:shd w:val="clear" w:color="auto" w:fill="auto"/>
          </w:tcPr>
          <w:p w14:paraId="756D2246" w14:textId="77777777" w:rsidR="00A131BA" w:rsidRPr="003A211B" w:rsidRDefault="00A131BA" w:rsidP="00A131BA">
            <w:pPr>
              <w:rPr>
                <w:rFonts w:cs="Arial"/>
              </w:rPr>
            </w:pPr>
          </w:p>
        </w:tc>
        <w:tc>
          <w:tcPr>
            <w:tcW w:w="1919" w:type="dxa"/>
            <w:shd w:val="clear" w:color="auto" w:fill="auto"/>
          </w:tcPr>
          <w:p w14:paraId="76C8D5D5" w14:textId="77777777" w:rsidR="00A131BA" w:rsidRPr="003A211B" w:rsidRDefault="00A131BA" w:rsidP="00A131BA">
            <w:pPr>
              <w:rPr>
                <w:rFonts w:cs="Arial"/>
              </w:rPr>
            </w:pPr>
          </w:p>
        </w:tc>
        <w:tc>
          <w:tcPr>
            <w:tcW w:w="2755" w:type="dxa"/>
          </w:tcPr>
          <w:p w14:paraId="11C036B5" w14:textId="77777777" w:rsidR="00A131BA" w:rsidRPr="003A211B" w:rsidRDefault="00A131BA" w:rsidP="00A131BA">
            <w:pPr>
              <w:rPr>
                <w:rFonts w:cs="Arial"/>
              </w:rPr>
            </w:pPr>
          </w:p>
        </w:tc>
        <w:tc>
          <w:tcPr>
            <w:tcW w:w="1003" w:type="dxa"/>
          </w:tcPr>
          <w:p w14:paraId="15FF67A4" w14:textId="77777777" w:rsidR="00A131BA" w:rsidRPr="003A211B" w:rsidRDefault="00A131BA" w:rsidP="00A131BA">
            <w:pPr>
              <w:rPr>
                <w:rFonts w:cs="Arial"/>
              </w:rPr>
            </w:pPr>
          </w:p>
        </w:tc>
      </w:tr>
      <w:tr w:rsidR="00B961DD" w:rsidRPr="003A211B" w14:paraId="122D22B1" w14:textId="77777777" w:rsidTr="00EE770F">
        <w:trPr>
          <w:cantSplit/>
          <w:trHeight w:val="222"/>
        </w:trPr>
        <w:tc>
          <w:tcPr>
            <w:tcW w:w="855" w:type="dxa"/>
            <w:shd w:val="clear" w:color="auto" w:fill="auto"/>
          </w:tcPr>
          <w:p w14:paraId="30CD1132" w14:textId="77777777" w:rsidR="00A131BA" w:rsidRPr="003A211B" w:rsidRDefault="00A131BA" w:rsidP="00A131BA">
            <w:pPr>
              <w:rPr>
                <w:rFonts w:cs="Arial"/>
              </w:rPr>
            </w:pPr>
            <w:r w:rsidRPr="003A211B">
              <w:rPr>
                <w:rFonts w:cs="Arial"/>
              </w:rPr>
              <w:t>1.1.1</w:t>
            </w:r>
          </w:p>
        </w:tc>
        <w:tc>
          <w:tcPr>
            <w:tcW w:w="1331" w:type="dxa"/>
            <w:shd w:val="clear" w:color="auto" w:fill="auto"/>
          </w:tcPr>
          <w:p w14:paraId="46196FCD" w14:textId="77777777" w:rsidR="00A131BA" w:rsidRPr="003A211B" w:rsidRDefault="00A131BA" w:rsidP="00A131BA">
            <w:pPr>
              <w:rPr>
                <w:rFonts w:cs="Arial"/>
              </w:rPr>
            </w:pPr>
            <w:r w:rsidRPr="003A211B">
              <w:rPr>
                <w:rFonts w:cs="Arial"/>
              </w:rPr>
              <w:t>Finanzziele</w:t>
            </w:r>
          </w:p>
        </w:tc>
        <w:tc>
          <w:tcPr>
            <w:tcW w:w="1782" w:type="dxa"/>
            <w:shd w:val="clear" w:color="auto" w:fill="auto"/>
          </w:tcPr>
          <w:p w14:paraId="58E2E4A3" w14:textId="77777777" w:rsidR="00A131BA" w:rsidRPr="003A211B" w:rsidRDefault="007175E1" w:rsidP="00A131BA">
            <w:pPr>
              <w:rPr>
                <w:rFonts w:cs="Arial"/>
              </w:rPr>
            </w:pPr>
            <w:r w:rsidRPr="003A211B">
              <w:rPr>
                <w:rFonts w:cs="Arial"/>
              </w:rPr>
              <w:t>/</w:t>
            </w:r>
          </w:p>
        </w:tc>
        <w:tc>
          <w:tcPr>
            <w:tcW w:w="1919" w:type="dxa"/>
            <w:shd w:val="clear" w:color="auto" w:fill="auto"/>
          </w:tcPr>
          <w:p w14:paraId="136A20E7" w14:textId="77777777" w:rsidR="00A131BA" w:rsidRPr="003A211B" w:rsidRDefault="00A131BA" w:rsidP="00A131BA">
            <w:pPr>
              <w:rPr>
                <w:rFonts w:cs="Arial"/>
              </w:rPr>
            </w:pPr>
          </w:p>
        </w:tc>
        <w:tc>
          <w:tcPr>
            <w:tcW w:w="2755" w:type="dxa"/>
          </w:tcPr>
          <w:p w14:paraId="697CEFAB" w14:textId="77777777" w:rsidR="00A131BA" w:rsidRPr="003A211B" w:rsidRDefault="00A131BA" w:rsidP="00A131BA">
            <w:pPr>
              <w:rPr>
                <w:rFonts w:cs="Arial"/>
              </w:rPr>
            </w:pPr>
          </w:p>
        </w:tc>
        <w:tc>
          <w:tcPr>
            <w:tcW w:w="1003" w:type="dxa"/>
          </w:tcPr>
          <w:p w14:paraId="79036456" w14:textId="77777777" w:rsidR="00A131BA" w:rsidRPr="003A211B" w:rsidRDefault="00A131BA" w:rsidP="00A131BA">
            <w:pPr>
              <w:rPr>
                <w:rFonts w:cs="Arial"/>
              </w:rPr>
            </w:pPr>
          </w:p>
        </w:tc>
      </w:tr>
      <w:tr w:rsidR="00B961DD" w:rsidRPr="003A211B" w14:paraId="04F54C5F" w14:textId="77777777" w:rsidTr="00EE770F">
        <w:trPr>
          <w:cantSplit/>
          <w:trHeight w:val="445"/>
        </w:trPr>
        <w:tc>
          <w:tcPr>
            <w:tcW w:w="855" w:type="dxa"/>
            <w:shd w:val="clear" w:color="auto" w:fill="auto"/>
          </w:tcPr>
          <w:p w14:paraId="6898A60F" w14:textId="77777777" w:rsidR="00A131BA" w:rsidRPr="003A211B" w:rsidRDefault="00A131BA" w:rsidP="00A131BA">
            <w:pPr>
              <w:rPr>
                <w:rFonts w:cs="Arial"/>
              </w:rPr>
            </w:pPr>
            <w:r w:rsidRPr="003A211B">
              <w:rPr>
                <w:rFonts w:cs="Arial"/>
              </w:rPr>
              <w:t>1.1.2</w:t>
            </w:r>
          </w:p>
        </w:tc>
        <w:tc>
          <w:tcPr>
            <w:tcW w:w="1331" w:type="dxa"/>
            <w:shd w:val="clear" w:color="auto" w:fill="auto"/>
          </w:tcPr>
          <w:p w14:paraId="43276B69" w14:textId="77777777" w:rsidR="00A131BA" w:rsidRPr="003A211B" w:rsidRDefault="00A131BA" w:rsidP="00A131BA">
            <w:pPr>
              <w:rPr>
                <w:rFonts w:cs="Arial"/>
              </w:rPr>
            </w:pPr>
            <w:r w:rsidRPr="003A211B">
              <w:rPr>
                <w:rFonts w:cs="Arial"/>
              </w:rPr>
              <w:t>Leistungsziele</w:t>
            </w:r>
          </w:p>
        </w:tc>
        <w:tc>
          <w:tcPr>
            <w:tcW w:w="1782" w:type="dxa"/>
            <w:shd w:val="clear" w:color="auto" w:fill="auto"/>
          </w:tcPr>
          <w:p w14:paraId="5A506C71" w14:textId="77777777" w:rsidR="00A131BA" w:rsidRPr="003A211B" w:rsidRDefault="00A131BA" w:rsidP="00A131BA">
            <w:pPr>
              <w:rPr>
                <w:rFonts w:cs="Arial"/>
              </w:rPr>
            </w:pPr>
          </w:p>
        </w:tc>
        <w:tc>
          <w:tcPr>
            <w:tcW w:w="1919" w:type="dxa"/>
            <w:shd w:val="clear" w:color="auto" w:fill="auto"/>
          </w:tcPr>
          <w:p w14:paraId="5A5D07F6" w14:textId="77777777" w:rsidR="00A131BA" w:rsidRPr="003A211B" w:rsidRDefault="00A131BA" w:rsidP="00A131BA">
            <w:pPr>
              <w:rPr>
                <w:rFonts w:cs="Arial"/>
              </w:rPr>
            </w:pPr>
          </w:p>
        </w:tc>
        <w:tc>
          <w:tcPr>
            <w:tcW w:w="2755" w:type="dxa"/>
          </w:tcPr>
          <w:p w14:paraId="3E074B33" w14:textId="77777777" w:rsidR="00A131BA" w:rsidRPr="003A211B" w:rsidRDefault="00A131BA" w:rsidP="00A131BA">
            <w:pPr>
              <w:rPr>
                <w:rFonts w:cs="Arial"/>
              </w:rPr>
            </w:pPr>
          </w:p>
        </w:tc>
        <w:tc>
          <w:tcPr>
            <w:tcW w:w="1003" w:type="dxa"/>
          </w:tcPr>
          <w:p w14:paraId="38DCAD68" w14:textId="77777777" w:rsidR="00A131BA" w:rsidRPr="003A211B" w:rsidRDefault="00A131BA" w:rsidP="00A131BA">
            <w:pPr>
              <w:rPr>
                <w:rFonts w:cs="Arial"/>
              </w:rPr>
            </w:pPr>
          </w:p>
        </w:tc>
      </w:tr>
      <w:tr w:rsidR="00B961DD" w:rsidRPr="003A211B" w14:paraId="6307F9AD" w14:textId="77777777" w:rsidTr="00EE770F">
        <w:trPr>
          <w:cantSplit/>
          <w:trHeight w:val="1365"/>
        </w:trPr>
        <w:tc>
          <w:tcPr>
            <w:tcW w:w="855" w:type="dxa"/>
            <w:shd w:val="clear" w:color="auto" w:fill="auto"/>
          </w:tcPr>
          <w:p w14:paraId="517F86F7" w14:textId="77777777" w:rsidR="00A131BA" w:rsidRPr="003A211B" w:rsidRDefault="00A131BA" w:rsidP="00A131BA">
            <w:pPr>
              <w:rPr>
                <w:rFonts w:cs="Arial"/>
              </w:rPr>
            </w:pPr>
            <w:r w:rsidRPr="003A211B">
              <w:rPr>
                <w:rFonts w:cs="Arial"/>
              </w:rPr>
              <w:t>1.1.2.1</w:t>
            </w:r>
          </w:p>
        </w:tc>
        <w:tc>
          <w:tcPr>
            <w:tcW w:w="1331" w:type="dxa"/>
            <w:shd w:val="clear" w:color="auto" w:fill="auto"/>
          </w:tcPr>
          <w:p w14:paraId="2469A340" w14:textId="77777777" w:rsidR="00A131BA" w:rsidRPr="003A211B" w:rsidRDefault="00A131BA" w:rsidP="00A131BA">
            <w:pPr>
              <w:rPr>
                <w:rFonts w:cs="Arial"/>
              </w:rPr>
            </w:pPr>
            <w:r w:rsidRPr="003A211B">
              <w:rPr>
                <w:rFonts w:cs="Arial"/>
              </w:rPr>
              <w:t>Leistungsziel 1</w:t>
            </w:r>
          </w:p>
        </w:tc>
        <w:tc>
          <w:tcPr>
            <w:tcW w:w="1782" w:type="dxa"/>
            <w:shd w:val="clear" w:color="auto" w:fill="auto"/>
          </w:tcPr>
          <w:p w14:paraId="03A888D9" w14:textId="77777777" w:rsidR="00A131BA" w:rsidRPr="003A211B" w:rsidRDefault="001C6B04" w:rsidP="00A131BA">
            <w:pPr>
              <w:rPr>
                <w:rFonts w:cs="Arial"/>
              </w:rPr>
            </w:pPr>
            <w:r w:rsidRPr="003A211B">
              <w:rPr>
                <w:rFonts w:cs="Arial"/>
              </w:rPr>
              <w:t>Compliance-Einhaltung</w:t>
            </w:r>
          </w:p>
        </w:tc>
        <w:tc>
          <w:tcPr>
            <w:tcW w:w="1919" w:type="dxa"/>
            <w:shd w:val="clear" w:color="auto" w:fill="auto"/>
          </w:tcPr>
          <w:p w14:paraId="7396A1F4" w14:textId="77777777" w:rsidR="00A131BA" w:rsidRPr="003A211B" w:rsidRDefault="001C6B04" w:rsidP="00A131BA">
            <w:pPr>
              <w:rPr>
                <w:rFonts w:cs="Arial"/>
              </w:rPr>
            </w:pPr>
            <w:r w:rsidRPr="003A211B">
              <w:rPr>
                <w:rFonts w:cs="Arial"/>
              </w:rPr>
              <w:t>Sicherstellen, dass alle IT-Systeme den gesetzlichen Vorschriften und Regulierungen entsprechen</w:t>
            </w:r>
          </w:p>
        </w:tc>
        <w:tc>
          <w:tcPr>
            <w:tcW w:w="2755" w:type="dxa"/>
          </w:tcPr>
          <w:p w14:paraId="74D00586" w14:textId="77777777" w:rsidR="00A131BA" w:rsidRPr="003A211B" w:rsidRDefault="001C6B04" w:rsidP="00A131BA">
            <w:pPr>
              <w:rPr>
                <w:rFonts w:cs="Arial"/>
              </w:rPr>
            </w:pPr>
            <w:r w:rsidRPr="003A211B">
              <w:rPr>
                <w:rFonts w:cs="Arial"/>
              </w:rPr>
              <w:t>Einhaltung gesetzlicher Vorschriften gemäß Vorgabe</w:t>
            </w:r>
            <w:r w:rsidR="00BA334A" w:rsidRPr="003A211B">
              <w:rPr>
                <w:rFonts w:cs="Arial"/>
              </w:rPr>
              <w:t>.</w:t>
            </w:r>
          </w:p>
        </w:tc>
        <w:tc>
          <w:tcPr>
            <w:tcW w:w="1003" w:type="dxa"/>
          </w:tcPr>
          <w:p w14:paraId="6B70D77E" w14:textId="77777777" w:rsidR="00A131BA" w:rsidRPr="003A211B" w:rsidRDefault="001C6B04" w:rsidP="00A131BA">
            <w:pPr>
              <w:rPr>
                <w:rFonts w:cs="Arial"/>
              </w:rPr>
            </w:pPr>
            <w:r w:rsidRPr="003A211B">
              <w:rPr>
                <w:rFonts w:cs="Arial"/>
              </w:rPr>
              <w:t>M</w:t>
            </w:r>
            <w:r w:rsidR="000D61A4" w:rsidRPr="003A211B">
              <w:rPr>
                <w:rFonts w:cs="Arial"/>
              </w:rPr>
              <w:t>USS</w:t>
            </w:r>
            <w:r w:rsidR="006A7826" w:rsidRPr="003A211B">
              <w:rPr>
                <w:rFonts w:cs="Arial"/>
              </w:rPr>
              <w:t xml:space="preserve"> / 4</w:t>
            </w:r>
          </w:p>
        </w:tc>
      </w:tr>
      <w:tr w:rsidR="00B961DD" w:rsidRPr="003A211B" w14:paraId="0C0C1B74" w14:textId="77777777" w:rsidTr="00EE770F">
        <w:trPr>
          <w:cantSplit/>
          <w:trHeight w:val="445"/>
        </w:trPr>
        <w:tc>
          <w:tcPr>
            <w:tcW w:w="855" w:type="dxa"/>
            <w:shd w:val="clear" w:color="auto" w:fill="auto"/>
          </w:tcPr>
          <w:p w14:paraId="44025A42" w14:textId="77777777" w:rsidR="00A131BA" w:rsidRPr="003A211B" w:rsidRDefault="00A131BA" w:rsidP="00A131BA">
            <w:pPr>
              <w:rPr>
                <w:rFonts w:cs="Arial"/>
              </w:rPr>
            </w:pPr>
            <w:r w:rsidRPr="003A211B">
              <w:rPr>
                <w:rFonts w:cs="Arial"/>
              </w:rPr>
              <w:t>1.1.2.2</w:t>
            </w:r>
          </w:p>
        </w:tc>
        <w:tc>
          <w:tcPr>
            <w:tcW w:w="1331" w:type="dxa"/>
            <w:shd w:val="clear" w:color="auto" w:fill="auto"/>
          </w:tcPr>
          <w:p w14:paraId="294D6BD9" w14:textId="77777777" w:rsidR="00A131BA" w:rsidRPr="003A211B" w:rsidRDefault="00A131BA" w:rsidP="00A131BA">
            <w:pPr>
              <w:rPr>
                <w:rFonts w:cs="Arial"/>
              </w:rPr>
            </w:pPr>
            <w:r w:rsidRPr="003A211B">
              <w:rPr>
                <w:rFonts w:cs="Arial"/>
              </w:rPr>
              <w:t>Leistungsziel 2</w:t>
            </w:r>
          </w:p>
        </w:tc>
        <w:tc>
          <w:tcPr>
            <w:tcW w:w="1782" w:type="dxa"/>
            <w:shd w:val="clear" w:color="auto" w:fill="auto"/>
          </w:tcPr>
          <w:p w14:paraId="1A2F1D74" w14:textId="77777777" w:rsidR="00A131BA" w:rsidRPr="003A211B" w:rsidRDefault="00B961DD" w:rsidP="00A131BA">
            <w:pPr>
              <w:rPr>
                <w:rFonts w:cs="Arial"/>
              </w:rPr>
            </w:pPr>
            <w:r w:rsidRPr="003A211B">
              <w:rPr>
                <w:rFonts w:cs="Arial"/>
              </w:rPr>
              <w:t>/</w:t>
            </w:r>
          </w:p>
        </w:tc>
        <w:tc>
          <w:tcPr>
            <w:tcW w:w="1919" w:type="dxa"/>
            <w:shd w:val="clear" w:color="auto" w:fill="auto"/>
          </w:tcPr>
          <w:p w14:paraId="1C89B8C5" w14:textId="77777777" w:rsidR="00A131BA" w:rsidRPr="003A211B" w:rsidRDefault="00A131BA" w:rsidP="00A131BA">
            <w:pPr>
              <w:rPr>
                <w:rFonts w:cs="Arial"/>
              </w:rPr>
            </w:pPr>
          </w:p>
        </w:tc>
        <w:tc>
          <w:tcPr>
            <w:tcW w:w="2755" w:type="dxa"/>
          </w:tcPr>
          <w:p w14:paraId="6A8217EF" w14:textId="77777777" w:rsidR="00A131BA" w:rsidRPr="003A211B" w:rsidRDefault="00A131BA" w:rsidP="00A131BA">
            <w:pPr>
              <w:rPr>
                <w:rFonts w:cs="Arial"/>
              </w:rPr>
            </w:pPr>
          </w:p>
        </w:tc>
        <w:tc>
          <w:tcPr>
            <w:tcW w:w="1003" w:type="dxa"/>
          </w:tcPr>
          <w:p w14:paraId="1BDD18C6" w14:textId="77777777" w:rsidR="00A131BA" w:rsidRPr="003A211B" w:rsidRDefault="00A131BA" w:rsidP="00A131BA">
            <w:pPr>
              <w:rPr>
                <w:rFonts w:cs="Arial"/>
              </w:rPr>
            </w:pPr>
          </w:p>
        </w:tc>
      </w:tr>
      <w:tr w:rsidR="00B961DD" w:rsidRPr="003A211B" w14:paraId="4A0E4B44" w14:textId="77777777" w:rsidTr="00EE770F">
        <w:trPr>
          <w:cantSplit/>
          <w:trHeight w:val="460"/>
        </w:trPr>
        <w:tc>
          <w:tcPr>
            <w:tcW w:w="855" w:type="dxa"/>
            <w:shd w:val="clear" w:color="auto" w:fill="auto"/>
          </w:tcPr>
          <w:p w14:paraId="4785FB78" w14:textId="77777777" w:rsidR="00A131BA" w:rsidRPr="003A211B" w:rsidRDefault="00A131BA" w:rsidP="00A131BA">
            <w:pPr>
              <w:rPr>
                <w:rFonts w:cs="Arial"/>
              </w:rPr>
            </w:pPr>
            <w:r w:rsidRPr="003A211B">
              <w:rPr>
                <w:rFonts w:cs="Arial"/>
              </w:rPr>
              <w:t>1.1.3</w:t>
            </w:r>
          </w:p>
        </w:tc>
        <w:tc>
          <w:tcPr>
            <w:tcW w:w="1331" w:type="dxa"/>
            <w:shd w:val="clear" w:color="auto" w:fill="auto"/>
          </w:tcPr>
          <w:p w14:paraId="7A0D0B9F" w14:textId="77777777" w:rsidR="00A131BA" w:rsidRPr="003A211B" w:rsidRDefault="00A131BA" w:rsidP="00A131BA">
            <w:pPr>
              <w:rPr>
                <w:rFonts w:cs="Arial"/>
              </w:rPr>
            </w:pPr>
            <w:r w:rsidRPr="003A211B">
              <w:rPr>
                <w:rFonts w:cs="Arial"/>
              </w:rPr>
              <w:t>Qualitätsziele</w:t>
            </w:r>
          </w:p>
        </w:tc>
        <w:tc>
          <w:tcPr>
            <w:tcW w:w="1782" w:type="dxa"/>
            <w:shd w:val="clear" w:color="auto" w:fill="auto"/>
          </w:tcPr>
          <w:p w14:paraId="6183DB94" w14:textId="77777777" w:rsidR="00A131BA" w:rsidRPr="003A211B" w:rsidRDefault="00A131BA" w:rsidP="00A131BA">
            <w:pPr>
              <w:rPr>
                <w:rFonts w:cs="Arial"/>
              </w:rPr>
            </w:pPr>
          </w:p>
        </w:tc>
        <w:tc>
          <w:tcPr>
            <w:tcW w:w="1919" w:type="dxa"/>
            <w:shd w:val="clear" w:color="auto" w:fill="auto"/>
          </w:tcPr>
          <w:p w14:paraId="1A8BB0AF" w14:textId="77777777" w:rsidR="00A131BA" w:rsidRPr="003A211B" w:rsidRDefault="00A131BA" w:rsidP="00A131BA">
            <w:pPr>
              <w:rPr>
                <w:rFonts w:cs="Arial"/>
              </w:rPr>
            </w:pPr>
          </w:p>
        </w:tc>
        <w:tc>
          <w:tcPr>
            <w:tcW w:w="2755" w:type="dxa"/>
          </w:tcPr>
          <w:p w14:paraId="7C05DCF9" w14:textId="77777777" w:rsidR="00A131BA" w:rsidRPr="003A211B" w:rsidRDefault="00A131BA" w:rsidP="00A131BA">
            <w:pPr>
              <w:rPr>
                <w:rFonts w:cs="Arial"/>
              </w:rPr>
            </w:pPr>
          </w:p>
        </w:tc>
        <w:tc>
          <w:tcPr>
            <w:tcW w:w="1003" w:type="dxa"/>
          </w:tcPr>
          <w:p w14:paraId="07FB2D87" w14:textId="77777777" w:rsidR="00A131BA" w:rsidRPr="003A211B" w:rsidRDefault="00A131BA" w:rsidP="00A131BA">
            <w:pPr>
              <w:rPr>
                <w:rFonts w:cs="Arial"/>
              </w:rPr>
            </w:pPr>
          </w:p>
        </w:tc>
      </w:tr>
      <w:tr w:rsidR="00B961DD" w:rsidRPr="003A211B" w14:paraId="11C3502B" w14:textId="77777777" w:rsidTr="00EE770F">
        <w:trPr>
          <w:cantSplit/>
          <w:trHeight w:val="2270"/>
        </w:trPr>
        <w:tc>
          <w:tcPr>
            <w:tcW w:w="855" w:type="dxa"/>
            <w:shd w:val="clear" w:color="auto" w:fill="auto"/>
          </w:tcPr>
          <w:p w14:paraId="216A4486" w14:textId="77777777" w:rsidR="00A131BA" w:rsidRPr="003A211B" w:rsidRDefault="00A131BA" w:rsidP="00A131BA">
            <w:pPr>
              <w:rPr>
                <w:rFonts w:cs="Arial"/>
              </w:rPr>
            </w:pPr>
            <w:r w:rsidRPr="003A211B">
              <w:rPr>
                <w:rFonts w:cs="Arial"/>
              </w:rPr>
              <w:t>1.1.3.1</w:t>
            </w:r>
          </w:p>
        </w:tc>
        <w:tc>
          <w:tcPr>
            <w:tcW w:w="1331" w:type="dxa"/>
            <w:shd w:val="clear" w:color="auto" w:fill="auto"/>
          </w:tcPr>
          <w:p w14:paraId="04D393D6" w14:textId="77777777" w:rsidR="00A131BA" w:rsidRPr="003A211B" w:rsidRDefault="00A131BA" w:rsidP="00A131BA">
            <w:pPr>
              <w:rPr>
                <w:rFonts w:cs="Arial"/>
              </w:rPr>
            </w:pPr>
            <w:r w:rsidRPr="003A211B">
              <w:rPr>
                <w:rFonts w:cs="Arial"/>
              </w:rPr>
              <w:t>Qualitätsziel 1</w:t>
            </w:r>
          </w:p>
        </w:tc>
        <w:tc>
          <w:tcPr>
            <w:tcW w:w="1782" w:type="dxa"/>
            <w:shd w:val="clear" w:color="auto" w:fill="auto"/>
          </w:tcPr>
          <w:p w14:paraId="43DB3356" w14:textId="77777777" w:rsidR="00A131BA" w:rsidRPr="003A211B" w:rsidRDefault="000D61A4" w:rsidP="00A131BA">
            <w:pPr>
              <w:rPr>
                <w:rFonts w:cs="Arial"/>
              </w:rPr>
            </w:pPr>
            <w:r w:rsidRPr="003A211B">
              <w:rPr>
                <w:rFonts w:cs="Arial"/>
              </w:rPr>
              <w:t>Quality Gates</w:t>
            </w:r>
          </w:p>
        </w:tc>
        <w:tc>
          <w:tcPr>
            <w:tcW w:w="1919" w:type="dxa"/>
            <w:shd w:val="clear" w:color="auto" w:fill="auto"/>
          </w:tcPr>
          <w:p w14:paraId="4B4D45BB" w14:textId="77777777" w:rsidR="000D61A4" w:rsidRPr="003A211B" w:rsidRDefault="001C7866" w:rsidP="00A131BA">
            <w:pPr>
              <w:rPr>
                <w:rFonts w:cs="Arial"/>
              </w:rPr>
            </w:pPr>
            <w:r w:rsidRPr="003A211B">
              <w:rPr>
                <w:rFonts w:cs="Arial"/>
              </w:rPr>
              <w:t>Durchführung /</w:t>
            </w:r>
            <w:r w:rsidR="000D61A4" w:rsidRPr="003A211B">
              <w:rPr>
                <w:rFonts w:cs="Arial"/>
              </w:rPr>
              <w:t xml:space="preserve">Abschluss </w:t>
            </w:r>
          </w:p>
          <w:p w14:paraId="6E78E874" w14:textId="77777777" w:rsidR="00A131BA" w:rsidRPr="003A211B" w:rsidRDefault="000D61A4" w:rsidP="00A131BA">
            <w:pPr>
              <w:rPr>
                <w:rFonts w:cs="Arial"/>
              </w:rPr>
            </w:pPr>
            <w:r w:rsidRPr="003A211B">
              <w:rPr>
                <w:rFonts w:cs="Arial"/>
              </w:rPr>
              <w:t>Quality Gates</w:t>
            </w:r>
          </w:p>
        </w:tc>
        <w:tc>
          <w:tcPr>
            <w:tcW w:w="2755" w:type="dxa"/>
          </w:tcPr>
          <w:p w14:paraId="2F7A9BF5" w14:textId="77777777" w:rsidR="000D61A4" w:rsidRPr="003A211B" w:rsidRDefault="000D61A4" w:rsidP="000D61A4">
            <w:pPr>
              <w:rPr>
                <w:rFonts w:cs="Arial"/>
              </w:rPr>
            </w:pPr>
            <w:r w:rsidRPr="003A211B">
              <w:rPr>
                <w:rFonts w:cs="Arial"/>
              </w:rPr>
              <w:t xml:space="preserve">QG 1: </w:t>
            </w:r>
            <w:r w:rsidR="005733CD" w:rsidRPr="003A211B">
              <w:rPr>
                <w:rFonts w:cs="Arial"/>
              </w:rPr>
              <w:t>Abschluss der Ist-Aufnahme</w:t>
            </w:r>
          </w:p>
          <w:p w14:paraId="0DBDDC8D" w14:textId="77777777" w:rsidR="000D61A4" w:rsidRPr="003A211B" w:rsidRDefault="000D61A4" w:rsidP="000D61A4">
            <w:pPr>
              <w:rPr>
                <w:rFonts w:cs="Arial"/>
              </w:rPr>
            </w:pPr>
            <w:r w:rsidRPr="003A211B">
              <w:rPr>
                <w:rFonts w:cs="Arial"/>
              </w:rPr>
              <w:t>QG 2:</w:t>
            </w:r>
            <w:r w:rsidR="005733CD" w:rsidRPr="003A211B">
              <w:rPr>
                <w:rFonts w:cs="Arial"/>
              </w:rPr>
              <w:t xml:space="preserve"> Abschluss der Analyse-Phase</w:t>
            </w:r>
          </w:p>
          <w:p w14:paraId="47C2B8D5" w14:textId="77777777" w:rsidR="000D61A4" w:rsidRPr="003A211B" w:rsidRDefault="000D61A4" w:rsidP="000D61A4">
            <w:pPr>
              <w:rPr>
                <w:rFonts w:cs="Arial"/>
              </w:rPr>
            </w:pPr>
            <w:r w:rsidRPr="003A211B">
              <w:rPr>
                <w:rFonts w:cs="Arial"/>
              </w:rPr>
              <w:t xml:space="preserve">QG 3: </w:t>
            </w:r>
            <w:r w:rsidR="005733CD" w:rsidRPr="003A211B">
              <w:rPr>
                <w:rFonts w:cs="Arial"/>
              </w:rPr>
              <w:t>Abschluss der Modellierungsphase</w:t>
            </w:r>
          </w:p>
          <w:p w14:paraId="14399248" w14:textId="77777777" w:rsidR="000D61A4" w:rsidRPr="003A211B" w:rsidRDefault="000D61A4" w:rsidP="000D61A4">
            <w:pPr>
              <w:rPr>
                <w:rFonts w:cs="Arial"/>
              </w:rPr>
            </w:pPr>
            <w:r w:rsidRPr="003A211B">
              <w:rPr>
                <w:rFonts w:cs="Arial"/>
              </w:rPr>
              <w:t xml:space="preserve">QG 4: </w:t>
            </w:r>
            <w:r w:rsidR="005733CD" w:rsidRPr="003A211B">
              <w:rPr>
                <w:rFonts w:cs="Arial"/>
              </w:rPr>
              <w:t>Abschluss der Migrationsphase</w:t>
            </w:r>
          </w:p>
          <w:p w14:paraId="7FAD91E5" w14:textId="77777777" w:rsidR="00A131BA" w:rsidRPr="003A211B" w:rsidRDefault="000D61A4" w:rsidP="000D61A4">
            <w:pPr>
              <w:rPr>
                <w:rFonts w:cs="Arial"/>
              </w:rPr>
            </w:pPr>
            <w:r w:rsidRPr="003A211B">
              <w:rPr>
                <w:rFonts w:cs="Arial"/>
              </w:rPr>
              <w:t>QG</w:t>
            </w:r>
            <w:r w:rsidR="000030C6" w:rsidRPr="003A211B">
              <w:rPr>
                <w:rFonts w:cs="Arial"/>
              </w:rPr>
              <w:t>5</w:t>
            </w:r>
            <w:r w:rsidRPr="003A211B">
              <w:rPr>
                <w:rFonts w:cs="Arial"/>
              </w:rPr>
              <w:t xml:space="preserve">: </w:t>
            </w:r>
            <w:r w:rsidR="005733CD" w:rsidRPr="003A211B">
              <w:rPr>
                <w:rFonts w:cs="Arial"/>
              </w:rPr>
              <w:t>Abschluss der Tes</w:t>
            </w:r>
            <w:r w:rsidR="00CA2E71" w:rsidRPr="003A211B">
              <w:rPr>
                <w:rFonts w:cs="Arial"/>
              </w:rPr>
              <w:t>t</w:t>
            </w:r>
            <w:r w:rsidR="005733CD" w:rsidRPr="003A211B">
              <w:rPr>
                <w:rFonts w:cs="Arial"/>
              </w:rPr>
              <w:t>phase</w:t>
            </w:r>
          </w:p>
        </w:tc>
        <w:tc>
          <w:tcPr>
            <w:tcW w:w="1003" w:type="dxa"/>
          </w:tcPr>
          <w:p w14:paraId="40C2F1CE" w14:textId="77777777" w:rsidR="00A131BA" w:rsidRPr="003A211B" w:rsidRDefault="000D61A4"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5</w:t>
            </w:r>
          </w:p>
        </w:tc>
      </w:tr>
      <w:tr w:rsidR="00B961DD" w:rsidRPr="003A211B" w14:paraId="2987D8D5" w14:textId="77777777" w:rsidTr="00EE770F">
        <w:trPr>
          <w:cantSplit/>
          <w:trHeight w:val="445"/>
        </w:trPr>
        <w:tc>
          <w:tcPr>
            <w:tcW w:w="855" w:type="dxa"/>
            <w:shd w:val="clear" w:color="auto" w:fill="auto"/>
          </w:tcPr>
          <w:p w14:paraId="0CE73D6B" w14:textId="77777777" w:rsidR="00A131BA" w:rsidRPr="003A211B" w:rsidRDefault="00A131BA" w:rsidP="00A131BA">
            <w:pPr>
              <w:rPr>
                <w:rFonts w:cs="Arial"/>
              </w:rPr>
            </w:pPr>
            <w:r w:rsidRPr="003A211B">
              <w:rPr>
                <w:rFonts w:cs="Arial"/>
              </w:rPr>
              <w:t>1.1.3.2</w:t>
            </w:r>
          </w:p>
        </w:tc>
        <w:tc>
          <w:tcPr>
            <w:tcW w:w="1331" w:type="dxa"/>
            <w:shd w:val="clear" w:color="auto" w:fill="auto"/>
          </w:tcPr>
          <w:p w14:paraId="1E2BE367" w14:textId="77777777" w:rsidR="00A131BA" w:rsidRPr="003A211B" w:rsidRDefault="00A131BA" w:rsidP="00A131BA">
            <w:pPr>
              <w:rPr>
                <w:rFonts w:cs="Arial"/>
              </w:rPr>
            </w:pPr>
            <w:r w:rsidRPr="003A211B">
              <w:rPr>
                <w:rFonts w:cs="Arial"/>
              </w:rPr>
              <w:t>Qualitätsziel 2</w:t>
            </w:r>
          </w:p>
        </w:tc>
        <w:tc>
          <w:tcPr>
            <w:tcW w:w="1782" w:type="dxa"/>
            <w:shd w:val="clear" w:color="auto" w:fill="auto"/>
          </w:tcPr>
          <w:p w14:paraId="14BF9C5F" w14:textId="77777777" w:rsidR="00A131BA" w:rsidRPr="003A211B" w:rsidRDefault="00A131BA" w:rsidP="00A131BA">
            <w:pPr>
              <w:rPr>
                <w:rFonts w:cs="Arial"/>
              </w:rPr>
            </w:pPr>
          </w:p>
        </w:tc>
        <w:tc>
          <w:tcPr>
            <w:tcW w:w="1919" w:type="dxa"/>
            <w:shd w:val="clear" w:color="auto" w:fill="auto"/>
          </w:tcPr>
          <w:p w14:paraId="15DE9399" w14:textId="77777777" w:rsidR="00A131BA" w:rsidRPr="003A211B" w:rsidRDefault="00A131BA" w:rsidP="00A131BA">
            <w:pPr>
              <w:rPr>
                <w:rFonts w:cs="Arial"/>
              </w:rPr>
            </w:pPr>
          </w:p>
        </w:tc>
        <w:tc>
          <w:tcPr>
            <w:tcW w:w="2755" w:type="dxa"/>
          </w:tcPr>
          <w:p w14:paraId="16D11912" w14:textId="77777777" w:rsidR="00A131BA" w:rsidRPr="003A211B" w:rsidRDefault="00A131BA" w:rsidP="00A131BA">
            <w:pPr>
              <w:rPr>
                <w:rFonts w:cs="Arial"/>
              </w:rPr>
            </w:pPr>
          </w:p>
        </w:tc>
        <w:tc>
          <w:tcPr>
            <w:tcW w:w="1003" w:type="dxa"/>
          </w:tcPr>
          <w:p w14:paraId="6EBB7BC3" w14:textId="77777777" w:rsidR="00A131BA" w:rsidRPr="003A211B" w:rsidRDefault="00A131BA" w:rsidP="00A131BA">
            <w:pPr>
              <w:rPr>
                <w:rFonts w:cs="Arial"/>
              </w:rPr>
            </w:pPr>
          </w:p>
        </w:tc>
      </w:tr>
      <w:tr w:rsidR="00B961DD" w:rsidRPr="003A211B" w14:paraId="75C37BEA" w14:textId="77777777" w:rsidTr="00EE770F">
        <w:trPr>
          <w:cantSplit/>
          <w:trHeight w:val="222"/>
        </w:trPr>
        <w:tc>
          <w:tcPr>
            <w:tcW w:w="855" w:type="dxa"/>
            <w:shd w:val="clear" w:color="auto" w:fill="auto"/>
          </w:tcPr>
          <w:p w14:paraId="5B9639EB" w14:textId="77777777" w:rsidR="00A131BA" w:rsidRPr="003A211B" w:rsidRDefault="00A131BA" w:rsidP="00A131BA">
            <w:pPr>
              <w:rPr>
                <w:rFonts w:cs="Arial"/>
              </w:rPr>
            </w:pPr>
            <w:r w:rsidRPr="003A211B">
              <w:rPr>
                <w:rFonts w:cs="Arial"/>
              </w:rPr>
              <w:t>1.1.4</w:t>
            </w:r>
          </w:p>
        </w:tc>
        <w:tc>
          <w:tcPr>
            <w:tcW w:w="1331" w:type="dxa"/>
            <w:shd w:val="clear" w:color="auto" w:fill="auto"/>
          </w:tcPr>
          <w:p w14:paraId="2D38E4B5" w14:textId="77777777" w:rsidR="00A131BA" w:rsidRPr="003A211B" w:rsidRDefault="00A131BA" w:rsidP="00A131BA">
            <w:pPr>
              <w:rPr>
                <w:rFonts w:cs="Arial"/>
              </w:rPr>
            </w:pPr>
            <w:r w:rsidRPr="003A211B">
              <w:rPr>
                <w:rFonts w:cs="Arial"/>
              </w:rPr>
              <w:t>Soziale Ziele</w:t>
            </w:r>
          </w:p>
        </w:tc>
        <w:tc>
          <w:tcPr>
            <w:tcW w:w="1782" w:type="dxa"/>
            <w:shd w:val="clear" w:color="auto" w:fill="auto"/>
          </w:tcPr>
          <w:p w14:paraId="7AAAC2A6" w14:textId="77777777" w:rsidR="00A131BA" w:rsidRPr="003A211B" w:rsidRDefault="00A131BA" w:rsidP="00A131BA">
            <w:pPr>
              <w:rPr>
                <w:rFonts w:cs="Arial"/>
              </w:rPr>
            </w:pPr>
          </w:p>
        </w:tc>
        <w:tc>
          <w:tcPr>
            <w:tcW w:w="1919" w:type="dxa"/>
            <w:shd w:val="clear" w:color="auto" w:fill="auto"/>
          </w:tcPr>
          <w:p w14:paraId="03FA64C7" w14:textId="77777777" w:rsidR="00A131BA" w:rsidRPr="003A211B" w:rsidRDefault="00A131BA" w:rsidP="00A131BA">
            <w:pPr>
              <w:rPr>
                <w:rFonts w:cs="Arial"/>
              </w:rPr>
            </w:pPr>
          </w:p>
        </w:tc>
        <w:tc>
          <w:tcPr>
            <w:tcW w:w="2755" w:type="dxa"/>
          </w:tcPr>
          <w:p w14:paraId="37F8CD2E" w14:textId="77777777" w:rsidR="00A131BA" w:rsidRPr="003A211B" w:rsidRDefault="00A131BA" w:rsidP="00A131BA">
            <w:pPr>
              <w:rPr>
                <w:rFonts w:cs="Arial"/>
              </w:rPr>
            </w:pPr>
          </w:p>
        </w:tc>
        <w:tc>
          <w:tcPr>
            <w:tcW w:w="1003" w:type="dxa"/>
          </w:tcPr>
          <w:p w14:paraId="5EE441F7" w14:textId="77777777" w:rsidR="00A131BA" w:rsidRPr="003A211B" w:rsidRDefault="00A131BA" w:rsidP="00A131BA">
            <w:pPr>
              <w:rPr>
                <w:rFonts w:cs="Arial"/>
              </w:rPr>
            </w:pPr>
          </w:p>
        </w:tc>
      </w:tr>
      <w:tr w:rsidR="00B961DD" w:rsidRPr="003A211B" w14:paraId="362CDBE4" w14:textId="77777777" w:rsidTr="00EE770F">
        <w:trPr>
          <w:cantSplit/>
          <w:trHeight w:val="1810"/>
        </w:trPr>
        <w:tc>
          <w:tcPr>
            <w:tcW w:w="855" w:type="dxa"/>
            <w:shd w:val="clear" w:color="auto" w:fill="auto"/>
          </w:tcPr>
          <w:p w14:paraId="6775C262" w14:textId="77777777" w:rsidR="00A131BA" w:rsidRPr="003A211B" w:rsidRDefault="00A131BA" w:rsidP="00A131BA">
            <w:pPr>
              <w:rPr>
                <w:rFonts w:cs="Arial"/>
              </w:rPr>
            </w:pPr>
            <w:r w:rsidRPr="003A211B">
              <w:rPr>
                <w:rFonts w:cs="Arial"/>
              </w:rPr>
              <w:t>1.1.4.1</w:t>
            </w:r>
          </w:p>
        </w:tc>
        <w:tc>
          <w:tcPr>
            <w:tcW w:w="1331" w:type="dxa"/>
            <w:shd w:val="clear" w:color="auto" w:fill="auto"/>
          </w:tcPr>
          <w:p w14:paraId="2BAF058A" w14:textId="77777777" w:rsidR="00A131BA" w:rsidRPr="003A211B" w:rsidRDefault="00A131BA" w:rsidP="00A131BA">
            <w:pPr>
              <w:rPr>
                <w:rFonts w:cs="Arial"/>
              </w:rPr>
            </w:pPr>
            <w:r w:rsidRPr="003A211B">
              <w:rPr>
                <w:rFonts w:cs="Arial"/>
              </w:rPr>
              <w:t>Sozialziel 1</w:t>
            </w:r>
          </w:p>
        </w:tc>
        <w:tc>
          <w:tcPr>
            <w:tcW w:w="1782" w:type="dxa"/>
            <w:shd w:val="clear" w:color="auto" w:fill="auto"/>
          </w:tcPr>
          <w:p w14:paraId="74745419" w14:textId="77777777" w:rsidR="00A131BA" w:rsidRPr="003A211B" w:rsidRDefault="00A614F7" w:rsidP="00A131BA">
            <w:pPr>
              <w:rPr>
                <w:rFonts w:cs="Arial"/>
              </w:rPr>
            </w:pPr>
            <w:r w:rsidRPr="003A211B">
              <w:rPr>
                <w:rFonts w:cs="Arial"/>
              </w:rPr>
              <w:t>Transparente Kommunikation</w:t>
            </w:r>
          </w:p>
        </w:tc>
        <w:tc>
          <w:tcPr>
            <w:tcW w:w="1919" w:type="dxa"/>
            <w:shd w:val="clear" w:color="auto" w:fill="auto"/>
          </w:tcPr>
          <w:p w14:paraId="2DCB4289" w14:textId="77777777" w:rsidR="00A131BA" w:rsidRPr="003A211B" w:rsidRDefault="00A614F7" w:rsidP="00A131BA">
            <w:pPr>
              <w:rPr>
                <w:rFonts w:cs="Arial"/>
              </w:rPr>
            </w:pPr>
            <w:r w:rsidRPr="003A211B">
              <w:rPr>
                <w:rFonts w:cs="Arial"/>
              </w:rPr>
              <w:t>Transparente Kommunikation mit allen Projektbeteiligten sicherstellen, um Vertrauen zu stärken und Unsicherheiten vorzubeugen.</w:t>
            </w:r>
          </w:p>
        </w:tc>
        <w:tc>
          <w:tcPr>
            <w:tcW w:w="2755" w:type="dxa"/>
          </w:tcPr>
          <w:p w14:paraId="69C45A8F" w14:textId="77777777" w:rsidR="00A131BA" w:rsidRPr="003A211B" w:rsidRDefault="00A614F7" w:rsidP="00A131BA">
            <w:pPr>
              <w:rPr>
                <w:rFonts w:cs="Arial"/>
              </w:rPr>
            </w:pPr>
            <w:r w:rsidRPr="003A211B">
              <w:rPr>
                <w:rFonts w:cs="Arial"/>
              </w:rPr>
              <w:t xml:space="preserve">Projektbeteiligte zu Gesprächen einladen. </w:t>
            </w:r>
          </w:p>
        </w:tc>
        <w:tc>
          <w:tcPr>
            <w:tcW w:w="1003" w:type="dxa"/>
          </w:tcPr>
          <w:p w14:paraId="2CD30328" w14:textId="77777777" w:rsidR="00A131BA" w:rsidRPr="003A211B" w:rsidRDefault="00BA334A" w:rsidP="00A131BA">
            <w:pPr>
              <w:rPr>
                <w:rFonts w:cs="Arial"/>
              </w:rPr>
            </w:pPr>
            <w:r w:rsidRPr="003A211B">
              <w:rPr>
                <w:rFonts w:cs="Arial"/>
              </w:rPr>
              <w:t>SOLL</w:t>
            </w:r>
            <w:r w:rsidR="006A7826" w:rsidRPr="003A211B">
              <w:rPr>
                <w:rFonts w:cs="Arial"/>
              </w:rPr>
              <w:t xml:space="preserve"> / 3</w:t>
            </w:r>
          </w:p>
        </w:tc>
      </w:tr>
      <w:tr w:rsidR="00B961DD" w:rsidRPr="003A211B" w14:paraId="5DFFA8C3" w14:textId="77777777" w:rsidTr="00EE770F">
        <w:trPr>
          <w:cantSplit/>
          <w:trHeight w:val="222"/>
        </w:trPr>
        <w:tc>
          <w:tcPr>
            <w:tcW w:w="855" w:type="dxa"/>
            <w:shd w:val="clear" w:color="auto" w:fill="auto"/>
          </w:tcPr>
          <w:p w14:paraId="71FC82CE" w14:textId="77777777" w:rsidR="00A131BA" w:rsidRPr="003A211B" w:rsidRDefault="00A131BA" w:rsidP="00A131BA">
            <w:pPr>
              <w:rPr>
                <w:rFonts w:cs="Arial"/>
              </w:rPr>
            </w:pPr>
            <w:r w:rsidRPr="003A211B">
              <w:rPr>
                <w:rFonts w:cs="Arial"/>
              </w:rPr>
              <w:t>1.1.4.2</w:t>
            </w:r>
          </w:p>
        </w:tc>
        <w:tc>
          <w:tcPr>
            <w:tcW w:w="1331" w:type="dxa"/>
            <w:shd w:val="clear" w:color="auto" w:fill="auto"/>
          </w:tcPr>
          <w:p w14:paraId="7F3315E3" w14:textId="77777777" w:rsidR="00A131BA" w:rsidRPr="003A211B" w:rsidRDefault="00A131BA" w:rsidP="00A131BA">
            <w:pPr>
              <w:rPr>
                <w:rFonts w:cs="Arial"/>
              </w:rPr>
            </w:pPr>
            <w:r w:rsidRPr="003A211B">
              <w:rPr>
                <w:rFonts w:cs="Arial"/>
              </w:rPr>
              <w:t>Sozialziel 2</w:t>
            </w:r>
          </w:p>
        </w:tc>
        <w:tc>
          <w:tcPr>
            <w:tcW w:w="1782" w:type="dxa"/>
            <w:shd w:val="clear" w:color="auto" w:fill="auto"/>
          </w:tcPr>
          <w:p w14:paraId="65DBABCF" w14:textId="77777777" w:rsidR="00A131BA" w:rsidRPr="003A211B" w:rsidRDefault="000D61A4" w:rsidP="00A131BA">
            <w:pPr>
              <w:rPr>
                <w:rFonts w:cs="Arial"/>
              </w:rPr>
            </w:pPr>
            <w:r w:rsidRPr="003A211B">
              <w:rPr>
                <w:rFonts w:cs="Arial"/>
              </w:rPr>
              <w:t>/</w:t>
            </w:r>
          </w:p>
        </w:tc>
        <w:tc>
          <w:tcPr>
            <w:tcW w:w="1919" w:type="dxa"/>
            <w:shd w:val="clear" w:color="auto" w:fill="auto"/>
          </w:tcPr>
          <w:p w14:paraId="375B1844" w14:textId="77777777" w:rsidR="00A131BA" w:rsidRPr="003A211B" w:rsidRDefault="00A131BA" w:rsidP="00A131BA">
            <w:pPr>
              <w:rPr>
                <w:rFonts w:cs="Arial"/>
              </w:rPr>
            </w:pPr>
          </w:p>
        </w:tc>
        <w:tc>
          <w:tcPr>
            <w:tcW w:w="2755" w:type="dxa"/>
          </w:tcPr>
          <w:p w14:paraId="3CBEAA0B" w14:textId="77777777" w:rsidR="00A131BA" w:rsidRPr="003A211B" w:rsidRDefault="00A131BA" w:rsidP="00A131BA">
            <w:pPr>
              <w:rPr>
                <w:rFonts w:cs="Arial"/>
              </w:rPr>
            </w:pPr>
          </w:p>
        </w:tc>
        <w:tc>
          <w:tcPr>
            <w:tcW w:w="1003" w:type="dxa"/>
          </w:tcPr>
          <w:p w14:paraId="798E2A74" w14:textId="77777777" w:rsidR="00A131BA" w:rsidRPr="003A211B" w:rsidRDefault="00A131BA" w:rsidP="00A131BA">
            <w:pPr>
              <w:rPr>
                <w:rFonts w:cs="Arial"/>
              </w:rPr>
            </w:pPr>
          </w:p>
        </w:tc>
      </w:tr>
      <w:tr w:rsidR="00B961DD" w:rsidRPr="003A211B" w14:paraId="4B54A523" w14:textId="77777777" w:rsidTr="00EE770F">
        <w:trPr>
          <w:cantSplit/>
          <w:trHeight w:val="460"/>
        </w:trPr>
        <w:tc>
          <w:tcPr>
            <w:tcW w:w="855" w:type="dxa"/>
            <w:shd w:val="clear" w:color="auto" w:fill="auto"/>
          </w:tcPr>
          <w:p w14:paraId="3C9BAFC3" w14:textId="77777777" w:rsidR="00A131BA" w:rsidRPr="003A211B" w:rsidRDefault="00A131BA" w:rsidP="00A131BA">
            <w:pPr>
              <w:rPr>
                <w:rFonts w:cs="Arial"/>
              </w:rPr>
            </w:pPr>
            <w:r w:rsidRPr="003A211B">
              <w:rPr>
                <w:rFonts w:cs="Arial"/>
              </w:rPr>
              <w:t>1.2</w:t>
            </w:r>
          </w:p>
        </w:tc>
        <w:tc>
          <w:tcPr>
            <w:tcW w:w="1331" w:type="dxa"/>
            <w:shd w:val="clear" w:color="auto" w:fill="auto"/>
          </w:tcPr>
          <w:p w14:paraId="3BB29F3C" w14:textId="77777777" w:rsidR="00A131BA" w:rsidRPr="003A211B" w:rsidRDefault="00A131BA" w:rsidP="00A131BA">
            <w:pPr>
              <w:rPr>
                <w:rFonts w:cs="Arial"/>
              </w:rPr>
            </w:pPr>
            <w:r w:rsidRPr="003A211B">
              <w:rPr>
                <w:rFonts w:cs="Arial"/>
              </w:rPr>
              <w:t>Vorgehensziele</w:t>
            </w:r>
          </w:p>
        </w:tc>
        <w:tc>
          <w:tcPr>
            <w:tcW w:w="1782" w:type="dxa"/>
            <w:shd w:val="clear" w:color="auto" w:fill="auto"/>
          </w:tcPr>
          <w:p w14:paraId="4E93A101" w14:textId="77777777" w:rsidR="00A131BA" w:rsidRPr="003A211B" w:rsidRDefault="00A131BA" w:rsidP="00A131BA">
            <w:pPr>
              <w:rPr>
                <w:rFonts w:cs="Arial"/>
              </w:rPr>
            </w:pPr>
          </w:p>
        </w:tc>
        <w:tc>
          <w:tcPr>
            <w:tcW w:w="1919" w:type="dxa"/>
            <w:shd w:val="clear" w:color="auto" w:fill="auto"/>
          </w:tcPr>
          <w:p w14:paraId="109485E6" w14:textId="77777777" w:rsidR="00A131BA" w:rsidRPr="003A211B" w:rsidRDefault="00A131BA" w:rsidP="00A131BA">
            <w:pPr>
              <w:rPr>
                <w:rFonts w:cs="Arial"/>
              </w:rPr>
            </w:pPr>
          </w:p>
        </w:tc>
        <w:tc>
          <w:tcPr>
            <w:tcW w:w="2755" w:type="dxa"/>
          </w:tcPr>
          <w:p w14:paraId="2CE17690" w14:textId="77777777" w:rsidR="00A131BA" w:rsidRPr="003A211B" w:rsidRDefault="00A131BA" w:rsidP="00A131BA">
            <w:pPr>
              <w:rPr>
                <w:rFonts w:cs="Arial"/>
              </w:rPr>
            </w:pPr>
          </w:p>
        </w:tc>
        <w:tc>
          <w:tcPr>
            <w:tcW w:w="1003" w:type="dxa"/>
          </w:tcPr>
          <w:p w14:paraId="608E3A04" w14:textId="77777777" w:rsidR="00A131BA" w:rsidRPr="003A211B" w:rsidRDefault="00A131BA" w:rsidP="00A131BA">
            <w:pPr>
              <w:rPr>
                <w:rFonts w:cs="Arial"/>
              </w:rPr>
            </w:pPr>
          </w:p>
        </w:tc>
      </w:tr>
      <w:tr w:rsidR="00B961DD" w:rsidRPr="003A211B" w14:paraId="628A35C0" w14:textId="77777777" w:rsidTr="00EE770F">
        <w:trPr>
          <w:cantSplit/>
          <w:trHeight w:val="207"/>
        </w:trPr>
        <w:tc>
          <w:tcPr>
            <w:tcW w:w="855" w:type="dxa"/>
            <w:shd w:val="clear" w:color="auto" w:fill="auto"/>
          </w:tcPr>
          <w:p w14:paraId="095008F5" w14:textId="77777777" w:rsidR="00A131BA" w:rsidRPr="003A211B" w:rsidRDefault="00A131BA" w:rsidP="00A131BA">
            <w:pPr>
              <w:rPr>
                <w:rFonts w:cs="Arial"/>
              </w:rPr>
            </w:pPr>
            <w:r w:rsidRPr="003A211B">
              <w:rPr>
                <w:rFonts w:cs="Arial"/>
              </w:rPr>
              <w:t>1.2.1</w:t>
            </w:r>
          </w:p>
        </w:tc>
        <w:tc>
          <w:tcPr>
            <w:tcW w:w="1331" w:type="dxa"/>
            <w:shd w:val="clear" w:color="auto" w:fill="auto"/>
          </w:tcPr>
          <w:p w14:paraId="5E745F4A" w14:textId="77777777" w:rsidR="00A131BA" w:rsidRPr="003A211B" w:rsidRDefault="00A131BA" w:rsidP="00A131BA">
            <w:pPr>
              <w:rPr>
                <w:rFonts w:cs="Arial"/>
              </w:rPr>
            </w:pPr>
            <w:commentRangeStart w:id="21"/>
            <w:r w:rsidRPr="003A211B">
              <w:rPr>
                <w:rFonts w:cs="Arial"/>
              </w:rPr>
              <w:t>Terminziele</w:t>
            </w:r>
            <w:commentRangeEnd w:id="21"/>
            <w:r w:rsidR="002C76A5" w:rsidRPr="003A211B">
              <w:rPr>
                <w:rStyle w:val="Kommentarzeichen"/>
                <w:sz w:val="20"/>
                <w:szCs w:val="20"/>
              </w:rPr>
              <w:commentReference w:id="21"/>
            </w:r>
          </w:p>
        </w:tc>
        <w:tc>
          <w:tcPr>
            <w:tcW w:w="1782" w:type="dxa"/>
            <w:shd w:val="clear" w:color="auto" w:fill="auto"/>
          </w:tcPr>
          <w:p w14:paraId="3178943E" w14:textId="77777777" w:rsidR="00A131BA" w:rsidRPr="003A211B" w:rsidRDefault="00A131BA" w:rsidP="00A131BA">
            <w:pPr>
              <w:rPr>
                <w:rFonts w:cs="Arial"/>
              </w:rPr>
            </w:pPr>
          </w:p>
        </w:tc>
        <w:tc>
          <w:tcPr>
            <w:tcW w:w="1919" w:type="dxa"/>
            <w:shd w:val="clear" w:color="auto" w:fill="auto"/>
          </w:tcPr>
          <w:p w14:paraId="79DBD9C0" w14:textId="77777777" w:rsidR="00A131BA" w:rsidRPr="003A211B" w:rsidRDefault="00A131BA" w:rsidP="00A131BA">
            <w:pPr>
              <w:rPr>
                <w:rFonts w:cs="Arial"/>
              </w:rPr>
            </w:pPr>
          </w:p>
        </w:tc>
        <w:tc>
          <w:tcPr>
            <w:tcW w:w="2755" w:type="dxa"/>
          </w:tcPr>
          <w:p w14:paraId="023D82AE" w14:textId="77777777" w:rsidR="00A131BA" w:rsidRPr="003A211B" w:rsidRDefault="00A131BA" w:rsidP="00A131BA">
            <w:pPr>
              <w:rPr>
                <w:rFonts w:cs="Arial"/>
              </w:rPr>
            </w:pPr>
          </w:p>
        </w:tc>
        <w:tc>
          <w:tcPr>
            <w:tcW w:w="1003" w:type="dxa"/>
          </w:tcPr>
          <w:p w14:paraId="0CCAFE4B" w14:textId="77777777" w:rsidR="00A131BA" w:rsidRPr="003A211B" w:rsidRDefault="00A131BA" w:rsidP="00A131BA">
            <w:pPr>
              <w:rPr>
                <w:rFonts w:cs="Arial"/>
              </w:rPr>
            </w:pPr>
          </w:p>
        </w:tc>
      </w:tr>
      <w:tr w:rsidR="00B961DD" w:rsidRPr="003A211B" w14:paraId="1A658007" w14:textId="77777777" w:rsidTr="00EE770F">
        <w:trPr>
          <w:cantSplit/>
          <w:trHeight w:val="682"/>
        </w:trPr>
        <w:tc>
          <w:tcPr>
            <w:tcW w:w="855" w:type="dxa"/>
            <w:shd w:val="clear" w:color="auto" w:fill="auto"/>
          </w:tcPr>
          <w:p w14:paraId="6B3CE18D" w14:textId="77777777" w:rsidR="00A131BA" w:rsidRPr="003A211B" w:rsidRDefault="00A131BA" w:rsidP="00A131BA">
            <w:pPr>
              <w:rPr>
                <w:rFonts w:cs="Arial"/>
              </w:rPr>
            </w:pPr>
            <w:r w:rsidRPr="003A211B">
              <w:rPr>
                <w:rFonts w:cs="Arial"/>
              </w:rPr>
              <w:lastRenderedPageBreak/>
              <w:t>1.2.1.1</w:t>
            </w:r>
          </w:p>
        </w:tc>
        <w:tc>
          <w:tcPr>
            <w:tcW w:w="1331" w:type="dxa"/>
            <w:shd w:val="clear" w:color="auto" w:fill="auto"/>
          </w:tcPr>
          <w:p w14:paraId="19A5D4D6" w14:textId="77777777" w:rsidR="00A131BA" w:rsidRPr="003A211B" w:rsidRDefault="00A131BA" w:rsidP="00A131BA">
            <w:pPr>
              <w:rPr>
                <w:rFonts w:cs="Arial"/>
              </w:rPr>
            </w:pPr>
            <w:r w:rsidRPr="003A211B">
              <w:rPr>
                <w:rFonts w:cs="Arial"/>
              </w:rPr>
              <w:t>Terminziel 1</w:t>
            </w:r>
          </w:p>
        </w:tc>
        <w:tc>
          <w:tcPr>
            <w:tcW w:w="1782" w:type="dxa"/>
            <w:shd w:val="clear" w:color="auto" w:fill="auto"/>
          </w:tcPr>
          <w:p w14:paraId="09E2DDE7" w14:textId="77777777" w:rsidR="00A131BA" w:rsidRPr="003A211B" w:rsidRDefault="006E0FA1" w:rsidP="00A131BA">
            <w:pPr>
              <w:rPr>
                <w:rFonts w:cs="Arial"/>
              </w:rPr>
            </w:pPr>
            <w:r w:rsidRPr="003A211B">
              <w:rPr>
                <w:rFonts w:cs="Arial"/>
              </w:rPr>
              <w:t>Betriebs</w:t>
            </w:r>
            <w:r w:rsidR="001C7866" w:rsidRPr="003A211B">
              <w:rPr>
                <w:rFonts w:cs="Arial"/>
              </w:rPr>
              <w:t xml:space="preserve">vertrag </w:t>
            </w:r>
          </w:p>
        </w:tc>
        <w:tc>
          <w:tcPr>
            <w:tcW w:w="1919" w:type="dxa"/>
            <w:shd w:val="clear" w:color="auto" w:fill="auto"/>
          </w:tcPr>
          <w:p w14:paraId="5F679752" w14:textId="77777777" w:rsidR="00BA334A" w:rsidRPr="003A211B" w:rsidRDefault="001C7866" w:rsidP="00A131BA">
            <w:pPr>
              <w:rPr>
                <w:rFonts w:cs="Arial"/>
              </w:rPr>
            </w:pPr>
            <w:r w:rsidRPr="003A211B">
              <w:rPr>
                <w:rFonts w:cs="Arial"/>
              </w:rPr>
              <w:t>Der Betriebs</w:t>
            </w:r>
            <w:r w:rsidR="00BA334A" w:rsidRPr="003A211B">
              <w:rPr>
                <w:rFonts w:cs="Arial"/>
              </w:rPr>
              <w:t>-</w:t>
            </w:r>
          </w:p>
          <w:p w14:paraId="24250BAB" w14:textId="77777777" w:rsidR="00A131BA" w:rsidRPr="003A211B" w:rsidRDefault="001C7866" w:rsidP="00A131BA">
            <w:pPr>
              <w:rPr>
                <w:rFonts w:cs="Arial"/>
              </w:rPr>
            </w:pPr>
            <w:r w:rsidRPr="003A211B">
              <w:rPr>
                <w:rFonts w:cs="Arial"/>
              </w:rPr>
              <w:t>vertrag liegt unterschrieben vor-</w:t>
            </w:r>
          </w:p>
        </w:tc>
        <w:tc>
          <w:tcPr>
            <w:tcW w:w="2755" w:type="dxa"/>
          </w:tcPr>
          <w:p w14:paraId="3C3D61A8" w14:textId="41C4BD3D" w:rsidR="00A131BA" w:rsidRPr="003A211B" w:rsidRDefault="001C7866" w:rsidP="00A131BA">
            <w:pPr>
              <w:rPr>
                <w:rFonts w:cs="Arial"/>
                <w:lang w:val="en-US"/>
              </w:rPr>
            </w:pPr>
            <w:r w:rsidRPr="003A211B">
              <w:rPr>
                <w:rFonts w:cs="Arial"/>
                <w:lang w:val="en-US"/>
              </w:rPr>
              <w:t xml:space="preserve">Bis </w:t>
            </w:r>
            <w:proofErr w:type="spellStart"/>
            <w:r w:rsidRPr="003A211B">
              <w:rPr>
                <w:rFonts w:cs="Arial"/>
                <w:lang w:val="en-US"/>
              </w:rPr>
              <w:t>zum</w:t>
            </w:r>
            <w:proofErr w:type="spellEnd"/>
            <w:r w:rsidRPr="003A211B">
              <w:rPr>
                <w:rFonts w:cs="Arial"/>
                <w:lang w:val="en-US"/>
              </w:rPr>
              <w:t xml:space="preserve"> </w:t>
            </w:r>
            <w:r w:rsidR="00452555">
              <w:rPr>
                <w:rFonts w:cs="Arial"/>
                <w:lang w:val="en-US"/>
              </w:rPr>
              <w:t>28</w:t>
            </w:r>
            <w:r w:rsidRPr="003A211B">
              <w:rPr>
                <w:rFonts w:cs="Arial"/>
                <w:lang w:val="en-US"/>
              </w:rPr>
              <w:t>.08</w:t>
            </w:r>
            <w:r w:rsidR="00B35357" w:rsidRPr="003A211B">
              <w:rPr>
                <w:rFonts w:cs="Arial"/>
                <w:lang w:val="en-US"/>
              </w:rPr>
              <w:t>.23</w:t>
            </w:r>
          </w:p>
        </w:tc>
        <w:tc>
          <w:tcPr>
            <w:tcW w:w="1003" w:type="dxa"/>
          </w:tcPr>
          <w:p w14:paraId="19D84F43" w14:textId="77777777" w:rsidR="006A7826" w:rsidRPr="003A211B" w:rsidRDefault="001C7866" w:rsidP="00A131BA">
            <w:pPr>
              <w:rPr>
                <w:rFonts w:cs="Arial"/>
                <w:lang w:val="en-US"/>
              </w:rPr>
            </w:pPr>
            <w:r w:rsidRPr="003A211B">
              <w:rPr>
                <w:rFonts w:cs="Arial"/>
                <w:lang w:val="en-US"/>
              </w:rPr>
              <w:t>MUSS</w:t>
            </w:r>
            <w:r w:rsidR="006A7826" w:rsidRPr="003A211B">
              <w:rPr>
                <w:rFonts w:cs="Arial"/>
                <w:lang w:val="en-US"/>
              </w:rPr>
              <w:t xml:space="preserve"> / </w:t>
            </w:r>
            <w:r w:rsidR="00FC67EA" w:rsidRPr="003A211B">
              <w:rPr>
                <w:rFonts w:cs="Arial"/>
                <w:lang w:val="en-US"/>
              </w:rPr>
              <w:t>4</w:t>
            </w:r>
          </w:p>
        </w:tc>
      </w:tr>
      <w:tr w:rsidR="000030C6" w:rsidRPr="003A211B" w14:paraId="64BC5FF3" w14:textId="77777777" w:rsidTr="00EE770F">
        <w:trPr>
          <w:cantSplit/>
          <w:trHeight w:val="1127"/>
        </w:trPr>
        <w:tc>
          <w:tcPr>
            <w:tcW w:w="855" w:type="dxa"/>
            <w:shd w:val="clear" w:color="auto" w:fill="auto"/>
          </w:tcPr>
          <w:p w14:paraId="42ED5958" w14:textId="77777777" w:rsidR="000030C6" w:rsidRPr="003A211B" w:rsidRDefault="000030C6" w:rsidP="00A131BA">
            <w:pPr>
              <w:rPr>
                <w:rFonts w:cs="Arial"/>
              </w:rPr>
            </w:pPr>
            <w:r w:rsidRPr="003A211B">
              <w:rPr>
                <w:rFonts w:cs="Arial"/>
              </w:rPr>
              <w:t>1.2.1.2</w:t>
            </w:r>
          </w:p>
        </w:tc>
        <w:tc>
          <w:tcPr>
            <w:tcW w:w="1331" w:type="dxa"/>
            <w:shd w:val="clear" w:color="auto" w:fill="auto"/>
          </w:tcPr>
          <w:p w14:paraId="268965C7" w14:textId="77777777" w:rsidR="000030C6" w:rsidRPr="003A211B" w:rsidRDefault="000030C6" w:rsidP="00A131BA">
            <w:pPr>
              <w:rPr>
                <w:rFonts w:cs="Arial"/>
              </w:rPr>
            </w:pPr>
            <w:r w:rsidRPr="003A211B">
              <w:rPr>
                <w:rFonts w:cs="Arial"/>
              </w:rPr>
              <w:t>Terminziel 2</w:t>
            </w:r>
          </w:p>
        </w:tc>
        <w:tc>
          <w:tcPr>
            <w:tcW w:w="1782" w:type="dxa"/>
            <w:shd w:val="clear" w:color="auto" w:fill="auto"/>
          </w:tcPr>
          <w:p w14:paraId="001250D9" w14:textId="77777777" w:rsidR="000030C6" w:rsidRPr="003A211B" w:rsidRDefault="000030C6" w:rsidP="00A131BA">
            <w:pPr>
              <w:rPr>
                <w:rFonts w:cs="Arial"/>
              </w:rPr>
            </w:pPr>
            <w:r w:rsidRPr="003A211B">
              <w:rPr>
                <w:rFonts w:cs="Arial"/>
              </w:rPr>
              <w:t>Quality Gates</w:t>
            </w:r>
          </w:p>
        </w:tc>
        <w:tc>
          <w:tcPr>
            <w:tcW w:w="1919" w:type="dxa"/>
            <w:shd w:val="clear" w:color="auto" w:fill="auto"/>
          </w:tcPr>
          <w:p w14:paraId="59B4483B" w14:textId="77777777" w:rsidR="000030C6" w:rsidRPr="003A211B" w:rsidRDefault="000030C6" w:rsidP="00A131BA">
            <w:pPr>
              <w:rPr>
                <w:rFonts w:cs="Arial"/>
              </w:rPr>
            </w:pPr>
            <w:r w:rsidRPr="003A211B">
              <w:rPr>
                <w:rFonts w:cs="Arial"/>
              </w:rPr>
              <w:t>Alle Quality Gates sind zu den jeweiligen Terminen abgeschlossen.</w:t>
            </w:r>
          </w:p>
        </w:tc>
        <w:tc>
          <w:tcPr>
            <w:tcW w:w="2755" w:type="dxa"/>
          </w:tcPr>
          <w:p w14:paraId="7443F080" w14:textId="47B411C0" w:rsidR="00E02B75" w:rsidRPr="003A211B" w:rsidRDefault="00E02B75" w:rsidP="00E02B75">
            <w:pPr>
              <w:rPr>
                <w:rFonts w:cs="Arial"/>
                <w:lang w:val="en-US"/>
              </w:rPr>
            </w:pPr>
            <w:r w:rsidRPr="003A211B">
              <w:rPr>
                <w:rFonts w:cs="Arial"/>
                <w:lang w:val="en-US"/>
              </w:rPr>
              <w:t xml:space="preserve">QG 1: </w:t>
            </w:r>
            <w:r w:rsidR="00452555">
              <w:rPr>
                <w:rFonts w:cs="Arial"/>
                <w:lang w:val="en-US"/>
              </w:rPr>
              <w:t>07.11.22</w:t>
            </w:r>
          </w:p>
          <w:p w14:paraId="6D6E49A5" w14:textId="6BE17E22" w:rsidR="00E02B75" w:rsidRPr="003A211B" w:rsidRDefault="00E02B75" w:rsidP="00E02B75">
            <w:pPr>
              <w:rPr>
                <w:rFonts w:cs="Arial"/>
                <w:lang w:val="en-US"/>
              </w:rPr>
            </w:pPr>
            <w:r w:rsidRPr="003A211B">
              <w:rPr>
                <w:rFonts w:cs="Arial"/>
                <w:lang w:val="en-US"/>
              </w:rPr>
              <w:t xml:space="preserve">QG 2: </w:t>
            </w:r>
            <w:r w:rsidR="00452555">
              <w:rPr>
                <w:rFonts w:cs="Arial"/>
                <w:lang w:val="en-US"/>
              </w:rPr>
              <w:t>26</w:t>
            </w:r>
            <w:r w:rsidRPr="003A211B">
              <w:rPr>
                <w:rFonts w:cs="Arial"/>
                <w:lang w:val="en-US"/>
              </w:rPr>
              <w:t>.</w:t>
            </w:r>
            <w:r w:rsidR="00452555">
              <w:rPr>
                <w:rFonts w:cs="Arial"/>
                <w:lang w:val="en-US"/>
              </w:rPr>
              <w:t>12</w:t>
            </w:r>
            <w:r w:rsidRPr="003A211B">
              <w:rPr>
                <w:rFonts w:cs="Arial"/>
                <w:lang w:val="en-US"/>
              </w:rPr>
              <w:t>.2</w:t>
            </w:r>
            <w:r w:rsidR="00452555">
              <w:rPr>
                <w:rFonts w:cs="Arial"/>
                <w:lang w:val="en-US"/>
              </w:rPr>
              <w:t>2</w:t>
            </w:r>
          </w:p>
          <w:p w14:paraId="3B0C358E" w14:textId="753D3031" w:rsidR="00E02B75" w:rsidRPr="003A211B" w:rsidRDefault="00E02B75" w:rsidP="00E02B75">
            <w:pPr>
              <w:rPr>
                <w:rFonts w:cs="Arial"/>
                <w:lang w:val="en-US"/>
              </w:rPr>
            </w:pPr>
            <w:r w:rsidRPr="003A211B">
              <w:rPr>
                <w:rFonts w:cs="Arial"/>
                <w:lang w:val="en-US"/>
              </w:rPr>
              <w:t xml:space="preserve">QG 3: </w:t>
            </w:r>
            <w:r w:rsidR="00452555">
              <w:rPr>
                <w:rFonts w:cs="Arial"/>
                <w:lang w:val="en-US"/>
              </w:rPr>
              <w:t>02</w:t>
            </w:r>
            <w:r w:rsidRPr="003A211B">
              <w:rPr>
                <w:rFonts w:cs="Arial"/>
                <w:lang w:val="en-US"/>
              </w:rPr>
              <w:t>.0</w:t>
            </w:r>
            <w:r w:rsidR="00452555">
              <w:rPr>
                <w:rFonts w:cs="Arial"/>
                <w:lang w:val="en-US"/>
              </w:rPr>
              <w:t>3</w:t>
            </w:r>
            <w:r w:rsidRPr="003A211B">
              <w:rPr>
                <w:rFonts w:cs="Arial"/>
                <w:lang w:val="en-US"/>
              </w:rPr>
              <w:t>.23</w:t>
            </w:r>
          </w:p>
          <w:p w14:paraId="5E6F50BE" w14:textId="2256F4E6" w:rsidR="00E02B75" w:rsidRPr="003A211B" w:rsidRDefault="00E02B75" w:rsidP="00E02B75">
            <w:pPr>
              <w:rPr>
                <w:rFonts w:cs="Arial"/>
                <w:lang w:val="en-US"/>
              </w:rPr>
            </w:pPr>
            <w:r w:rsidRPr="003A211B">
              <w:rPr>
                <w:rFonts w:cs="Arial"/>
                <w:lang w:val="en-US"/>
              </w:rPr>
              <w:t xml:space="preserve">QG 4: </w:t>
            </w:r>
            <w:r w:rsidR="00452555">
              <w:rPr>
                <w:rFonts w:cs="Arial"/>
                <w:lang w:val="en-US"/>
              </w:rPr>
              <w:t>27</w:t>
            </w:r>
            <w:r w:rsidRPr="003A211B">
              <w:rPr>
                <w:rFonts w:cs="Arial"/>
                <w:lang w:val="en-US"/>
              </w:rPr>
              <w:t>.0</w:t>
            </w:r>
            <w:r w:rsidR="00452555">
              <w:rPr>
                <w:rFonts w:cs="Arial"/>
                <w:lang w:val="en-US"/>
              </w:rPr>
              <w:t>4</w:t>
            </w:r>
            <w:r w:rsidRPr="003A211B">
              <w:rPr>
                <w:rFonts w:cs="Arial"/>
                <w:lang w:val="en-US"/>
              </w:rPr>
              <w:t>.23</w:t>
            </w:r>
          </w:p>
          <w:p w14:paraId="6F795FCA" w14:textId="341622E9" w:rsidR="000030C6" w:rsidRPr="003A211B" w:rsidRDefault="00E02B75" w:rsidP="00E02B75">
            <w:pPr>
              <w:rPr>
                <w:rFonts w:cs="Arial"/>
                <w:lang w:val="en-US"/>
              </w:rPr>
            </w:pPr>
            <w:r w:rsidRPr="003A211B">
              <w:rPr>
                <w:rFonts w:cs="Arial"/>
                <w:lang w:val="en-US"/>
              </w:rPr>
              <w:t xml:space="preserve">QG5: </w:t>
            </w:r>
            <w:r w:rsidR="00452555">
              <w:rPr>
                <w:rFonts w:cs="Arial"/>
                <w:lang w:val="en-US"/>
              </w:rPr>
              <w:t>19</w:t>
            </w:r>
            <w:r w:rsidRPr="003A211B">
              <w:rPr>
                <w:rFonts w:cs="Arial"/>
                <w:lang w:val="en-US"/>
              </w:rPr>
              <w:t>.0</w:t>
            </w:r>
            <w:r w:rsidR="00452555">
              <w:rPr>
                <w:rFonts w:cs="Arial"/>
                <w:lang w:val="en-US"/>
              </w:rPr>
              <w:t>7</w:t>
            </w:r>
            <w:r w:rsidRPr="003A211B">
              <w:rPr>
                <w:rFonts w:cs="Arial"/>
                <w:lang w:val="en-US"/>
              </w:rPr>
              <w:t>.23</w:t>
            </w:r>
          </w:p>
        </w:tc>
        <w:tc>
          <w:tcPr>
            <w:tcW w:w="1003" w:type="dxa"/>
          </w:tcPr>
          <w:p w14:paraId="1E5CAF43" w14:textId="77777777" w:rsidR="000030C6" w:rsidRPr="003A211B" w:rsidRDefault="00E02B75" w:rsidP="00A131BA">
            <w:pPr>
              <w:rPr>
                <w:rFonts w:cs="Arial"/>
                <w:lang w:val="en-US"/>
              </w:rPr>
            </w:pPr>
            <w:r w:rsidRPr="003A211B">
              <w:rPr>
                <w:rFonts w:cs="Arial"/>
                <w:lang w:val="en-US"/>
              </w:rPr>
              <w:t>MUSS / 4</w:t>
            </w:r>
          </w:p>
        </w:tc>
      </w:tr>
      <w:tr w:rsidR="00B961DD" w:rsidRPr="003A211B" w14:paraId="447B09C7" w14:textId="77777777" w:rsidTr="00EE770F">
        <w:trPr>
          <w:cantSplit/>
          <w:trHeight w:val="222"/>
        </w:trPr>
        <w:tc>
          <w:tcPr>
            <w:tcW w:w="855" w:type="dxa"/>
            <w:shd w:val="clear" w:color="auto" w:fill="auto"/>
          </w:tcPr>
          <w:p w14:paraId="29B9D97A" w14:textId="77777777" w:rsidR="00A131BA" w:rsidRPr="003A211B" w:rsidRDefault="00A131BA" w:rsidP="00A131BA">
            <w:pPr>
              <w:rPr>
                <w:rFonts w:cs="Arial"/>
              </w:rPr>
            </w:pPr>
            <w:r w:rsidRPr="003A211B">
              <w:rPr>
                <w:rFonts w:cs="Arial"/>
              </w:rPr>
              <w:t>1.2.2</w:t>
            </w:r>
          </w:p>
        </w:tc>
        <w:tc>
          <w:tcPr>
            <w:tcW w:w="1331" w:type="dxa"/>
            <w:shd w:val="clear" w:color="auto" w:fill="auto"/>
          </w:tcPr>
          <w:p w14:paraId="59D8DBE2" w14:textId="77777777" w:rsidR="00A131BA" w:rsidRPr="003A211B" w:rsidRDefault="00A131BA" w:rsidP="00A131BA">
            <w:pPr>
              <w:rPr>
                <w:rFonts w:cs="Arial"/>
              </w:rPr>
            </w:pPr>
            <w:r w:rsidRPr="003A211B">
              <w:rPr>
                <w:rFonts w:cs="Arial"/>
              </w:rPr>
              <w:t>Kostenziele</w:t>
            </w:r>
          </w:p>
        </w:tc>
        <w:tc>
          <w:tcPr>
            <w:tcW w:w="1782" w:type="dxa"/>
            <w:shd w:val="clear" w:color="auto" w:fill="auto"/>
          </w:tcPr>
          <w:p w14:paraId="6F7860A3" w14:textId="77777777" w:rsidR="00A131BA" w:rsidRPr="003A211B" w:rsidRDefault="00A131BA" w:rsidP="00A131BA">
            <w:pPr>
              <w:rPr>
                <w:rFonts w:cs="Arial"/>
              </w:rPr>
            </w:pPr>
          </w:p>
        </w:tc>
        <w:tc>
          <w:tcPr>
            <w:tcW w:w="1919" w:type="dxa"/>
            <w:shd w:val="clear" w:color="auto" w:fill="auto"/>
          </w:tcPr>
          <w:p w14:paraId="782050DC" w14:textId="77777777" w:rsidR="00A131BA" w:rsidRPr="003A211B" w:rsidRDefault="00A131BA" w:rsidP="00A131BA">
            <w:pPr>
              <w:rPr>
                <w:rFonts w:cs="Arial"/>
              </w:rPr>
            </w:pPr>
          </w:p>
        </w:tc>
        <w:tc>
          <w:tcPr>
            <w:tcW w:w="2755" w:type="dxa"/>
          </w:tcPr>
          <w:p w14:paraId="0ACB0DAC" w14:textId="77777777" w:rsidR="00A131BA" w:rsidRPr="003A211B" w:rsidRDefault="00A131BA" w:rsidP="00A131BA">
            <w:pPr>
              <w:rPr>
                <w:rFonts w:cs="Arial"/>
              </w:rPr>
            </w:pPr>
          </w:p>
        </w:tc>
        <w:tc>
          <w:tcPr>
            <w:tcW w:w="1003" w:type="dxa"/>
          </w:tcPr>
          <w:p w14:paraId="2AD83BCE" w14:textId="77777777" w:rsidR="00A131BA" w:rsidRPr="003A211B" w:rsidRDefault="00A131BA" w:rsidP="00A131BA">
            <w:pPr>
              <w:rPr>
                <w:rFonts w:cs="Arial"/>
              </w:rPr>
            </w:pPr>
          </w:p>
        </w:tc>
      </w:tr>
      <w:tr w:rsidR="00B961DD" w:rsidRPr="003A211B" w14:paraId="2E5386E5" w14:textId="77777777" w:rsidTr="00EE770F">
        <w:trPr>
          <w:cantSplit/>
          <w:trHeight w:val="1127"/>
        </w:trPr>
        <w:tc>
          <w:tcPr>
            <w:tcW w:w="855" w:type="dxa"/>
            <w:shd w:val="clear" w:color="auto" w:fill="auto"/>
          </w:tcPr>
          <w:p w14:paraId="3F32FD1F" w14:textId="77777777" w:rsidR="00A131BA" w:rsidRPr="003A211B" w:rsidRDefault="00A131BA" w:rsidP="00A131BA">
            <w:pPr>
              <w:rPr>
                <w:rFonts w:cs="Arial"/>
              </w:rPr>
            </w:pPr>
            <w:r w:rsidRPr="003A211B">
              <w:rPr>
                <w:rFonts w:cs="Arial"/>
              </w:rPr>
              <w:t>1.2.2.1</w:t>
            </w:r>
          </w:p>
        </w:tc>
        <w:tc>
          <w:tcPr>
            <w:tcW w:w="1331" w:type="dxa"/>
            <w:shd w:val="clear" w:color="auto" w:fill="auto"/>
          </w:tcPr>
          <w:p w14:paraId="22256255" w14:textId="77777777" w:rsidR="00A131BA" w:rsidRPr="003A211B" w:rsidRDefault="00A131BA" w:rsidP="00A131BA">
            <w:pPr>
              <w:rPr>
                <w:rFonts w:cs="Arial"/>
              </w:rPr>
            </w:pPr>
            <w:r w:rsidRPr="003A211B">
              <w:rPr>
                <w:rFonts w:cs="Arial"/>
              </w:rPr>
              <w:t>Kostenziel 1</w:t>
            </w:r>
          </w:p>
        </w:tc>
        <w:tc>
          <w:tcPr>
            <w:tcW w:w="1782" w:type="dxa"/>
            <w:shd w:val="clear" w:color="auto" w:fill="auto"/>
          </w:tcPr>
          <w:p w14:paraId="0F3A2914" w14:textId="77777777" w:rsidR="00A131BA" w:rsidRPr="003A211B" w:rsidRDefault="00A131BA" w:rsidP="00A131BA">
            <w:pPr>
              <w:rPr>
                <w:rFonts w:cs="Arial"/>
              </w:rPr>
            </w:pPr>
            <w:r w:rsidRPr="003A211B">
              <w:rPr>
                <w:rFonts w:cs="Arial"/>
              </w:rPr>
              <w:t>Budgeteinhaltung</w:t>
            </w:r>
          </w:p>
        </w:tc>
        <w:tc>
          <w:tcPr>
            <w:tcW w:w="1919" w:type="dxa"/>
            <w:shd w:val="clear" w:color="auto" w:fill="auto"/>
          </w:tcPr>
          <w:p w14:paraId="4546A1B5" w14:textId="4626A474" w:rsidR="00A131BA" w:rsidRPr="003A211B" w:rsidRDefault="00A131BA" w:rsidP="00A131BA">
            <w:pPr>
              <w:rPr>
                <w:rFonts w:cs="Arial"/>
              </w:rPr>
            </w:pPr>
            <w:r w:rsidRPr="003A211B">
              <w:rPr>
                <w:rFonts w:cs="Arial"/>
              </w:rPr>
              <w:t xml:space="preserve">Einhaltung des Budgets in Höhe von </w:t>
            </w:r>
            <w:r w:rsidR="00452555">
              <w:rPr>
                <w:rFonts w:cs="Arial"/>
              </w:rPr>
              <w:t>120.485,02</w:t>
            </w:r>
            <w:r w:rsidRPr="003A211B">
              <w:rPr>
                <w:rFonts w:cs="Arial"/>
              </w:rPr>
              <w:t xml:space="preserve"> €.</w:t>
            </w:r>
          </w:p>
        </w:tc>
        <w:tc>
          <w:tcPr>
            <w:tcW w:w="2755" w:type="dxa"/>
          </w:tcPr>
          <w:p w14:paraId="41B6747F" w14:textId="77777777" w:rsidR="00E05718" w:rsidRPr="003A211B" w:rsidRDefault="000D61A4" w:rsidP="00A131BA">
            <w:pPr>
              <w:rPr>
                <w:rFonts w:cs="Arial"/>
              </w:rPr>
            </w:pPr>
            <w:r w:rsidRPr="003A211B">
              <w:rPr>
                <w:rFonts w:cs="Arial"/>
              </w:rPr>
              <w:t xml:space="preserve">Differenzbetrag der tatsächlichen Gesamtkosten des Projektes und des ursprünglich veranschlagten </w:t>
            </w:r>
          </w:p>
          <w:p w14:paraId="0F9FFA84" w14:textId="77777777" w:rsidR="00A131BA" w:rsidRPr="003A211B" w:rsidRDefault="000D61A4" w:rsidP="00A131BA">
            <w:pPr>
              <w:rPr>
                <w:rFonts w:cs="Arial"/>
              </w:rPr>
            </w:pPr>
            <w:r w:rsidRPr="003A211B">
              <w:rPr>
                <w:rFonts w:cs="Arial"/>
              </w:rPr>
              <w:t>Budgets</w:t>
            </w:r>
            <w:r w:rsidR="00E05718" w:rsidRPr="003A211B">
              <w:rPr>
                <w:rFonts w:cs="Arial"/>
              </w:rPr>
              <w:t>.</w:t>
            </w:r>
          </w:p>
        </w:tc>
        <w:tc>
          <w:tcPr>
            <w:tcW w:w="1003" w:type="dxa"/>
          </w:tcPr>
          <w:p w14:paraId="075A4D48" w14:textId="77777777" w:rsidR="00A131BA" w:rsidRPr="003A211B" w:rsidRDefault="00E05718" w:rsidP="00A131BA">
            <w:pPr>
              <w:rPr>
                <w:rFonts w:cs="Arial"/>
              </w:rPr>
            </w:pPr>
            <w:r w:rsidRPr="003A211B">
              <w:rPr>
                <w:rFonts w:cs="Arial"/>
              </w:rPr>
              <w:t>SOLL</w:t>
            </w:r>
            <w:r w:rsidR="006A7826" w:rsidRPr="003A211B">
              <w:rPr>
                <w:rFonts w:cs="Arial"/>
              </w:rPr>
              <w:t xml:space="preserve"> / 3</w:t>
            </w:r>
          </w:p>
        </w:tc>
      </w:tr>
      <w:tr w:rsidR="00B961DD" w:rsidRPr="003A211B" w14:paraId="4EFACB36" w14:textId="77777777" w:rsidTr="00EE770F">
        <w:trPr>
          <w:cantSplit/>
          <w:trHeight w:val="460"/>
        </w:trPr>
        <w:tc>
          <w:tcPr>
            <w:tcW w:w="855" w:type="dxa"/>
            <w:shd w:val="clear" w:color="auto" w:fill="auto"/>
          </w:tcPr>
          <w:p w14:paraId="556ABA75" w14:textId="77777777" w:rsidR="00A131BA" w:rsidRPr="003A211B" w:rsidRDefault="00A131BA" w:rsidP="00A131BA">
            <w:pPr>
              <w:rPr>
                <w:rFonts w:cs="Arial"/>
              </w:rPr>
            </w:pPr>
            <w:r w:rsidRPr="003A211B">
              <w:rPr>
                <w:rFonts w:cs="Arial"/>
              </w:rPr>
              <w:t>1.2.3</w:t>
            </w:r>
          </w:p>
        </w:tc>
        <w:tc>
          <w:tcPr>
            <w:tcW w:w="1331" w:type="dxa"/>
            <w:shd w:val="clear" w:color="auto" w:fill="auto"/>
          </w:tcPr>
          <w:p w14:paraId="7A800E57" w14:textId="77777777" w:rsidR="00A131BA" w:rsidRPr="003A211B" w:rsidRDefault="00A131BA" w:rsidP="00A131BA">
            <w:pPr>
              <w:rPr>
                <w:rFonts w:cs="Arial"/>
              </w:rPr>
            </w:pPr>
            <w:r w:rsidRPr="003A211B">
              <w:rPr>
                <w:rFonts w:cs="Arial"/>
              </w:rPr>
              <w:t>Aufwandsziele</w:t>
            </w:r>
          </w:p>
        </w:tc>
        <w:tc>
          <w:tcPr>
            <w:tcW w:w="1782" w:type="dxa"/>
            <w:shd w:val="clear" w:color="auto" w:fill="auto"/>
          </w:tcPr>
          <w:p w14:paraId="1DB318C4" w14:textId="77777777" w:rsidR="00A131BA" w:rsidRPr="003A211B" w:rsidRDefault="00A131BA" w:rsidP="00A131BA">
            <w:pPr>
              <w:rPr>
                <w:rFonts w:cs="Arial"/>
              </w:rPr>
            </w:pPr>
          </w:p>
        </w:tc>
        <w:tc>
          <w:tcPr>
            <w:tcW w:w="1919" w:type="dxa"/>
            <w:shd w:val="clear" w:color="auto" w:fill="auto"/>
          </w:tcPr>
          <w:p w14:paraId="7AC9E619" w14:textId="77777777" w:rsidR="00A131BA" w:rsidRPr="003A211B" w:rsidRDefault="00A131BA" w:rsidP="00A131BA">
            <w:pPr>
              <w:rPr>
                <w:rFonts w:cs="Arial"/>
              </w:rPr>
            </w:pPr>
          </w:p>
        </w:tc>
        <w:tc>
          <w:tcPr>
            <w:tcW w:w="2755" w:type="dxa"/>
          </w:tcPr>
          <w:p w14:paraId="2E8D578D" w14:textId="77777777" w:rsidR="00A131BA" w:rsidRPr="003A211B" w:rsidRDefault="00A131BA" w:rsidP="00A131BA">
            <w:pPr>
              <w:rPr>
                <w:rFonts w:cs="Arial"/>
              </w:rPr>
            </w:pPr>
          </w:p>
        </w:tc>
        <w:tc>
          <w:tcPr>
            <w:tcW w:w="1003" w:type="dxa"/>
          </w:tcPr>
          <w:p w14:paraId="7F648978" w14:textId="77777777" w:rsidR="00A131BA" w:rsidRPr="003A211B" w:rsidRDefault="00A131BA" w:rsidP="00A131BA">
            <w:pPr>
              <w:rPr>
                <w:rFonts w:cs="Arial"/>
              </w:rPr>
            </w:pPr>
          </w:p>
        </w:tc>
      </w:tr>
      <w:tr w:rsidR="00B961DD" w:rsidRPr="003A211B" w14:paraId="7FAD56C2" w14:textId="77777777" w:rsidTr="00EE770F">
        <w:trPr>
          <w:cantSplit/>
          <w:trHeight w:val="445"/>
        </w:trPr>
        <w:tc>
          <w:tcPr>
            <w:tcW w:w="855" w:type="dxa"/>
            <w:shd w:val="clear" w:color="auto" w:fill="auto"/>
          </w:tcPr>
          <w:p w14:paraId="0652B1F5" w14:textId="77777777" w:rsidR="00A131BA" w:rsidRPr="003A211B" w:rsidRDefault="00A131BA" w:rsidP="00A131BA">
            <w:pPr>
              <w:rPr>
                <w:rFonts w:cs="Arial"/>
              </w:rPr>
            </w:pPr>
            <w:r w:rsidRPr="003A211B">
              <w:rPr>
                <w:rFonts w:cs="Arial"/>
              </w:rPr>
              <w:t>1.2.3.1</w:t>
            </w:r>
          </w:p>
        </w:tc>
        <w:tc>
          <w:tcPr>
            <w:tcW w:w="1331" w:type="dxa"/>
            <w:shd w:val="clear" w:color="auto" w:fill="auto"/>
          </w:tcPr>
          <w:p w14:paraId="2D81C797" w14:textId="77777777" w:rsidR="00A131BA" w:rsidRPr="003A211B" w:rsidRDefault="00A131BA" w:rsidP="00A131BA">
            <w:pPr>
              <w:rPr>
                <w:rFonts w:cs="Arial"/>
              </w:rPr>
            </w:pPr>
            <w:r w:rsidRPr="003A211B">
              <w:rPr>
                <w:rFonts w:cs="Arial"/>
              </w:rPr>
              <w:t>Aufwandsziel 1</w:t>
            </w:r>
          </w:p>
        </w:tc>
        <w:tc>
          <w:tcPr>
            <w:tcW w:w="1782" w:type="dxa"/>
            <w:shd w:val="clear" w:color="auto" w:fill="auto"/>
          </w:tcPr>
          <w:p w14:paraId="66D2BF8C" w14:textId="77777777" w:rsidR="00A131BA" w:rsidRPr="003A211B" w:rsidRDefault="00BA334A" w:rsidP="00A131BA">
            <w:pPr>
              <w:rPr>
                <w:rFonts w:cs="Arial"/>
              </w:rPr>
            </w:pPr>
            <w:r w:rsidRPr="003A211B">
              <w:rPr>
                <w:rFonts w:cs="Arial"/>
              </w:rPr>
              <w:t>Aufwand PT</w:t>
            </w:r>
          </w:p>
        </w:tc>
        <w:tc>
          <w:tcPr>
            <w:tcW w:w="1919" w:type="dxa"/>
            <w:shd w:val="clear" w:color="auto" w:fill="auto"/>
          </w:tcPr>
          <w:p w14:paraId="3E0B59F1" w14:textId="77777777" w:rsidR="00A131BA" w:rsidRPr="003A211B" w:rsidRDefault="006A7826" w:rsidP="00A131BA">
            <w:pPr>
              <w:rPr>
                <w:rFonts w:cs="Arial"/>
              </w:rPr>
            </w:pPr>
            <w:r w:rsidRPr="003A211B">
              <w:rPr>
                <w:rFonts w:cs="Arial"/>
              </w:rPr>
              <w:t>Den Gesamtaufwand einhalten</w:t>
            </w:r>
          </w:p>
        </w:tc>
        <w:tc>
          <w:tcPr>
            <w:tcW w:w="2755" w:type="dxa"/>
          </w:tcPr>
          <w:p w14:paraId="54864499" w14:textId="67387A6D" w:rsidR="00A131BA" w:rsidRPr="003A211B" w:rsidRDefault="006A7826" w:rsidP="00A131BA">
            <w:pPr>
              <w:rPr>
                <w:rFonts w:cs="Arial"/>
              </w:rPr>
            </w:pPr>
            <w:r w:rsidRPr="003A211B">
              <w:rPr>
                <w:rFonts w:cs="Arial"/>
              </w:rPr>
              <w:t>Nicht über 2</w:t>
            </w:r>
            <w:r w:rsidR="00452555">
              <w:rPr>
                <w:rFonts w:cs="Arial"/>
              </w:rPr>
              <w:t>1</w:t>
            </w:r>
            <w:r w:rsidRPr="003A211B">
              <w:rPr>
                <w:rFonts w:cs="Arial"/>
              </w:rPr>
              <w:t>4 PT</w:t>
            </w:r>
          </w:p>
        </w:tc>
        <w:tc>
          <w:tcPr>
            <w:tcW w:w="1003" w:type="dxa"/>
          </w:tcPr>
          <w:p w14:paraId="3E027773" w14:textId="77777777" w:rsidR="00A131BA" w:rsidRPr="003A211B" w:rsidRDefault="006A7826" w:rsidP="00A131BA">
            <w:pPr>
              <w:rPr>
                <w:rFonts w:cs="Arial"/>
              </w:rPr>
            </w:pPr>
            <w:r w:rsidRPr="003A211B">
              <w:rPr>
                <w:rFonts w:cs="Arial"/>
              </w:rPr>
              <w:t>SOLL / 3</w:t>
            </w:r>
          </w:p>
        </w:tc>
      </w:tr>
      <w:tr w:rsidR="00B961DD" w:rsidRPr="003A211B" w14:paraId="770DF022" w14:textId="77777777" w:rsidTr="00EE770F">
        <w:trPr>
          <w:cantSplit/>
          <w:trHeight w:val="445"/>
        </w:trPr>
        <w:tc>
          <w:tcPr>
            <w:tcW w:w="855" w:type="dxa"/>
            <w:shd w:val="clear" w:color="auto" w:fill="auto"/>
          </w:tcPr>
          <w:p w14:paraId="37E64477" w14:textId="77777777" w:rsidR="00A131BA" w:rsidRPr="003A211B" w:rsidRDefault="00A131BA" w:rsidP="00A131BA">
            <w:pPr>
              <w:rPr>
                <w:rFonts w:cs="Arial"/>
              </w:rPr>
            </w:pPr>
            <w:r w:rsidRPr="003A211B">
              <w:rPr>
                <w:rFonts w:cs="Arial"/>
              </w:rPr>
              <w:t>1.2.4</w:t>
            </w:r>
          </w:p>
        </w:tc>
        <w:tc>
          <w:tcPr>
            <w:tcW w:w="1331" w:type="dxa"/>
            <w:shd w:val="clear" w:color="auto" w:fill="auto"/>
          </w:tcPr>
          <w:p w14:paraId="17DD69F7" w14:textId="77777777" w:rsidR="00A131BA" w:rsidRPr="003A211B" w:rsidRDefault="00A131BA" w:rsidP="00A131BA">
            <w:pPr>
              <w:rPr>
                <w:rFonts w:cs="Arial"/>
              </w:rPr>
            </w:pPr>
            <w:r w:rsidRPr="003A211B">
              <w:rPr>
                <w:rFonts w:cs="Arial"/>
              </w:rPr>
              <w:t>Projekt-rahmenziele</w:t>
            </w:r>
          </w:p>
        </w:tc>
        <w:tc>
          <w:tcPr>
            <w:tcW w:w="1782" w:type="dxa"/>
            <w:shd w:val="clear" w:color="auto" w:fill="auto"/>
          </w:tcPr>
          <w:p w14:paraId="2436EF51" w14:textId="77777777" w:rsidR="00A131BA" w:rsidRPr="003A211B" w:rsidRDefault="00A131BA" w:rsidP="00A131BA">
            <w:pPr>
              <w:rPr>
                <w:rFonts w:cs="Arial"/>
              </w:rPr>
            </w:pPr>
          </w:p>
        </w:tc>
        <w:tc>
          <w:tcPr>
            <w:tcW w:w="1919" w:type="dxa"/>
            <w:shd w:val="clear" w:color="auto" w:fill="auto"/>
          </w:tcPr>
          <w:p w14:paraId="6A87ADF2" w14:textId="77777777" w:rsidR="00A131BA" w:rsidRPr="003A211B" w:rsidRDefault="00A131BA" w:rsidP="00A131BA">
            <w:pPr>
              <w:rPr>
                <w:rFonts w:cs="Arial"/>
              </w:rPr>
            </w:pPr>
          </w:p>
        </w:tc>
        <w:tc>
          <w:tcPr>
            <w:tcW w:w="2755" w:type="dxa"/>
          </w:tcPr>
          <w:p w14:paraId="72290D9A" w14:textId="77777777" w:rsidR="00A131BA" w:rsidRPr="003A211B" w:rsidRDefault="00A131BA" w:rsidP="00A131BA">
            <w:pPr>
              <w:rPr>
                <w:rFonts w:cs="Arial"/>
              </w:rPr>
            </w:pPr>
          </w:p>
        </w:tc>
        <w:tc>
          <w:tcPr>
            <w:tcW w:w="1003" w:type="dxa"/>
          </w:tcPr>
          <w:p w14:paraId="2BFBD458" w14:textId="77777777" w:rsidR="00A131BA" w:rsidRPr="003A211B" w:rsidRDefault="00A131BA" w:rsidP="00A131BA">
            <w:pPr>
              <w:rPr>
                <w:rFonts w:cs="Arial"/>
              </w:rPr>
            </w:pPr>
          </w:p>
        </w:tc>
      </w:tr>
      <w:tr w:rsidR="00B961DD" w:rsidRPr="003A211B" w14:paraId="0154603A" w14:textId="77777777" w:rsidTr="00EE770F">
        <w:trPr>
          <w:cantSplit/>
          <w:trHeight w:val="445"/>
        </w:trPr>
        <w:tc>
          <w:tcPr>
            <w:tcW w:w="855" w:type="dxa"/>
            <w:shd w:val="clear" w:color="auto" w:fill="auto"/>
          </w:tcPr>
          <w:p w14:paraId="6CC24315" w14:textId="77777777" w:rsidR="00A131BA" w:rsidRPr="003A211B" w:rsidRDefault="00A131BA" w:rsidP="00A131BA">
            <w:pPr>
              <w:rPr>
                <w:rFonts w:cs="Arial"/>
              </w:rPr>
            </w:pPr>
            <w:r w:rsidRPr="003A211B">
              <w:rPr>
                <w:rFonts w:cs="Arial"/>
              </w:rPr>
              <w:t>1.2.4.1</w:t>
            </w:r>
          </w:p>
        </w:tc>
        <w:tc>
          <w:tcPr>
            <w:tcW w:w="1331" w:type="dxa"/>
            <w:shd w:val="clear" w:color="auto" w:fill="auto"/>
          </w:tcPr>
          <w:p w14:paraId="73946AD8" w14:textId="77777777" w:rsidR="00A131BA" w:rsidRPr="003A211B" w:rsidRDefault="00A131BA" w:rsidP="00A131BA">
            <w:pPr>
              <w:rPr>
                <w:rFonts w:cs="Arial"/>
              </w:rPr>
            </w:pPr>
            <w:r w:rsidRPr="003A211B">
              <w:rPr>
                <w:rFonts w:cs="Arial"/>
              </w:rPr>
              <w:t>Rahmenziel 1</w:t>
            </w:r>
          </w:p>
        </w:tc>
        <w:tc>
          <w:tcPr>
            <w:tcW w:w="1782" w:type="dxa"/>
            <w:shd w:val="clear" w:color="auto" w:fill="auto"/>
          </w:tcPr>
          <w:p w14:paraId="1FD3E82B" w14:textId="77777777" w:rsidR="00A131BA" w:rsidRPr="003A211B" w:rsidRDefault="00E05718" w:rsidP="00A131BA">
            <w:pPr>
              <w:rPr>
                <w:rFonts w:cs="Arial"/>
              </w:rPr>
            </w:pPr>
            <w:r w:rsidRPr="003A211B">
              <w:rPr>
                <w:rFonts w:cs="Arial"/>
              </w:rPr>
              <w:t>/</w:t>
            </w:r>
          </w:p>
        </w:tc>
        <w:tc>
          <w:tcPr>
            <w:tcW w:w="1919" w:type="dxa"/>
            <w:shd w:val="clear" w:color="auto" w:fill="auto"/>
          </w:tcPr>
          <w:p w14:paraId="1F7E6B4D" w14:textId="77777777" w:rsidR="00A131BA" w:rsidRPr="003A211B" w:rsidRDefault="00A131BA" w:rsidP="00A131BA">
            <w:pPr>
              <w:rPr>
                <w:rFonts w:cs="Arial"/>
              </w:rPr>
            </w:pPr>
          </w:p>
        </w:tc>
        <w:tc>
          <w:tcPr>
            <w:tcW w:w="2755" w:type="dxa"/>
          </w:tcPr>
          <w:p w14:paraId="4FE72CDB" w14:textId="77777777" w:rsidR="00A131BA" w:rsidRPr="003A211B" w:rsidRDefault="00A131BA" w:rsidP="00A131BA">
            <w:pPr>
              <w:rPr>
                <w:rFonts w:cs="Arial"/>
              </w:rPr>
            </w:pPr>
          </w:p>
        </w:tc>
        <w:tc>
          <w:tcPr>
            <w:tcW w:w="1003" w:type="dxa"/>
          </w:tcPr>
          <w:p w14:paraId="72B0BD20" w14:textId="77777777" w:rsidR="00A131BA" w:rsidRPr="003A211B" w:rsidRDefault="00A131BA" w:rsidP="00A131BA">
            <w:pPr>
              <w:rPr>
                <w:rFonts w:cs="Arial"/>
              </w:rPr>
            </w:pPr>
          </w:p>
        </w:tc>
      </w:tr>
    </w:tbl>
    <w:p w14:paraId="609960F8" w14:textId="77777777" w:rsidR="000672C1" w:rsidRDefault="000672C1" w:rsidP="000672C1">
      <w:pPr>
        <w:pStyle w:val="Beschriftung"/>
      </w:pPr>
      <w:bookmarkStart w:id="22" w:name="_Toc142565822"/>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w:t>
      </w:r>
      <w:r>
        <w:fldChar w:fldCharType="end"/>
      </w:r>
      <w:r>
        <w:t xml:space="preserve"> </w:t>
      </w:r>
      <w:r w:rsidRPr="00164BD7">
        <w:t>Zielhierarchie</w:t>
      </w:r>
      <w:bookmarkEnd w:id="22"/>
    </w:p>
    <w:p w14:paraId="7729E6C7" w14:textId="2D772ADE" w:rsidR="000672C1" w:rsidRDefault="006A7826" w:rsidP="000672C1">
      <w:pPr>
        <w:pStyle w:val="Absatztextnormal"/>
        <w:ind w:left="0"/>
        <w:jc w:val="both"/>
        <w:rPr>
          <w:sz w:val="22"/>
          <w:szCs w:val="22"/>
        </w:rPr>
      </w:pPr>
      <w:r>
        <w:rPr>
          <w:sz w:val="22"/>
          <w:szCs w:val="22"/>
        </w:rPr>
        <w:t>Priorisierung: 1 (gering) – 5 (hoch)</w:t>
      </w:r>
    </w:p>
    <w:p w14:paraId="1D875496" w14:textId="5BF4C02C" w:rsidR="000672C1" w:rsidRDefault="000672C1" w:rsidP="000672C1">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7666"/>
      </w:tblGrid>
      <w:tr w:rsidR="000672C1" w:rsidRPr="00143F1B" w14:paraId="73624EF8" w14:textId="77777777" w:rsidTr="00881021">
        <w:trPr>
          <w:cantSplit/>
          <w:tblHeader/>
        </w:trPr>
        <w:tc>
          <w:tcPr>
            <w:tcW w:w="0" w:type="auto"/>
            <w:gridSpan w:val="2"/>
            <w:shd w:val="clear" w:color="auto" w:fill="A8D08D"/>
          </w:tcPr>
          <w:p w14:paraId="6BC4AE5E" w14:textId="77777777" w:rsidR="000672C1" w:rsidRPr="003A211B" w:rsidRDefault="000672C1" w:rsidP="00881021">
            <w:pPr>
              <w:pStyle w:val="Absatztextnormal"/>
              <w:spacing w:before="60" w:after="60"/>
              <w:ind w:left="0"/>
              <w:rPr>
                <w:b/>
                <w:bCs/>
                <w:lang w:val="en-US"/>
              </w:rPr>
            </w:pPr>
            <w:proofErr w:type="spellStart"/>
            <w:r w:rsidRPr="003A211B">
              <w:rPr>
                <w:b/>
                <w:bCs/>
                <w:lang w:val="en-US"/>
              </w:rPr>
              <w:t>Nicht-Ziele</w:t>
            </w:r>
            <w:proofErr w:type="spellEnd"/>
            <w:r w:rsidRPr="003A211B">
              <w:rPr>
                <w:b/>
                <w:bCs/>
                <w:lang w:val="en-US"/>
              </w:rPr>
              <w:t xml:space="preserve"> (out of scope)</w:t>
            </w:r>
          </w:p>
        </w:tc>
      </w:tr>
      <w:tr w:rsidR="000672C1" w:rsidRPr="00740369" w14:paraId="58EBB41B" w14:textId="77777777" w:rsidTr="00881021">
        <w:trPr>
          <w:cantSplit/>
          <w:tblHeader/>
        </w:trPr>
        <w:tc>
          <w:tcPr>
            <w:tcW w:w="1019" w:type="pct"/>
            <w:shd w:val="clear" w:color="auto" w:fill="A8D08D"/>
          </w:tcPr>
          <w:p w14:paraId="1D7C85FE" w14:textId="77777777" w:rsidR="000672C1" w:rsidRPr="003A211B" w:rsidRDefault="000672C1" w:rsidP="00881021">
            <w:pPr>
              <w:pStyle w:val="Absatztextnormal"/>
              <w:spacing w:before="60" w:after="60"/>
              <w:ind w:left="0"/>
              <w:rPr>
                <w:b/>
                <w:bCs/>
              </w:rPr>
            </w:pPr>
            <w:r w:rsidRPr="003A211B">
              <w:rPr>
                <w:b/>
                <w:bCs/>
              </w:rPr>
              <w:t>Zielbezeichnung</w:t>
            </w:r>
          </w:p>
        </w:tc>
        <w:tc>
          <w:tcPr>
            <w:tcW w:w="3981" w:type="pct"/>
            <w:shd w:val="clear" w:color="auto" w:fill="A8D08D"/>
          </w:tcPr>
          <w:p w14:paraId="4D2D2B87" w14:textId="77777777" w:rsidR="000672C1" w:rsidRPr="003A211B" w:rsidRDefault="000672C1" w:rsidP="00881021">
            <w:pPr>
              <w:pStyle w:val="Absatztextnormal"/>
              <w:spacing w:before="60" w:after="60"/>
              <w:ind w:left="0"/>
              <w:rPr>
                <w:b/>
                <w:bCs/>
              </w:rPr>
            </w:pPr>
            <w:r w:rsidRPr="003A211B">
              <w:rPr>
                <w:b/>
                <w:bCs/>
              </w:rPr>
              <w:t xml:space="preserve">Zielbeschreibung </w:t>
            </w:r>
          </w:p>
        </w:tc>
      </w:tr>
      <w:tr w:rsidR="000672C1" w:rsidRPr="00740369" w14:paraId="1C7B3FA0" w14:textId="77777777" w:rsidTr="00881021">
        <w:trPr>
          <w:cantSplit/>
          <w:tblHeader/>
        </w:trPr>
        <w:tc>
          <w:tcPr>
            <w:tcW w:w="1019" w:type="pct"/>
          </w:tcPr>
          <w:p w14:paraId="65695662" w14:textId="77777777" w:rsidR="000672C1" w:rsidRPr="003A211B" w:rsidRDefault="0052358D" w:rsidP="00881021">
            <w:pPr>
              <w:pStyle w:val="Absatztextnormal"/>
              <w:ind w:left="0"/>
            </w:pPr>
            <w:r w:rsidRPr="003A211B">
              <w:t>Datenschutzverordnung</w:t>
            </w:r>
          </w:p>
        </w:tc>
        <w:tc>
          <w:tcPr>
            <w:tcW w:w="3981" w:type="pct"/>
          </w:tcPr>
          <w:p w14:paraId="1523E0FE" w14:textId="77777777" w:rsidR="000672C1" w:rsidRPr="003A211B" w:rsidRDefault="00763FD4" w:rsidP="00881021">
            <w:pPr>
              <w:pStyle w:val="Absatztextnormal"/>
              <w:ind w:left="0"/>
            </w:pPr>
            <w:r w:rsidRPr="003A211B">
              <w:t>Keine Verletzung des Datenschutzes. Wahrung der Integrität und Wahrung der Kundendaten</w:t>
            </w:r>
          </w:p>
        </w:tc>
      </w:tr>
      <w:tr w:rsidR="000672C1" w:rsidRPr="00740369" w14:paraId="65F7B3B6" w14:textId="77777777" w:rsidTr="00881021">
        <w:trPr>
          <w:cantSplit/>
          <w:tblHeader/>
        </w:trPr>
        <w:tc>
          <w:tcPr>
            <w:tcW w:w="1019" w:type="pct"/>
          </w:tcPr>
          <w:p w14:paraId="3F449E50" w14:textId="77777777" w:rsidR="000672C1" w:rsidRPr="003A211B" w:rsidRDefault="00763FD4" w:rsidP="00881021">
            <w:pPr>
              <w:pStyle w:val="Absatztextnormal"/>
              <w:ind w:left="0"/>
            </w:pPr>
            <w:r w:rsidRPr="003A211B">
              <w:t>Beeinträchtigung Bankbetrieb</w:t>
            </w:r>
          </w:p>
        </w:tc>
        <w:tc>
          <w:tcPr>
            <w:tcW w:w="3981" w:type="pct"/>
          </w:tcPr>
          <w:p w14:paraId="467A3DF3" w14:textId="77777777" w:rsidR="000672C1" w:rsidRPr="003A211B" w:rsidRDefault="00763FD4" w:rsidP="00881021">
            <w:pPr>
              <w:pStyle w:val="Absatztextnormal"/>
              <w:ind w:left="0"/>
            </w:pPr>
            <w:r w:rsidRPr="003A211B">
              <w:t>Keine Beeinträchtigung des laufenden Bankbetriebs während der Migration.</w:t>
            </w:r>
          </w:p>
          <w:p w14:paraId="5AA779C7" w14:textId="77777777" w:rsidR="009025A9" w:rsidRPr="003A211B" w:rsidRDefault="009025A9" w:rsidP="009025A9"/>
        </w:tc>
      </w:tr>
    </w:tbl>
    <w:p w14:paraId="6AB646F3" w14:textId="77777777" w:rsidR="000672C1" w:rsidRDefault="000672C1" w:rsidP="000672C1">
      <w:pPr>
        <w:pStyle w:val="Beschriftung"/>
      </w:pPr>
      <w:bookmarkStart w:id="23" w:name="_Toc142565823"/>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3</w:t>
      </w:r>
      <w:r>
        <w:fldChar w:fldCharType="end"/>
      </w:r>
      <w:r>
        <w:t xml:space="preserve"> </w:t>
      </w:r>
      <w:r w:rsidRPr="00F9521C">
        <w:t>Nicht-Ziele</w:t>
      </w:r>
      <w:bookmarkEnd w:id="23"/>
    </w:p>
    <w:p w14:paraId="6DCCBF73" w14:textId="77777777" w:rsidR="000672C1" w:rsidRDefault="000672C1" w:rsidP="000672C1">
      <w:pPr>
        <w:pStyle w:val="Absatztextnormal"/>
        <w:ind w:left="0"/>
      </w:pPr>
    </w:p>
    <w:p w14:paraId="52642CF7" w14:textId="77777777" w:rsidR="005156E9" w:rsidRDefault="00B579A4" w:rsidP="005156E9">
      <w:pPr>
        <w:pStyle w:val="berschrift2"/>
      </w:pPr>
      <w:bookmarkStart w:id="24" w:name="_Toc142565853"/>
      <w:r>
        <w:t>Zielkonflikt</w:t>
      </w:r>
      <w:bookmarkEnd w:id="24"/>
    </w:p>
    <w:tbl>
      <w:tblPr>
        <w:tblW w:w="46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850"/>
        <w:gridCol w:w="142"/>
        <w:gridCol w:w="992"/>
        <w:gridCol w:w="993"/>
        <w:gridCol w:w="3348"/>
        <w:gridCol w:w="1779"/>
      </w:tblGrid>
      <w:tr w:rsidR="00F74453" w:rsidRPr="00740369" w14:paraId="26CC5164" w14:textId="77777777" w:rsidTr="00E24C76">
        <w:trPr>
          <w:cantSplit/>
          <w:tblHeader/>
        </w:trPr>
        <w:tc>
          <w:tcPr>
            <w:tcW w:w="1838" w:type="dxa"/>
            <w:gridSpan w:val="3"/>
            <w:shd w:val="clear" w:color="auto" w:fill="A8D08D"/>
            <w:vAlign w:val="center"/>
          </w:tcPr>
          <w:p w14:paraId="58A1E0DF" w14:textId="77777777" w:rsidR="00F74453" w:rsidRPr="003A211B" w:rsidRDefault="00F74453" w:rsidP="00F74EFF">
            <w:pPr>
              <w:pStyle w:val="Absatztextnormal"/>
              <w:spacing w:before="60" w:after="60"/>
              <w:ind w:left="0"/>
              <w:rPr>
                <w:b/>
                <w:bCs/>
              </w:rPr>
            </w:pPr>
            <w:r w:rsidRPr="003A211B">
              <w:rPr>
                <w:b/>
                <w:bCs/>
              </w:rPr>
              <w:t>Zielkonflikt</w:t>
            </w:r>
          </w:p>
        </w:tc>
        <w:tc>
          <w:tcPr>
            <w:tcW w:w="992" w:type="dxa"/>
            <w:shd w:val="clear" w:color="auto" w:fill="A8D08D"/>
            <w:vAlign w:val="center"/>
          </w:tcPr>
          <w:p w14:paraId="553CA227" w14:textId="77777777" w:rsidR="00F74453" w:rsidRPr="003A211B" w:rsidRDefault="00F74453" w:rsidP="00F74EFF">
            <w:pPr>
              <w:pStyle w:val="Absatztextnormal"/>
              <w:ind w:left="0"/>
              <w:rPr>
                <w:b/>
                <w:bCs/>
              </w:rPr>
            </w:pPr>
            <w:r w:rsidRPr="003A211B">
              <w:rPr>
                <w:b/>
                <w:bCs/>
              </w:rPr>
              <w:t xml:space="preserve">Art </w:t>
            </w:r>
          </w:p>
        </w:tc>
        <w:tc>
          <w:tcPr>
            <w:tcW w:w="993" w:type="dxa"/>
            <w:shd w:val="clear" w:color="auto" w:fill="A8D08D"/>
            <w:vAlign w:val="center"/>
          </w:tcPr>
          <w:p w14:paraId="12259587" w14:textId="77777777" w:rsidR="00F74453" w:rsidRPr="003A211B" w:rsidRDefault="00F74453" w:rsidP="00F74EFF">
            <w:pPr>
              <w:pStyle w:val="Absatztextnormal"/>
              <w:ind w:left="0"/>
              <w:rPr>
                <w:b/>
                <w:bCs/>
              </w:rPr>
            </w:pPr>
            <w:r w:rsidRPr="003A211B">
              <w:rPr>
                <w:b/>
                <w:bCs/>
              </w:rPr>
              <w:t>Priorität</w:t>
            </w:r>
          </w:p>
        </w:tc>
        <w:tc>
          <w:tcPr>
            <w:tcW w:w="3348" w:type="dxa"/>
            <w:shd w:val="clear" w:color="auto" w:fill="A8D08D"/>
            <w:vAlign w:val="center"/>
          </w:tcPr>
          <w:p w14:paraId="46E609F9" w14:textId="77777777" w:rsidR="00F74453" w:rsidRPr="003A211B" w:rsidRDefault="00F74453" w:rsidP="00F74EFF">
            <w:pPr>
              <w:pStyle w:val="Absatztextnormal"/>
              <w:ind w:left="0"/>
              <w:rPr>
                <w:b/>
                <w:bCs/>
              </w:rPr>
            </w:pPr>
            <w:r w:rsidRPr="003A211B">
              <w:rPr>
                <w:b/>
                <w:bCs/>
              </w:rPr>
              <w:t>Erklärung</w:t>
            </w:r>
            <w:r w:rsidR="00322C92" w:rsidRPr="003A211B">
              <w:rPr>
                <w:b/>
                <w:bCs/>
              </w:rPr>
              <w:t xml:space="preserve"> und Auswirkung</w:t>
            </w:r>
          </w:p>
        </w:tc>
        <w:tc>
          <w:tcPr>
            <w:tcW w:w="1779" w:type="dxa"/>
            <w:shd w:val="clear" w:color="auto" w:fill="A8D08D"/>
            <w:vAlign w:val="center"/>
          </w:tcPr>
          <w:p w14:paraId="02197C90" w14:textId="77777777" w:rsidR="00F74453" w:rsidRPr="003A211B" w:rsidRDefault="00F74453" w:rsidP="00F74EFF">
            <w:pPr>
              <w:pStyle w:val="Absatztextnormal"/>
              <w:ind w:left="0"/>
              <w:rPr>
                <w:b/>
                <w:bCs/>
              </w:rPr>
            </w:pPr>
            <w:r w:rsidRPr="003A211B">
              <w:rPr>
                <w:b/>
                <w:bCs/>
              </w:rPr>
              <w:t>Maßnahmen</w:t>
            </w:r>
          </w:p>
        </w:tc>
      </w:tr>
      <w:tr w:rsidR="00F74453" w:rsidRPr="00740369" w14:paraId="6523FE7C" w14:textId="77777777" w:rsidTr="00E24C76">
        <w:trPr>
          <w:cantSplit/>
        </w:trPr>
        <w:tc>
          <w:tcPr>
            <w:tcW w:w="846" w:type="dxa"/>
          </w:tcPr>
          <w:p w14:paraId="075B4233" w14:textId="77777777" w:rsidR="00F74453" w:rsidRPr="003A211B" w:rsidRDefault="00B35357" w:rsidP="00F74453">
            <w:pPr>
              <w:pStyle w:val="Absatztextnormal"/>
              <w:ind w:left="0"/>
              <w:jc w:val="both"/>
            </w:pPr>
            <w:commentRangeStart w:id="25"/>
            <w:r w:rsidRPr="003A211B">
              <w:rPr>
                <w:rFonts w:cs="Arial"/>
              </w:rPr>
              <w:t>1.1.3.1</w:t>
            </w:r>
          </w:p>
        </w:tc>
        <w:tc>
          <w:tcPr>
            <w:tcW w:w="850" w:type="dxa"/>
          </w:tcPr>
          <w:p w14:paraId="530752FA" w14:textId="77777777" w:rsidR="00F74453" w:rsidRPr="003A211B" w:rsidRDefault="00B35357" w:rsidP="00F74453">
            <w:pPr>
              <w:pStyle w:val="Absatztextnormal"/>
              <w:ind w:left="0"/>
              <w:jc w:val="both"/>
            </w:pPr>
            <w:r w:rsidRPr="003A211B">
              <w:rPr>
                <w:rFonts w:cs="Arial"/>
              </w:rPr>
              <w:t>1.2.1.1</w:t>
            </w:r>
          </w:p>
        </w:tc>
        <w:tc>
          <w:tcPr>
            <w:tcW w:w="1134" w:type="dxa"/>
            <w:gridSpan w:val="2"/>
          </w:tcPr>
          <w:p w14:paraId="5B07205A" w14:textId="77777777" w:rsidR="00F74453" w:rsidRPr="003A211B" w:rsidRDefault="00833609" w:rsidP="00F74453">
            <w:pPr>
              <w:pStyle w:val="Absatztextnormal"/>
              <w:ind w:left="0"/>
              <w:jc w:val="both"/>
            </w:pPr>
            <w:r w:rsidRPr="003A211B">
              <w:t>konkur</w:t>
            </w:r>
            <w:r w:rsidR="00025E44" w:rsidRPr="003A211B">
              <w:t>rierend</w:t>
            </w:r>
          </w:p>
        </w:tc>
        <w:tc>
          <w:tcPr>
            <w:tcW w:w="993" w:type="dxa"/>
            <w:shd w:val="pct15" w:color="FFFFFF" w:fill="auto"/>
          </w:tcPr>
          <w:p w14:paraId="3B710D3D" w14:textId="77777777" w:rsidR="00F74453" w:rsidRPr="003A211B" w:rsidRDefault="00E41DD9" w:rsidP="00F74453">
            <w:pPr>
              <w:pStyle w:val="Absatztextnormal"/>
              <w:ind w:left="0"/>
              <w:jc w:val="both"/>
            </w:pPr>
            <w:r w:rsidRPr="003A211B">
              <w:t>1.1.3.1</w:t>
            </w:r>
          </w:p>
        </w:tc>
        <w:tc>
          <w:tcPr>
            <w:tcW w:w="3348" w:type="dxa"/>
            <w:shd w:val="pct15" w:color="FFFFFF" w:fill="auto"/>
          </w:tcPr>
          <w:p w14:paraId="7B15B041" w14:textId="77777777" w:rsidR="006D2E9A" w:rsidRPr="003A211B" w:rsidRDefault="00E41DD9" w:rsidP="006D2E9A">
            <w:pPr>
              <w:pStyle w:val="Absatztextnormal"/>
              <w:ind w:left="0"/>
            </w:pPr>
            <w:r w:rsidRPr="003A211B">
              <w:t>Für ein erfolgreiches Projekt sind die Ergebnistypen zu den Quality Gates zu liefern, da diese sonst nicht durchgeführt werden können. Ein</w:t>
            </w:r>
            <w:r w:rsidR="006E5398" w:rsidRPr="003A211B">
              <w:t xml:space="preserve"> </w:t>
            </w:r>
            <w:r w:rsidRPr="003A211B">
              <w:t xml:space="preserve">Nichterreichen hat somit Einfluss auf den Projekterfolg. </w:t>
            </w:r>
          </w:p>
          <w:p w14:paraId="0A179851" w14:textId="77777777" w:rsidR="00F74453" w:rsidRPr="003A211B" w:rsidRDefault="00E41DD9" w:rsidP="006D2E9A">
            <w:pPr>
              <w:pStyle w:val="Absatztextnormal"/>
              <w:ind w:left="0"/>
            </w:pPr>
            <w:r w:rsidRPr="003A211B">
              <w:t xml:space="preserve">Um </w:t>
            </w:r>
            <w:r w:rsidR="006E5398" w:rsidRPr="003A211B">
              <w:t>den Betriebsübergang (Projektende) zum 01.09.23 zu starten, ist der erfolgreiche Abschluss der Quality Gates zwingend erforderlich, da d</w:t>
            </w:r>
            <w:r w:rsidR="00C20C8C" w:rsidRPr="003A211B">
              <w:t>er BÜ</w:t>
            </w:r>
            <w:r w:rsidR="006E5398" w:rsidRPr="003A211B">
              <w:t xml:space="preserve"> sonst ggfs. verschoben werden muss.</w:t>
            </w:r>
            <w:r w:rsidRPr="003A211B">
              <w:t xml:space="preserve"> </w:t>
            </w:r>
          </w:p>
        </w:tc>
        <w:tc>
          <w:tcPr>
            <w:tcW w:w="1779" w:type="dxa"/>
            <w:shd w:val="pct15" w:color="FFFFFF" w:fill="auto"/>
          </w:tcPr>
          <w:p w14:paraId="463B01B7" w14:textId="77777777" w:rsidR="00C20C8C" w:rsidRPr="003A211B" w:rsidRDefault="00C20C8C" w:rsidP="006D2E9A">
            <w:pPr>
              <w:pStyle w:val="Absatztextnormal"/>
              <w:ind w:left="0"/>
            </w:pPr>
            <w:r w:rsidRPr="003A211B">
              <w:t xml:space="preserve">Motivation des Projektteams die Anforderungen zeitgemäß und sorgfältig umzusetzen. </w:t>
            </w:r>
          </w:p>
          <w:p w14:paraId="60BD9C59" w14:textId="77777777" w:rsidR="00F74453" w:rsidRPr="003A211B" w:rsidRDefault="00C20C8C" w:rsidP="006D2E9A">
            <w:pPr>
              <w:pStyle w:val="Absatztextnormal"/>
              <w:ind w:left="0"/>
            </w:pPr>
            <w:r w:rsidRPr="003A211B">
              <w:t xml:space="preserve">Regelmäßige Abstimmung im Jour </w:t>
            </w:r>
            <w:proofErr w:type="spellStart"/>
            <w:r w:rsidRPr="003A211B">
              <w:t>Fixé</w:t>
            </w:r>
            <w:proofErr w:type="spellEnd"/>
            <w:r w:rsidRPr="003A211B">
              <w:t xml:space="preserve">. </w:t>
            </w:r>
            <w:commentRangeEnd w:id="25"/>
            <w:r w:rsidR="003961E3" w:rsidRPr="003A211B">
              <w:rPr>
                <w:rStyle w:val="Kommentarzeichen"/>
                <w:sz w:val="20"/>
                <w:szCs w:val="20"/>
              </w:rPr>
              <w:commentReference w:id="25"/>
            </w:r>
          </w:p>
        </w:tc>
      </w:tr>
    </w:tbl>
    <w:p w14:paraId="30E6DA6D" w14:textId="09BD8978" w:rsidR="005156E9" w:rsidRDefault="000672C1" w:rsidP="00F95044">
      <w:pPr>
        <w:pStyle w:val="Beschriftung"/>
      </w:pPr>
      <w:bookmarkStart w:id="26" w:name="_Toc142565824"/>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4</w:t>
      </w:r>
      <w:r>
        <w:fldChar w:fldCharType="end"/>
      </w:r>
      <w:r>
        <w:t xml:space="preserve"> </w:t>
      </w:r>
      <w:r w:rsidRPr="00C31CB7">
        <w:t>Zielkonflikt</w:t>
      </w:r>
      <w:r w:rsidR="001D1510">
        <w:t>e</w:t>
      </w:r>
      <w:bookmarkEnd w:id="26"/>
      <w:r w:rsidR="00582DD9">
        <w:br w:type="page"/>
      </w:r>
      <w:bookmarkStart w:id="27" w:name="_Toc142565854"/>
      <w:commentRangeStart w:id="28"/>
      <w:r w:rsidR="005156E9">
        <w:lastRenderedPageBreak/>
        <w:t>Stakeholder 4.5.12</w:t>
      </w:r>
      <w:r w:rsidR="00B5150F">
        <w:t>.</w:t>
      </w:r>
      <w:bookmarkEnd w:id="27"/>
      <w:commentRangeEnd w:id="28"/>
      <w:r w:rsidR="00261070">
        <w:rPr>
          <w:rStyle w:val="Kommentarzeichen"/>
          <w:b w:val="0"/>
          <w:bCs w:val="0"/>
        </w:rPr>
        <w:commentReference w:id="28"/>
      </w:r>
    </w:p>
    <w:p w14:paraId="474F7904" w14:textId="77777777" w:rsidR="003521B7" w:rsidRPr="003521B7" w:rsidRDefault="003521B7" w:rsidP="003521B7"/>
    <w:p w14:paraId="23565959" w14:textId="77777777" w:rsidR="008F21BF" w:rsidRDefault="00B579A4" w:rsidP="008F21BF">
      <w:pPr>
        <w:pStyle w:val="berschrift2"/>
      </w:pPr>
      <w:bookmarkStart w:id="29" w:name="_Toc142565855"/>
      <w:r>
        <w:t>Projektumfeld</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7"/>
        <w:gridCol w:w="3804"/>
        <w:gridCol w:w="3807"/>
      </w:tblGrid>
      <w:tr w:rsidR="00536BE4" w:rsidRPr="00157A8F" w14:paraId="6A21CB0A" w14:textId="77777777" w:rsidTr="003521B7">
        <w:trPr>
          <w:trHeight w:val="567"/>
          <w:tblHeader/>
        </w:trPr>
        <w:tc>
          <w:tcPr>
            <w:tcW w:w="2017" w:type="dxa"/>
            <w:tcBorders>
              <w:bottom w:val="single" w:sz="4" w:space="0" w:color="auto"/>
            </w:tcBorders>
            <w:shd w:val="pct25" w:color="auto" w:fill="auto"/>
            <w:vAlign w:val="center"/>
          </w:tcPr>
          <w:p w14:paraId="195ADB76" w14:textId="77777777" w:rsidR="00536BE4" w:rsidRPr="00157A8F" w:rsidRDefault="00536BE4" w:rsidP="009C278B">
            <w:pPr>
              <w:pStyle w:val="Absatztextnormal"/>
              <w:ind w:left="0"/>
              <w:jc w:val="center"/>
              <w:rPr>
                <w:sz w:val="22"/>
                <w:szCs w:val="22"/>
              </w:rPr>
            </w:pPr>
            <w:bookmarkStart w:id="30" w:name="_Hlk148184911"/>
            <w:bookmarkStart w:id="31" w:name="_Hlk148185550"/>
          </w:p>
        </w:tc>
        <w:tc>
          <w:tcPr>
            <w:tcW w:w="3804" w:type="dxa"/>
            <w:tcBorders>
              <w:bottom w:val="single" w:sz="4" w:space="0" w:color="auto"/>
            </w:tcBorders>
            <w:shd w:val="pct25" w:color="auto" w:fill="auto"/>
            <w:vAlign w:val="center"/>
          </w:tcPr>
          <w:p w14:paraId="4DA20739" w14:textId="62B0FFA9" w:rsidR="00536BE4" w:rsidRPr="003A211B" w:rsidRDefault="00025E44" w:rsidP="009C278B">
            <w:pPr>
              <w:pStyle w:val="Absatztextnormal"/>
              <w:ind w:left="0"/>
              <w:jc w:val="center"/>
              <w:rPr>
                <w:b/>
              </w:rPr>
            </w:pPr>
            <w:r w:rsidRPr="003A211B">
              <w:rPr>
                <w:b/>
              </w:rPr>
              <w:t>I</w:t>
            </w:r>
            <w:commentRangeStart w:id="32"/>
            <w:r w:rsidR="00536BE4" w:rsidRPr="003A211B">
              <w:rPr>
                <w:b/>
              </w:rPr>
              <w:t>ntern</w:t>
            </w:r>
            <w:r w:rsidRPr="003A211B">
              <w:rPr>
                <w:b/>
              </w:rPr>
              <w:t xml:space="preserve"> (Einflussbereich des PL &amp; </w:t>
            </w:r>
            <w:r w:rsidR="00143F1B">
              <w:rPr>
                <w:b/>
              </w:rPr>
              <w:t>ABC</w:t>
            </w:r>
            <w:r w:rsidRPr="003A211B">
              <w:rPr>
                <w:b/>
              </w:rPr>
              <w:t>)</w:t>
            </w:r>
          </w:p>
        </w:tc>
        <w:tc>
          <w:tcPr>
            <w:tcW w:w="3807" w:type="dxa"/>
            <w:tcBorders>
              <w:bottom w:val="single" w:sz="4" w:space="0" w:color="auto"/>
            </w:tcBorders>
            <w:shd w:val="pct25" w:color="auto" w:fill="auto"/>
            <w:vAlign w:val="center"/>
          </w:tcPr>
          <w:p w14:paraId="5BFBE8E0" w14:textId="0F1F257A" w:rsidR="00536BE4" w:rsidRPr="003A211B" w:rsidRDefault="00536BE4" w:rsidP="009C278B">
            <w:pPr>
              <w:pStyle w:val="Absatztextnormal"/>
              <w:ind w:left="0"/>
              <w:jc w:val="center"/>
              <w:rPr>
                <w:b/>
              </w:rPr>
            </w:pPr>
            <w:r w:rsidRPr="003A211B">
              <w:rPr>
                <w:b/>
              </w:rPr>
              <w:t>extern</w:t>
            </w:r>
            <w:commentRangeEnd w:id="32"/>
            <w:r w:rsidR="003961E3" w:rsidRPr="003A211B">
              <w:rPr>
                <w:rStyle w:val="Kommentarzeichen"/>
                <w:sz w:val="20"/>
                <w:szCs w:val="20"/>
              </w:rPr>
              <w:commentReference w:id="32"/>
            </w:r>
            <w:r w:rsidR="00025E44" w:rsidRPr="003A211B">
              <w:rPr>
                <w:b/>
              </w:rPr>
              <w:t xml:space="preserve"> (außerhalb des Einflussbereichs des PL &amp; </w:t>
            </w:r>
            <w:r w:rsidR="00143F1B">
              <w:rPr>
                <w:b/>
              </w:rPr>
              <w:t>ABC</w:t>
            </w:r>
            <w:r w:rsidR="00025E44" w:rsidRPr="003A211B">
              <w:rPr>
                <w:b/>
              </w:rPr>
              <w:t>)</w:t>
            </w:r>
          </w:p>
        </w:tc>
      </w:tr>
      <w:tr w:rsidR="00536BE4" w:rsidRPr="006D622A" w14:paraId="205149FE" w14:textId="77777777" w:rsidTr="003521B7">
        <w:trPr>
          <w:trHeight w:val="696"/>
        </w:trPr>
        <w:tc>
          <w:tcPr>
            <w:tcW w:w="2017" w:type="dxa"/>
            <w:tcBorders>
              <w:bottom w:val="single" w:sz="4" w:space="0" w:color="auto"/>
            </w:tcBorders>
            <w:shd w:val="pct15" w:color="auto" w:fill="auto"/>
            <w:vAlign w:val="center"/>
          </w:tcPr>
          <w:p w14:paraId="2D772D87" w14:textId="77777777" w:rsidR="00536BE4" w:rsidRPr="003A211B" w:rsidRDefault="002B0F64" w:rsidP="009C278B">
            <w:pPr>
              <w:pStyle w:val="Absatztextnormal"/>
              <w:ind w:left="0"/>
              <w:jc w:val="center"/>
              <w:rPr>
                <w:b/>
              </w:rPr>
            </w:pPr>
            <w:commentRangeStart w:id="33"/>
            <w:r w:rsidRPr="003A211B">
              <w:rPr>
                <w:b/>
              </w:rPr>
              <w:t>s</w:t>
            </w:r>
            <w:r w:rsidR="00536BE4" w:rsidRPr="003A211B">
              <w:rPr>
                <w:b/>
              </w:rPr>
              <w:t>ozial</w:t>
            </w:r>
            <w:commentRangeEnd w:id="33"/>
            <w:r w:rsidR="003961E3" w:rsidRPr="003A211B">
              <w:rPr>
                <w:rStyle w:val="Kommentarzeichen"/>
                <w:sz w:val="20"/>
                <w:szCs w:val="20"/>
              </w:rPr>
              <w:commentReference w:id="33"/>
            </w:r>
          </w:p>
        </w:tc>
        <w:tc>
          <w:tcPr>
            <w:tcW w:w="3804" w:type="dxa"/>
            <w:tcBorders>
              <w:bottom w:val="single" w:sz="4" w:space="0" w:color="auto"/>
            </w:tcBorders>
            <w:shd w:val="pct15" w:color="auto" w:fill="auto"/>
          </w:tcPr>
          <w:p w14:paraId="501A674A" w14:textId="3C8645ED" w:rsidR="003E5A57" w:rsidRPr="003A211B" w:rsidRDefault="00D87E84" w:rsidP="004840C1">
            <w:pPr>
              <w:pStyle w:val="Absatztextnormal"/>
              <w:ind w:left="0"/>
            </w:pPr>
            <w:r w:rsidRPr="003A211B">
              <w:t xml:space="preserve">S1: </w:t>
            </w:r>
            <w:r w:rsidR="003E5A57" w:rsidRPr="003A211B">
              <w:t>Projektteam</w:t>
            </w:r>
            <w:r w:rsidR="004840C1" w:rsidRPr="003A211B">
              <w:t xml:space="preserve"> (PO: Julia Hartel; MA in Linie: Thorsten </w:t>
            </w:r>
            <w:proofErr w:type="spellStart"/>
            <w:r w:rsidR="004840C1" w:rsidRPr="003A211B">
              <w:t>Pitha</w:t>
            </w:r>
            <w:proofErr w:type="spellEnd"/>
            <w:r w:rsidR="004840C1" w:rsidRPr="003A211B">
              <w:t xml:space="preserve">, Judith Neumer, Lara </w:t>
            </w:r>
            <w:proofErr w:type="spellStart"/>
            <w:r w:rsidR="004840C1" w:rsidRPr="003A211B">
              <w:t>Uckun</w:t>
            </w:r>
            <w:proofErr w:type="spellEnd"/>
            <w:r w:rsidR="004840C1" w:rsidRPr="003A211B">
              <w:t>, Nora Müller, Nico Bausch</w:t>
            </w:r>
            <w:r w:rsidR="003E114C">
              <w:t>,</w:t>
            </w:r>
            <w:r w:rsidR="004840C1" w:rsidRPr="003A211B">
              <w:t xml:space="preserve"> Peer </w:t>
            </w:r>
            <w:proofErr w:type="spellStart"/>
            <w:r w:rsidR="004840C1" w:rsidRPr="003A211B">
              <w:t>Arnemann</w:t>
            </w:r>
            <w:proofErr w:type="spellEnd"/>
            <w:r w:rsidR="004840C1" w:rsidRPr="003A211B">
              <w:t>, Marvin Lose, Christel Bauer)</w:t>
            </w:r>
          </w:p>
          <w:p w14:paraId="1FF95428" w14:textId="77777777" w:rsidR="005112FC" w:rsidRPr="003A211B" w:rsidRDefault="005112FC" w:rsidP="00D87E84">
            <w:r w:rsidRPr="003A211B">
              <w:t>S</w:t>
            </w:r>
            <w:r w:rsidR="002246B7" w:rsidRPr="003A211B">
              <w:t>2</w:t>
            </w:r>
            <w:r w:rsidRPr="003A211B">
              <w:t xml:space="preserve">: </w:t>
            </w:r>
            <w:r w:rsidR="00EA5D54" w:rsidRPr="003A211B">
              <w:t>Geschäftsführer</w:t>
            </w:r>
            <w:r w:rsidR="00B8739B" w:rsidRPr="003A211B">
              <w:t xml:space="preserve">: </w:t>
            </w:r>
            <w:r w:rsidR="009175BA" w:rsidRPr="003A211B">
              <w:t>Volker Möller</w:t>
            </w:r>
          </w:p>
          <w:p w14:paraId="3B1E46F1" w14:textId="357207EA" w:rsidR="006A19C8" w:rsidRPr="003A211B" w:rsidRDefault="00025E44" w:rsidP="00D87E84">
            <w:r w:rsidRPr="003A211B">
              <w:t xml:space="preserve">S3: PL </w:t>
            </w:r>
            <w:r w:rsidR="00143F1B">
              <w:t>JT</w:t>
            </w:r>
          </w:p>
          <w:p w14:paraId="13945F2C" w14:textId="77777777" w:rsidR="004840C1" w:rsidRPr="003A211B" w:rsidRDefault="004840C1" w:rsidP="00D87E84"/>
        </w:tc>
        <w:tc>
          <w:tcPr>
            <w:tcW w:w="3807" w:type="dxa"/>
            <w:tcBorders>
              <w:bottom w:val="single" w:sz="4" w:space="0" w:color="auto"/>
            </w:tcBorders>
            <w:shd w:val="pct15" w:color="auto" w:fill="auto"/>
          </w:tcPr>
          <w:p w14:paraId="3E13E9BC" w14:textId="77777777" w:rsidR="00CC3625" w:rsidRPr="003A211B" w:rsidRDefault="002B0F64" w:rsidP="009C278B">
            <w:pPr>
              <w:pStyle w:val="Absatztextnormal"/>
              <w:ind w:left="0"/>
              <w:jc w:val="both"/>
            </w:pPr>
            <w:r w:rsidRPr="003A211B">
              <w:t>S</w:t>
            </w:r>
            <w:r w:rsidR="003E5A57" w:rsidRPr="003A211B">
              <w:t>4</w:t>
            </w:r>
            <w:r w:rsidRPr="003A211B">
              <w:t>: Auftraggeber</w:t>
            </w:r>
            <w:r w:rsidR="00CC3625" w:rsidRPr="003A211B">
              <w:t xml:space="preserve"> (GF)</w:t>
            </w:r>
            <w:r w:rsidRPr="003A211B">
              <w:t xml:space="preserve">: </w:t>
            </w:r>
          </w:p>
          <w:p w14:paraId="1CFAA778" w14:textId="77777777" w:rsidR="00536BE4" w:rsidRPr="003A211B" w:rsidRDefault="002B0F64" w:rsidP="009C278B">
            <w:pPr>
              <w:pStyle w:val="Absatztextnormal"/>
              <w:ind w:left="0"/>
              <w:jc w:val="both"/>
            </w:pPr>
            <w:r w:rsidRPr="003A211B">
              <w:t xml:space="preserve">Stephan </w:t>
            </w:r>
            <w:proofErr w:type="spellStart"/>
            <w:r w:rsidRPr="003A211B">
              <w:t>Bonka</w:t>
            </w:r>
            <w:proofErr w:type="spellEnd"/>
          </w:p>
          <w:p w14:paraId="56F755B9" w14:textId="77777777" w:rsidR="00EA3970" w:rsidRPr="003A211B" w:rsidRDefault="002B0F64" w:rsidP="002B0F64">
            <w:r w:rsidRPr="003A211B">
              <w:t>S</w:t>
            </w:r>
            <w:r w:rsidR="003E5A57" w:rsidRPr="003A211B">
              <w:t>4</w:t>
            </w:r>
            <w:r w:rsidRPr="003A211B">
              <w:t xml:space="preserve">: Projektleiterin </w:t>
            </w:r>
            <w:r w:rsidR="008327C1" w:rsidRPr="003A211B">
              <w:t xml:space="preserve">&amp; Abteilungsleiterin IT-Betrieb </w:t>
            </w:r>
            <w:r w:rsidRPr="003A211B">
              <w:t xml:space="preserve">Bank: </w:t>
            </w:r>
          </w:p>
          <w:p w14:paraId="69A07DB6" w14:textId="77777777" w:rsidR="00C068C9" w:rsidRPr="003A211B" w:rsidRDefault="002B0F64" w:rsidP="002B0F64">
            <w:r w:rsidRPr="003A211B">
              <w:t xml:space="preserve">Ursula </w:t>
            </w:r>
            <w:proofErr w:type="spellStart"/>
            <w:r w:rsidRPr="003A211B">
              <w:t>Bittger</w:t>
            </w:r>
            <w:proofErr w:type="spellEnd"/>
          </w:p>
          <w:p w14:paraId="4D039159" w14:textId="77777777" w:rsidR="00C068C9" w:rsidRPr="003A211B" w:rsidRDefault="006D622A" w:rsidP="002B0F64">
            <w:r w:rsidRPr="003A211B">
              <w:t>S</w:t>
            </w:r>
            <w:r w:rsidR="00CF3128" w:rsidRPr="003A211B">
              <w:t>7</w:t>
            </w:r>
            <w:r w:rsidRPr="003A211B">
              <w:t>: MA Bank</w:t>
            </w:r>
            <w:r w:rsidR="00C068C9" w:rsidRPr="003A211B">
              <w:t xml:space="preserve"> AP 5 &amp; 6</w:t>
            </w:r>
            <w:r w:rsidRPr="003A211B">
              <w:t xml:space="preserve">: </w:t>
            </w:r>
          </w:p>
          <w:p w14:paraId="1CEBE232" w14:textId="77777777" w:rsidR="006D622A" w:rsidRPr="003A211B" w:rsidRDefault="006D622A" w:rsidP="002B0F64">
            <w:r w:rsidRPr="003A211B">
              <w:t>Torben Groß</w:t>
            </w:r>
          </w:p>
        </w:tc>
      </w:tr>
      <w:bookmarkEnd w:id="30"/>
      <w:tr w:rsidR="00536BE4" w:rsidRPr="00157A8F" w14:paraId="24E2114C" w14:textId="77777777" w:rsidTr="003521B7">
        <w:trPr>
          <w:trHeight w:val="1002"/>
        </w:trPr>
        <w:tc>
          <w:tcPr>
            <w:tcW w:w="2017" w:type="dxa"/>
            <w:shd w:val="pct5" w:color="auto" w:fill="auto"/>
            <w:vAlign w:val="center"/>
          </w:tcPr>
          <w:p w14:paraId="69906718" w14:textId="77777777" w:rsidR="00536BE4" w:rsidRPr="003A211B" w:rsidRDefault="00536BE4" w:rsidP="009C278B">
            <w:pPr>
              <w:pStyle w:val="Absatztextnormal"/>
              <w:ind w:left="0"/>
              <w:jc w:val="center"/>
              <w:rPr>
                <w:b/>
              </w:rPr>
            </w:pPr>
            <w:r w:rsidRPr="003A211B">
              <w:rPr>
                <w:b/>
              </w:rPr>
              <w:t>sachlich</w:t>
            </w:r>
          </w:p>
        </w:tc>
        <w:tc>
          <w:tcPr>
            <w:tcW w:w="3804" w:type="dxa"/>
            <w:shd w:val="pct5" w:color="auto" w:fill="auto"/>
          </w:tcPr>
          <w:p w14:paraId="63CFEB0B" w14:textId="77777777" w:rsidR="00536BE4" w:rsidRPr="003A211B" w:rsidRDefault="002B0F64" w:rsidP="009C278B">
            <w:pPr>
              <w:pStyle w:val="Absatztextnormal"/>
              <w:ind w:left="0"/>
              <w:jc w:val="both"/>
            </w:pPr>
            <w:r w:rsidRPr="003A211B">
              <w:t xml:space="preserve">R1: </w:t>
            </w:r>
            <w:r w:rsidR="00B12A1B" w:rsidRPr="003A211B">
              <w:t>Projekt</w:t>
            </w:r>
            <w:r w:rsidR="00780968" w:rsidRPr="003A211B">
              <w:t>ergebnisse</w:t>
            </w:r>
          </w:p>
          <w:p w14:paraId="3A78F158" w14:textId="77777777" w:rsidR="00B12A1B" w:rsidRPr="003A211B" w:rsidRDefault="00B12A1B" w:rsidP="00B12A1B">
            <w:r w:rsidRPr="003A211B">
              <w:t xml:space="preserve">R2: </w:t>
            </w:r>
            <w:r w:rsidR="0083088E" w:rsidRPr="003A211B">
              <w:t xml:space="preserve">Verletzung </w:t>
            </w:r>
            <w:r w:rsidRPr="003A211B">
              <w:t>Datenschutzgesetz</w:t>
            </w:r>
          </w:p>
          <w:p w14:paraId="4CCF8978" w14:textId="77777777" w:rsidR="00450409" w:rsidRPr="003A211B" w:rsidRDefault="001A717F" w:rsidP="00450409">
            <w:r w:rsidRPr="003A211B">
              <w:t xml:space="preserve">R3: </w:t>
            </w:r>
            <w:r w:rsidR="00462DC8" w:rsidRPr="003A211B">
              <w:t>Vorlage Betriebsvertrag</w:t>
            </w:r>
          </w:p>
          <w:p w14:paraId="50D9ABE4" w14:textId="77777777" w:rsidR="00B12A1B" w:rsidRPr="003A211B" w:rsidRDefault="00B12A1B" w:rsidP="00B12A1B"/>
        </w:tc>
        <w:tc>
          <w:tcPr>
            <w:tcW w:w="3807" w:type="dxa"/>
            <w:shd w:val="pct5" w:color="auto" w:fill="auto"/>
          </w:tcPr>
          <w:p w14:paraId="49A427DD" w14:textId="77777777" w:rsidR="00536BE4" w:rsidRPr="003A211B" w:rsidRDefault="00374430" w:rsidP="009C278B">
            <w:pPr>
              <w:pStyle w:val="Absatztextnormal"/>
              <w:ind w:left="0"/>
              <w:jc w:val="both"/>
            </w:pPr>
            <w:r w:rsidRPr="003A211B">
              <w:t>R4: Einhaltung Regulatorik (MaRisk)</w:t>
            </w:r>
          </w:p>
          <w:p w14:paraId="399A218D" w14:textId="77777777" w:rsidR="00374430" w:rsidRPr="003A211B" w:rsidRDefault="00374430" w:rsidP="00374430">
            <w:r w:rsidRPr="003A211B">
              <w:t>R5: Prozessdokumentation</w:t>
            </w:r>
          </w:p>
          <w:p w14:paraId="6905F703" w14:textId="77777777" w:rsidR="00450409" w:rsidRPr="003A211B" w:rsidRDefault="00450409" w:rsidP="00C20C8A">
            <w:r w:rsidRPr="003A211B">
              <w:t xml:space="preserve">R6: </w:t>
            </w:r>
            <w:r w:rsidR="00C20C8A" w:rsidRPr="003A211B">
              <w:t>Überarbeitung Netzwerkschränke</w:t>
            </w:r>
          </w:p>
        </w:tc>
      </w:tr>
    </w:tbl>
    <w:p w14:paraId="0FBE56F8" w14:textId="0DC998EF" w:rsidR="00D44123" w:rsidRDefault="003472ED" w:rsidP="003472ED">
      <w:pPr>
        <w:pStyle w:val="Beschriftung"/>
      </w:pPr>
      <w:bookmarkStart w:id="34" w:name="_Toc142565825"/>
      <w:bookmarkEnd w:id="31"/>
      <w:r>
        <w:t xml:space="preserve">Tabelle </w:t>
      </w:r>
      <w:fldSimple w:instr=" SEQ Tabelle \* ARABIC ">
        <w:r w:rsidR="001E2DC0">
          <w:rPr>
            <w:noProof/>
          </w:rPr>
          <w:t>5</w:t>
        </w:r>
      </w:fldSimple>
      <w:r>
        <w:t xml:space="preserve"> Umfeldportfolio</w:t>
      </w:r>
      <w:bookmarkEnd w:id="34"/>
    </w:p>
    <w:p w14:paraId="09FCBACE" w14:textId="6E592631" w:rsidR="00EE770F" w:rsidRDefault="00EE770F" w:rsidP="00EE770F"/>
    <w:p w14:paraId="6D1B1883" w14:textId="77777777" w:rsidR="003521B7" w:rsidRPr="00EE770F" w:rsidRDefault="003521B7" w:rsidP="00EE770F"/>
    <w:p w14:paraId="141B3114" w14:textId="77777777" w:rsidR="008F21BF" w:rsidRDefault="000A5D21" w:rsidP="008F21BF">
      <w:pPr>
        <w:pStyle w:val="berschrift2"/>
      </w:pPr>
      <w:bookmarkStart w:id="35" w:name="_Toc142565856"/>
      <w:r>
        <w:t>Schnittstellen Stakeholder - Umfeld</w:t>
      </w:r>
      <w:bookmarkEnd w:id="35"/>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3"/>
        <w:gridCol w:w="2087"/>
        <w:gridCol w:w="4284"/>
      </w:tblGrid>
      <w:tr w:rsidR="008F6154" w:rsidRPr="00293D26" w14:paraId="0970BD10" w14:textId="77777777" w:rsidTr="002C7208">
        <w:trPr>
          <w:tblHeader/>
        </w:trPr>
        <w:tc>
          <w:tcPr>
            <w:tcW w:w="3153" w:type="dxa"/>
            <w:tcBorders>
              <w:bottom w:val="single" w:sz="4" w:space="0" w:color="auto"/>
            </w:tcBorders>
            <w:shd w:val="clear" w:color="auto" w:fill="A8D08D"/>
          </w:tcPr>
          <w:p w14:paraId="0DD0683E" w14:textId="77777777" w:rsidR="008F6154" w:rsidRPr="003A211B" w:rsidRDefault="008F6154">
            <w:pPr>
              <w:pStyle w:val="Absatztextnormal"/>
              <w:ind w:left="0"/>
              <w:jc w:val="center"/>
              <w:rPr>
                <w:rFonts w:cs="Arial"/>
              </w:rPr>
            </w:pPr>
            <w:r w:rsidRPr="003A211B">
              <w:rPr>
                <w:rFonts w:cs="Arial"/>
                <w:b/>
                <w:bCs/>
              </w:rPr>
              <w:t>Schnittstelle</w:t>
            </w:r>
          </w:p>
        </w:tc>
        <w:tc>
          <w:tcPr>
            <w:tcW w:w="2087" w:type="dxa"/>
            <w:tcBorders>
              <w:bottom w:val="single" w:sz="4" w:space="0" w:color="auto"/>
            </w:tcBorders>
            <w:shd w:val="clear" w:color="auto" w:fill="A8D08D"/>
          </w:tcPr>
          <w:p w14:paraId="0F3BC481" w14:textId="77777777" w:rsidR="008F6154" w:rsidRPr="003A211B" w:rsidRDefault="008F6154">
            <w:pPr>
              <w:pStyle w:val="Absatztextnormal"/>
              <w:ind w:left="0"/>
              <w:jc w:val="center"/>
              <w:rPr>
                <w:rFonts w:cs="Arial"/>
                <w:b/>
                <w:bCs/>
              </w:rPr>
            </w:pPr>
            <w:r w:rsidRPr="003A211B">
              <w:rPr>
                <w:rFonts w:cs="Arial"/>
                <w:b/>
                <w:bCs/>
              </w:rPr>
              <w:t>Ansprechpartner</w:t>
            </w:r>
          </w:p>
        </w:tc>
        <w:tc>
          <w:tcPr>
            <w:tcW w:w="4284" w:type="dxa"/>
            <w:shd w:val="clear" w:color="auto" w:fill="A8D08D"/>
          </w:tcPr>
          <w:p w14:paraId="02EE4243" w14:textId="77777777" w:rsidR="008F6154" w:rsidRPr="003A211B" w:rsidRDefault="008F6154">
            <w:pPr>
              <w:pStyle w:val="Absatztextnormal"/>
              <w:ind w:left="0"/>
              <w:jc w:val="center"/>
              <w:rPr>
                <w:rFonts w:cs="Arial"/>
                <w:b/>
                <w:bCs/>
              </w:rPr>
            </w:pPr>
            <w:r w:rsidRPr="003A211B">
              <w:rPr>
                <w:rFonts w:cs="Arial"/>
                <w:b/>
                <w:bCs/>
              </w:rPr>
              <w:t>Auswirkung</w:t>
            </w:r>
          </w:p>
        </w:tc>
      </w:tr>
      <w:tr w:rsidR="008F6154" w:rsidRPr="00293D26" w14:paraId="2A917667" w14:textId="77777777" w:rsidTr="002C7208">
        <w:tc>
          <w:tcPr>
            <w:tcW w:w="3153" w:type="dxa"/>
            <w:shd w:val="pct15" w:color="FFFFFF" w:fill="auto"/>
            <w:vAlign w:val="center"/>
          </w:tcPr>
          <w:p w14:paraId="4511D58C" w14:textId="77777777" w:rsidR="008F6154" w:rsidRPr="003A211B" w:rsidRDefault="00A56B63">
            <w:pPr>
              <w:pStyle w:val="Absatztextnormal"/>
              <w:ind w:left="0"/>
              <w:rPr>
                <w:rFonts w:cs="Arial"/>
              </w:rPr>
            </w:pPr>
            <w:r w:rsidRPr="003A211B">
              <w:t>Projekt</w:t>
            </w:r>
            <w:r w:rsidR="00780968" w:rsidRPr="003A211B">
              <w:t>ergebnisse</w:t>
            </w:r>
            <w:r w:rsidRPr="003A211B">
              <w:t>:</w:t>
            </w:r>
            <w:r w:rsidR="005B101A" w:rsidRPr="003A211B">
              <w:t xml:space="preserve"> Die</w:t>
            </w:r>
            <w:r w:rsidR="00780968" w:rsidRPr="003A211B">
              <w:t xml:space="preserve"> Dokumentation der Ergebnisse</w:t>
            </w:r>
            <w:r w:rsidR="005B101A" w:rsidRPr="003A211B">
              <w:t xml:space="preserve"> ist erforderlich und muss in die </w:t>
            </w:r>
            <w:r w:rsidR="00780968" w:rsidRPr="003A211B">
              <w:t xml:space="preserve">Linie </w:t>
            </w:r>
            <w:r w:rsidR="005B101A" w:rsidRPr="003A211B">
              <w:t>übergeben werden</w:t>
            </w:r>
            <w:r w:rsidR="00780968" w:rsidRPr="003A211B">
              <w:t>.</w:t>
            </w:r>
          </w:p>
        </w:tc>
        <w:tc>
          <w:tcPr>
            <w:tcW w:w="2087" w:type="dxa"/>
            <w:shd w:val="pct15" w:color="FFFFFF" w:fill="auto"/>
            <w:vAlign w:val="center"/>
          </w:tcPr>
          <w:p w14:paraId="583A384F" w14:textId="77777777" w:rsidR="008F6154" w:rsidRPr="003A211B" w:rsidRDefault="00780968">
            <w:pPr>
              <w:pStyle w:val="Absatztextnormal"/>
              <w:ind w:left="0"/>
              <w:rPr>
                <w:rFonts w:cs="Arial"/>
              </w:rPr>
            </w:pPr>
            <w:r w:rsidRPr="003A211B">
              <w:rPr>
                <w:rFonts w:cs="Arial"/>
              </w:rPr>
              <w:t xml:space="preserve">Thorsten </w:t>
            </w:r>
            <w:proofErr w:type="spellStart"/>
            <w:r w:rsidRPr="003A211B">
              <w:rPr>
                <w:rFonts w:cs="Arial"/>
              </w:rPr>
              <w:t>Pitha</w:t>
            </w:r>
            <w:proofErr w:type="spellEnd"/>
            <w:r w:rsidRPr="003A211B">
              <w:rPr>
                <w:rFonts w:cs="Arial"/>
              </w:rPr>
              <w:t xml:space="preserve"> </w:t>
            </w:r>
          </w:p>
        </w:tc>
        <w:tc>
          <w:tcPr>
            <w:tcW w:w="4284" w:type="dxa"/>
            <w:vAlign w:val="center"/>
          </w:tcPr>
          <w:p w14:paraId="4C8F2529" w14:textId="77777777" w:rsidR="008F6154" w:rsidRPr="003A211B" w:rsidRDefault="005B101A">
            <w:pPr>
              <w:pStyle w:val="Absatztextnormal"/>
              <w:ind w:left="0"/>
              <w:rPr>
                <w:rFonts w:cs="Arial"/>
              </w:rPr>
            </w:pPr>
            <w:r w:rsidRPr="003A211B">
              <w:rPr>
                <w:rFonts w:cs="Arial"/>
              </w:rPr>
              <w:t xml:space="preserve">Zur Sicherstellung des </w:t>
            </w:r>
            <w:proofErr w:type="spellStart"/>
            <w:r w:rsidRPr="003A211B">
              <w:rPr>
                <w:rFonts w:cs="Arial"/>
              </w:rPr>
              <w:t>Know-How</w:t>
            </w:r>
            <w:proofErr w:type="spellEnd"/>
            <w:r w:rsidRPr="003A211B">
              <w:rPr>
                <w:rFonts w:cs="Arial"/>
              </w:rPr>
              <w:t xml:space="preserve"> Transfers von Projektmitarbeitern auf MA in der Linie muss eine Übergabe erfolgen. Für die Umsetzung späterer Betriebsprojekte ggfs. relevant.</w:t>
            </w:r>
          </w:p>
        </w:tc>
      </w:tr>
      <w:tr w:rsidR="008F6154" w:rsidRPr="00293D26" w14:paraId="28700B07" w14:textId="77777777" w:rsidTr="002C7208">
        <w:tc>
          <w:tcPr>
            <w:tcW w:w="3153" w:type="dxa"/>
            <w:shd w:val="pct15" w:color="FFFFFF" w:fill="auto"/>
            <w:vAlign w:val="center"/>
          </w:tcPr>
          <w:p w14:paraId="29782576" w14:textId="77777777" w:rsidR="008F6154" w:rsidRPr="003A211B" w:rsidRDefault="00462DC8">
            <w:pPr>
              <w:pStyle w:val="Absatztextnormal"/>
              <w:ind w:left="0"/>
              <w:rPr>
                <w:rFonts w:cs="Arial"/>
              </w:rPr>
            </w:pPr>
            <w:r w:rsidRPr="003A211B">
              <w:rPr>
                <w:rFonts w:cs="Arial"/>
              </w:rPr>
              <w:t>Vorlage Betriebsvertrag</w:t>
            </w:r>
            <w:r w:rsidR="00234738" w:rsidRPr="003A211B">
              <w:rPr>
                <w:rFonts w:cs="Arial"/>
              </w:rPr>
              <w:t xml:space="preserve">: Der Betriebsübergang darf offiziell nur mit unterschriebenen Betriebsvertrag erfolgen  </w:t>
            </w:r>
          </w:p>
        </w:tc>
        <w:tc>
          <w:tcPr>
            <w:tcW w:w="2087" w:type="dxa"/>
            <w:shd w:val="pct15" w:color="FFFFFF" w:fill="auto"/>
            <w:vAlign w:val="center"/>
          </w:tcPr>
          <w:p w14:paraId="0141E3C2" w14:textId="77777777" w:rsidR="008F6154" w:rsidRPr="003A211B" w:rsidRDefault="008D1286">
            <w:pPr>
              <w:pStyle w:val="Absatztextnormal"/>
              <w:ind w:left="0"/>
              <w:rPr>
                <w:rFonts w:cs="Arial"/>
              </w:rPr>
            </w:pPr>
            <w:r w:rsidRPr="003A211B">
              <w:rPr>
                <w:rFonts w:cs="Arial"/>
              </w:rPr>
              <w:t xml:space="preserve">Ursula </w:t>
            </w:r>
            <w:proofErr w:type="spellStart"/>
            <w:r w:rsidRPr="003A211B">
              <w:rPr>
                <w:rFonts w:cs="Arial"/>
              </w:rPr>
              <w:t>Bittger</w:t>
            </w:r>
            <w:proofErr w:type="spellEnd"/>
          </w:p>
        </w:tc>
        <w:tc>
          <w:tcPr>
            <w:tcW w:w="4284" w:type="dxa"/>
            <w:vAlign w:val="center"/>
          </w:tcPr>
          <w:p w14:paraId="57CB2C51" w14:textId="77777777" w:rsidR="008F6154" w:rsidRPr="003A211B" w:rsidRDefault="008D1286">
            <w:pPr>
              <w:pStyle w:val="Absatztextnormal"/>
              <w:ind w:left="0"/>
              <w:rPr>
                <w:rFonts w:cs="Arial"/>
              </w:rPr>
            </w:pPr>
            <w:r w:rsidRPr="003A211B">
              <w:rPr>
                <w:rFonts w:cs="Arial"/>
              </w:rPr>
              <w:t>Falls der Betriebsvertrag nicht vorliegt, muss der Betriebsübergang verschoben werden und das Budget des Projektes kann nicht eingehalten werden. Aus Sicht des GF ist eine Verschiebung nicht erwünscht.</w:t>
            </w:r>
          </w:p>
        </w:tc>
      </w:tr>
    </w:tbl>
    <w:p w14:paraId="6D63C430" w14:textId="77777777" w:rsidR="008F6154" w:rsidRPr="00D44123" w:rsidRDefault="008F6154" w:rsidP="008F6154">
      <w:pPr>
        <w:pStyle w:val="Beschriftung"/>
      </w:pPr>
      <w:bookmarkStart w:id="36" w:name="_Toc142565826"/>
      <w:r>
        <w:t xml:space="preserve">Tabelle </w:t>
      </w:r>
      <w:fldSimple w:instr=" SEQ Tabelle \* ARABIC ">
        <w:r w:rsidR="001E2DC0">
          <w:rPr>
            <w:noProof/>
          </w:rPr>
          <w:t>6</w:t>
        </w:r>
      </w:fldSimple>
      <w:r>
        <w:t xml:space="preserve"> Schnittstellen</w:t>
      </w:r>
      <w:bookmarkEnd w:id="36"/>
    </w:p>
    <w:p w14:paraId="276A4B91" w14:textId="77C568EA" w:rsidR="00255486" w:rsidRDefault="003521B7" w:rsidP="003521B7">
      <w:pPr>
        <w:ind w:left="709"/>
        <w:rPr>
          <w:sz w:val="22"/>
          <w:szCs w:val="22"/>
        </w:rPr>
      </w:pPr>
      <w:r>
        <w:rPr>
          <w:sz w:val="22"/>
          <w:szCs w:val="22"/>
        </w:rPr>
        <w:tab/>
      </w:r>
    </w:p>
    <w:p w14:paraId="6B56CE7E" w14:textId="0075BC9C" w:rsidR="003521B7" w:rsidRDefault="003521B7" w:rsidP="003521B7">
      <w:pPr>
        <w:ind w:left="709"/>
        <w:rPr>
          <w:sz w:val="22"/>
          <w:szCs w:val="22"/>
        </w:rPr>
      </w:pPr>
    </w:p>
    <w:p w14:paraId="3FD159C7" w14:textId="1914F753" w:rsidR="003521B7" w:rsidRDefault="003521B7" w:rsidP="003521B7">
      <w:pPr>
        <w:ind w:left="709"/>
        <w:rPr>
          <w:sz w:val="22"/>
          <w:szCs w:val="22"/>
        </w:rPr>
      </w:pPr>
    </w:p>
    <w:p w14:paraId="5460DEA1" w14:textId="34B25CBF" w:rsidR="003521B7" w:rsidRDefault="003521B7" w:rsidP="003521B7">
      <w:pPr>
        <w:ind w:left="709"/>
        <w:rPr>
          <w:sz w:val="22"/>
          <w:szCs w:val="22"/>
        </w:rPr>
      </w:pPr>
    </w:p>
    <w:p w14:paraId="399CD724" w14:textId="44161F9D" w:rsidR="003521B7" w:rsidRDefault="003521B7" w:rsidP="003521B7">
      <w:pPr>
        <w:ind w:left="709"/>
        <w:rPr>
          <w:sz w:val="22"/>
          <w:szCs w:val="22"/>
        </w:rPr>
      </w:pPr>
    </w:p>
    <w:p w14:paraId="1FC79FAE" w14:textId="4608E39F" w:rsidR="003521B7" w:rsidRDefault="003521B7" w:rsidP="003521B7">
      <w:pPr>
        <w:ind w:left="709"/>
        <w:rPr>
          <w:sz w:val="22"/>
          <w:szCs w:val="22"/>
        </w:rPr>
      </w:pPr>
    </w:p>
    <w:p w14:paraId="5E111BE8" w14:textId="7574EB16" w:rsidR="003521B7" w:rsidRDefault="003521B7" w:rsidP="003521B7">
      <w:pPr>
        <w:ind w:left="709"/>
        <w:rPr>
          <w:sz w:val="22"/>
          <w:szCs w:val="22"/>
        </w:rPr>
      </w:pPr>
    </w:p>
    <w:p w14:paraId="216B8FA0" w14:textId="3DCFC2DA" w:rsidR="003521B7" w:rsidRDefault="003521B7" w:rsidP="003521B7">
      <w:pPr>
        <w:ind w:left="709"/>
        <w:rPr>
          <w:sz w:val="22"/>
          <w:szCs w:val="22"/>
        </w:rPr>
      </w:pPr>
    </w:p>
    <w:p w14:paraId="6672E8EE" w14:textId="0125D2F7" w:rsidR="003521B7" w:rsidRDefault="003521B7" w:rsidP="003521B7">
      <w:pPr>
        <w:ind w:left="709"/>
        <w:rPr>
          <w:sz w:val="22"/>
          <w:szCs w:val="22"/>
        </w:rPr>
      </w:pPr>
    </w:p>
    <w:p w14:paraId="231AF632" w14:textId="363BD7F1" w:rsidR="003521B7" w:rsidRDefault="003521B7" w:rsidP="003521B7">
      <w:pPr>
        <w:ind w:left="709"/>
        <w:rPr>
          <w:sz w:val="22"/>
          <w:szCs w:val="22"/>
        </w:rPr>
      </w:pPr>
    </w:p>
    <w:p w14:paraId="30D80102" w14:textId="74070882" w:rsidR="003521B7" w:rsidRDefault="003521B7" w:rsidP="003521B7">
      <w:pPr>
        <w:ind w:left="709"/>
        <w:rPr>
          <w:sz w:val="22"/>
          <w:szCs w:val="22"/>
        </w:rPr>
      </w:pPr>
    </w:p>
    <w:p w14:paraId="4CDE60BB" w14:textId="27683F57" w:rsidR="003521B7" w:rsidRDefault="003521B7" w:rsidP="003521B7">
      <w:pPr>
        <w:ind w:left="709"/>
        <w:rPr>
          <w:sz w:val="22"/>
          <w:szCs w:val="22"/>
        </w:rPr>
      </w:pPr>
    </w:p>
    <w:p w14:paraId="6552C46B" w14:textId="0ABDB65B" w:rsidR="003521B7" w:rsidRDefault="003521B7" w:rsidP="003521B7">
      <w:pPr>
        <w:ind w:left="709"/>
        <w:rPr>
          <w:sz w:val="22"/>
          <w:szCs w:val="22"/>
        </w:rPr>
      </w:pPr>
    </w:p>
    <w:p w14:paraId="2B0978CF" w14:textId="455065D5" w:rsidR="003521B7" w:rsidRDefault="003521B7" w:rsidP="003521B7">
      <w:pPr>
        <w:ind w:left="709"/>
        <w:rPr>
          <w:sz w:val="22"/>
          <w:szCs w:val="22"/>
        </w:rPr>
      </w:pPr>
    </w:p>
    <w:p w14:paraId="385F8594" w14:textId="38AA8443" w:rsidR="003521B7" w:rsidRDefault="003521B7" w:rsidP="003521B7">
      <w:pPr>
        <w:ind w:left="709"/>
        <w:rPr>
          <w:sz w:val="22"/>
          <w:szCs w:val="22"/>
        </w:rPr>
      </w:pPr>
    </w:p>
    <w:p w14:paraId="00A0D111" w14:textId="1ECDACBD" w:rsidR="003521B7" w:rsidRDefault="003521B7" w:rsidP="003521B7">
      <w:pPr>
        <w:ind w:left="709"/>
        <w:rPr>
          <w:sz w:val="22"/>
          <w:szCs w:val="22"/>
        </w:rPr>
      </w:pPr>
    </w:p>
    <w:p w14:paraId="53689E62" w14:textId="5F1E3AE0" w:rsidR="003521B7" w:rsidRDefault="003521B7" w:rsidP="003521B7">
      <w:pPr>
        <w:ind w:left="709"/>
        <w:rPr>
          <w:sz w:val="22"/>
          <w:szCs w:val="22"/>
        </w:rPr>
      </w:pPr>
    </w:p>
    <w:p w14:paraId="25C58C20" w14:textId="3582FE07" w:rsidR="003521B7" w:rsidRDefault="003521B7" w:rsidP="003521B7">
      <w:pPr>
        <w:ind w:left="709"/>
        <w:rPr>
          <w:sz w:val="22"/>
          <w:szCs w:val="22"/>
        </w:rPr>
      </w:pPr>
    </w:p>
    <w:p w14:paraId="7D581407" w14:textId="66E7D40C" w:rsidR="003521B7" w:rsidRDefault="003521B7" w:rsidP="003521B7">
      <w:pPr>
        <w:ind w:left="709"/>
        <w:rPr>
          <w:sz w:val="22"/>
          <w:szCs w:val="22"/>
        </w:rPr>
      </w:pPr>
    </w:p>
    <w:p w14:paraId="66BEBC07" w14:textId="09D9F6DC" w:rsidR="003521B7" w:rsidRDefault="003521B7" w:rsidP="003521B7">
      <w:pPr>
        <w:ind w:left="709"/>
        <w:rPr>
          <w:sz w:val="22"/>
          <w:szCs w:val="22"/>
        </w:rPr>
      </w:pPr>
    </w:p>
    <w:p w14:paraId="09E00129" w14:textId="2B2CA45D" w:rsidR="003521B7" w:rsidRDefault="003521B7" w:rsidP="003521B7">
      <w:pPr>
        <w:ind w:left="709"/>
        <w:rPr>
          <w:sz w:val="22"/>
          <w:szCs w:val="22"/>
        </w:rPr>
      </w:pPr>
    </w:p>
    <w:p w14:paraId="6AAA5A40" w14:textId="1B1BF69A" w:rsidR="003521B7" w:rsidRDefault="003521B7" w:rsidP="003521B7">
      <w:pPr>
        <w:ind w:left="709"/>
        <w:rPr>
          <w:sz w:val="22"/>
          <w:szCs w:val="22"/>
        </w:rPr>
      </w:pPr>
    </w:p>
    <w:p w14:paraId="1AD042CC" w14:textId="77777777" w:rsidR="003521B7" w:rsidRPr="00157A8F" w:rsidRDefault="003521B7" w:rsidP="003521B7">
      <w:pPr>
        <w:ind w:left="709"/>
        <w:rPr>
          <w:sz w:val="22"/>
          <w:szCs w:val="22"/>
        </w:rPr>
      </w:pPr>
    </w:p>
    <w:p w14:paraId="33E1C355" w14:textId="77777777" w:rsidR="00B15CA3" w:rsidRDefault="00B15CA3" w:rsidP="00B15CA3">
      <w:pPr>
        <w:pStyle w:val="berschrift2"/>
      </w:pPr>
      <w:bookmarkStart w:id="37" w:name="_Toc142565857"/>
      <w:proofErr w:type="spellStart"/>
      <w:r>
        <w:lastRenderedPageBreak/>
        <w:t>Stakeholderportfolio</w:t>
      </w:r>
      <w:bookmarkEnd w:id="37"/>
      <w:proofErr w:type="spellEnd"/>
    </w:p>
    <w:p w14:paraId="4A05AF80" w14:textId="7B4BC208"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3120" behindDoc="0" locked="0" layoutInCell="1" allowOverlap="1" wp14:anchorId="29A85025" wp14:editId="1FC81319">
                <wp:simplePos x="0" y="0"/>
                <wp:positionH relativeFrom="column">
                  <wp:posOffset>936625</wp:posOffset>
                </wp:positionH>
                <wp:positionV relativeFrom="paragraph">
                  <wp:posOffset>93980</wp:posOffset>
                </wp:positionV>
                <wp:extent cx="499745" cy="28575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AD429"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85025" id="_x0000_t202" coordsize="21600,21600" o:spt="202" path="m,l,21600r21600,l21600,xe">
                <v:stroke joinstyle="miter"/>
                <v:path gradientshapeok="t" o:connecttype="rect"/>
              </v:shapetype>
              <v:shape id="Text Box 32" o:spid="_x0000_s1026" type="#_x0000_t202" style="position:absolute;left:0;text-align:left;margin-left:73.75pt;margin-top:7.4pt;width:39.35pt;height: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" stroked="f">
                <v:textbox>
                  <w:txbxContent>
                    <w:p w14:paraId="0EFAD429" w14:textId="77777777" w:rsidR="00EA3CF1" w:rsidRPr="00E27D75" w:rsidRDefault="00EA3CF1" w:rsidP="00961AD0">
                      <w:pPr>
                        <w:rPr>
                          <w:b/>
                        </w:rPr>
                      </w:pPr>
                      <w:r>
                        <w:rPr>
                          <w:b/>
                        </w:rPr>
                        <w:t>hoch</w:t>
                      </w:r>
                    </w:p>
                  </w:txbxContent>
                </v:textbox>
              </v:shape>
            </w:pict>
          </mc:Fallback>
        </mc:AlternateContent>
      </w:r>
      <w:r>
        <w:rPr>
          <w:noProof/>
          <w:sz w:val="18"/>
          <w:szCs w:val="18"/>
        </w:rPr>
        <mc:AlternateContent>
          <mc:Choice Requires="wps">
            <w:drawing>
              <wp:anchor distT="0" distB="0" distL="114300" distR="114300" simplePos="0" relativeHeight="251661312" behindDoc="0" locked="0" layoutInCell="1" allowOverlap="1" wp14:anchorId="39176638" wp14:editId="22CB6106">
                <wp:simplePos x="0" y="0"/>
                <wp:positionH relativeFrom="column">
                  <wp:posOffset>4820920</wp:posOffset>
                </wp:positionH>
                <wp:positionV relativeFrom="paragraph">
                  <wp:posOffset>11430</wp:posOffset>
                </wp:positionV>
                <wp:extent cx="1364615" cy="3261360"/>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3261360"/>
                        </a:xfrm>
                        <a:prstGeom prst="rect">
                          <a:avLst/>
                        </a:prstGeom>
                        <a:solidFill>
                          <a:srgbClr val="FFFFFF"/>
                        </a:solidFill>
                        <a:ln w="9525">
                          <a:solidFill>
                            <a:srgbClr val="FFFFFF"/>
                          </a:solidFill>
                          <a:miter lim="800000"/>
                          <a:headEnd/>
                          <a:tailEnd/>
                        </a:ln>
                      </wps:spPr>
                      <wps:txb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76638" id="Text Box 29" o:spid="_x0000_s1027" type="#_x0000_t202" style="position:absolute;left:0;text-align:left;margin-left:379.6pt;margin-top:.9pt;width:107.45pt;height:25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" strokecolor="white">
                <v:textbox>
                  <w:txbxContent>
                    <w:p w14:paraId="5883D0AF" w14:textId="77777777" w:rsidR="00EA3CF1" w:rsidRPr="00157A8F" w:rsidRDefault="00EA3CF1" w:rsidP="00961AD0">
                      <w:pPr>
                        <w:rPr>
                          <w:sz w:val="22"/>
                          <w:szCs w:val="22"/>
                          <w:lang w:val="en-US"/>
                        </w:rPr>
                      </w:pPr>
                      <w:r w:rsidRPr="00157A8F">
                        <w:rPr>
                          <w:sz w:val="22"/>
                          <w:szCs w:val="22"/>
                          <w:lang w:val="en-US"/>
                        </w:rPr>
                        <w:t>Legende:</w:t>
                      </w:r>
                    </w:p>
                    <w:p w14:paraId="53E9BD7D" w14:textId="77777777" w:rsidR="00EA3CF1" w:rsidRPr="00162AB8" w:rsidRDefault="00EA3CF1" w:rsidP="00961AD0">
                      <w:pPr>
                        <w:rPr>
                          <w:sz w:val="22"/>
                          <w:szCs w:val="22"/>
                          <w:lang w:val="en-US"/>
                        </w:rPr>
                      </w:pPr>
                      <w:r w:rsidRPr="00162AB8">
                        <w:rPr>
                          <w:sz w:val="22"/>
                          <w:szCs w:val="22"/>
                          <w:lang w:val="en-US"/>
                        </w:rPr>
                        <w:t>S1: Thorsten Pitha</w:t>
                      </w:r>
                      <w:r>
                        <w:rPr>
                          <w:sz w:val="22"/>
                          <w:szCs w:val="22"/>
                          <w:lang w:val="en-US"/>
                        </w:rPr>
                        <w:t xml:space="preserve"> (FP)</w:t>
                      </w:r>
                    </w:p>
                    <w:p w14:paraId="49173E2D" w14:textId="77777777" w:rsidR="00EA3CF1" w:rsidRPr="00162AB8" w:rsidRDefault="00EA3CF1" w:rsidP="0068705D">
                      <w:pPr>
                        <w:rPr>
                          <w:sz w:val="22"/>
                          <w:szCs w:val="22"/>
                          <w:lang w:val="en-US"/>
                        </w:rPr>
                      </w:pPr>
                      <w:r w:rsidRPr="00162AB8">
                        <w:rPr>
                          <w:sz w:val="22"/>
                          <w:szCs w:val="22"/>
                          <w:lang w:val="en-US"/>
                        </w:rPr>
                        <w:t>S</w:t>
                      </w:r>
                      <w:r>
                        <w:rPr>
                          <w:sz w:val="22"/>
                          <w:szCs w:val="22"/>
                          <w:lang w:val="en-US"/>
                        </w:rPr>
                        <w:t>2</w:t>
                      </w:r>
                      <w:r w:rsidRPr="00162AB8">
                        <w:rPr>
                          <w:sz w:val="22"/>
                          <w:szCs w:val="22"/>
                          <w:lang w:val="en-US"/>
                        </w:rPr>
                        <w:t xml:space="preserve">: </w:t>
                      </w:r>
                      <w:r>
                        <w:rPr>
                          <w:sz w:val="22"/>
                          <w:szCs w:val="22"/>
                          <w:lang w:val="en-US"/>
                        </w:rPr>
                        <w:t>GF</w:t>
                      </w:r>
                      <w:r w:rsidRPr="00162AB8">
                        <w:rPr>
                          <w:sz w:val="22"/>
                          <w:szCs w:val="22"/>
                          <w:lang w:val="en-US"/>
                        </w:rPr>
                        <w:t xml:space="preserve"> </w:t>
                      </w:r>
                      <w:r>
                        <w:rPr>
                          <w:sz w:val="22"/>
                          <w:szCs w:val="22"/>
                          <w:lang w:val="en-US"/>
                        </w:rPr>
                        <w:t>V</w:t>
                      </w:r>
                      <w:r w:rsidRPr="00162AB8">
                        <w:rPr>
                          <w:sz w:val="22"/>
                          <w:szCs w:val="22"/>
                          <w:lang w:val="en-US"/>
                        </w:rPr>
                        <w:t>.</w:t>
                      </w:r>
                      <w:r>
                        <w:rPr>
                          <w:sz w:val="22"/>
                          <w:szCs w:val="22"/>
                          <w:lang w:val="en-US"/>
                        </w:rPr>
                        <w:t xml:space="preserve"> Möller</w:t>
                      </w:r>
                    </w:p>
                    <w:p w14:paraId="1BB90F0E" w14:textId="77777777" w:rsidR="00EA3CF1" w:rsidRDefault="00EA3CF1" w:rsidP="00961AD0">
                      <w:pPr>
                        <w:rPr>
                          <w:sz w:val="22"/>
                          <w:szCs w:val="22"/>
                          <w:lang w:val="en-US"/>
                        </w:rPr>
                      </w:pPr>
                      <w:r w:rsidRPr="00162AB8">
                        <w:rPr>
                          <w:sz w:val="22"/>
                          <w:szCs w:val="22"/>
                          <w:lang w:val="en-US"/>
                        </w:rPr>
                        <w:t>S</w:t>
                      </w:r>
                      <w:r>
                        <w:rPr>
                          <w:sz w:val="22"/>
                          <w:szCs w:val="22"/>
                          <w:lang w:val="en-US"/>
                        </w:rPr>
                        <w:t>5</w:t>
                      </w:r>
                      <w:r w:rsidRPr="00162AB8">
                        <w:rPr>
                          <w:sz w:val="22"/>
                          <w:szCs w:val="22"/>
                          <w:lang w:val="en-US"/>
                        </w:rPr>
                        <w:t>: AG</w:t>
                      </w:r>
                      <w:r>
                        <w:rPr>
                          <w:sz w:val="22"/>
                          <w:szCs w:val="22"/>
                          <w:lang w:val="en-US"/>
                        </w:rPr>
                        <w:t xml:space="preserve"> (GF)</w:t>
                      </w:r>
                      <w:r w:rsidRPr="00162AB8">
                        <w:rPr>
                          <w:sz w:val="22"/>
                          <w:szCs w:val="22"/>
                          <w:lang w:val="en-US"/>
                        </w:rPr>
                        <w:t xml:space="preserve">: </w:t>
                      </w:r>
                    </w:p>
                    <w:p w14:paraId="2583433C" w14:textId="77777777" w:rsidR="00EA3CF1" w:rsidRPr="00162AB8" w:rsidRDefault="00EA3CF1" w:rsidP="00961AD0">
                      <w:pPr>
                        <w:rPr>
                          <w:sz w:val="22"/>
                          <w:szCs w:val="22"/>
                          <w:lang w:val="en-US"/>
                        </w:rPr>
                      </w:pPr>
                      <w:r w:rsidRPr="00162AB8">
                        <w:rPr>
                          <w:sz w:val="22"/>
                          <w:szCs w:val="22"/>
                          <w:lang w:val="en-US"/>
                        </w:rPr>
                        <w:t>S. Bonka (MP)</w:t>
                      </w:r>
                    </w:p>
                    <w:p w14:paraId="37B722A6" w14:textId="77777777" w:rsidR="00EA3CF1" w:rsidRPr="00C66949" w:rsidRDefault="00EA3CF1" w:rsidP="00C66949">
                      <w:pPr>
                        <w:rPr>
                          <w:sz w:val="22"/>
                          <w:szCs w:val="22"/>
                          <w:lang w:val="en-US"/>
                        </w:rPr>
                      </w:pPr>
                      <w:r>
                        <w:rPr>
                          <w:sz w:val="22"/>
                          <w:szCs w:val="22"/>
                          <w:lang w:val="en-US"/>
                        </w:rPr>
                        <w:t xml:space="preserve">S6: </w:t>
                      </w:r>
                      <w:r w:rsidRPr="00C66949">
                        <w:rPr>
                          <w:sz w:val="22"/>
                          <w:szCs w:val="22"/>
                          <w:lang w:val="en-US"/>
                        </w:rPr>
                        <w:t xml:space="preserve">PL </w:t>
                      </w:r>
                      <w:r>
                        <w:rPr>
                          <w:sz w:val="22"/>
                          <w:szCs w:val="22"/>
                          <w:lang w:val="en-US"/>
                        </w:rPr>
                        <w:t xml:space="preserve">&amp; AL </w:t>
                      </w:r>
                      <w:r w:rsidRPr="00C66949">
                        <w:rPr>
                          <w:sz w:val="22"/>
                          <w:szCs w:val="22"/>
                          <w:lang w:val="en-US"/>
                        </w:rPr>
                        <w:t>Bank: U. Bittger</w:t>
                      </w:r>
                    </w:p>
                    <w:p w14:paraId="07B90995" w14:textId="77777777" w:rsidR="00EA3CF1" w:rsidRPr="00B8739B" w:rsidRDefault="00EA3CF1" w:rsidP="00C66949">
                      <w:pPr>
                        <w:rPr>
                          <w:sz w:val="22"/>
                          <w:szCs w:val="22"/>
                        </w:rPr>
                      </w:pPr>
                      <w:r w:rsidRPr="00B8739B">
                        <w:rPr>
                          <w:sz w:val="22"/>
                          <w:szCs w:val="22"/>
                        </w:rPr>
                        <w:t>S</w:t>
                      </w:r>
                      <w:r>
                        <w:rPr>
                          <w:sz w:val="22"/>
                          <w:szCs w:val="22"/>
                        </w:rPr>
                        <w:t>7</w:t>
                      </w:r>
                      <w:r w:rsidRPr="00B8739B">
                        <w:rPr>
                          <w:sz w:val="22"/>
                          <w:szCs w:val="22"/>
                        </w:rPr>
                        <w:t>: MA Bank: T. Gro</w:t>
                      </w:r>
                      <w:r>
                        <w:rPr>
                          <w:sz w:val="22"/>
                          <w:szCs w:val="22"/>
                        </w:rPr>
                        <w:t>ß</w:t>
                      </w:r>
                    </w:p>
                    <w:p w14:paraId="60B15359" w14:textId="77777777" w:rsidR="00EA3CF1" w:rsidRPr="00C66949" w:rsidRDefault="00EA3CF1" w:rsidP="00961AD0">
                      <w:pPr>
                        <w:rPr>
                          <w:sz w:val="22"/>
                          <w:szCs w:val="22"/>
                        </w:rPr>
                      </w:pPr>
                    </w:p>
                    <w:p w14:paraId="0DD75C58" w14:textId="77777777" w:rsidR="00EA3CF1" w:rsidRPr="00C66949" w:rsidRDefault="00EA3CF1" w:rsidP="00961AD0">
                      <w:pPr>
                        <w:rPr>
                          <w:sz w:val="22"/>
                          <w:szCs w:val="22"/>
                        </w:rPr>
                      </w:pPr>
                    </w:p>
                  </w:txbxContent>
                </v:textbox>
              </v:shape>
            </w:pict>
          </mc:Fallback>
        </mc:AlternateContent>
      </w:r>
      <w:r>
        <w:rPr>
          <w:noProof/>
          <w:sz w:val="18"/>
          <w:szCs w:val="18"/>
        </w:rPr>
        <mc:AlternateContent>
          <mc:Choice Requires="wps">
            <w:drawing>
              <wp:anchor distT="0" distB="0" distL="114300" distR="114300" simplePos="0" relativeHeight="251660288" behindDoc="0" locked="0" layoutInCell="1" allowOverlap="1" wp14:anchorId="51B956D2" wp14:editId="01A66BD7">
                <wp:simplePos x="0" y="0"/>
                <wp:positionH relativeFrom="column">
                  <wp:posOffset>1380490</wp:posOffset>
                </wp:positionH>
                <wp:positionV relativeFrom="paragraph">
                  <wp:posOffset>1662430</wp:posOffset>
                </wp:positionV>
                <wp:extent cx="3239770" cy="9525"/>
                <wp:effectExtent l="0" t="0" r="0" b="0"/>
                <wp:wrapNone/>
                <wp:docPr id="3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0B0850" id="_x0000_t32" coordsize="21600,21600" o:spt="32" o:oned="t" path="m,l21600,21600e" filled="f">
                <v:path arrowok="t" fillok="f" o:connecttype="none"/>
                <o:lock v:ext="edit" shapetype="t"/>
              </v:shapetype>
              <v:shape id="AutoShape 31" o:spid="_x0000_s1026" type="#_x0000_t32" style="position:absolute;margin-left:108.7pt;margin-top:130.9pt;width:255.1pt;height:.7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">
                <v:stroke dashstyle="dash"/>
              </v:shape>
            </w:pict>
          </mc:Fallback>
        </mc:AlternateContent>
      </w:r>
      <w:r>
        <w:rPr>
          <w:noProof/>
        </w:rPr>
        <mc:AlternateContent>
          <mc:Choice Requires="wps">
            <w:drawing>
              <wp:anchor distT="0" distB="0" distL="114300" distR="114300" simplePos="0" relativeHeight="251656192" behindDoc="0" locked="0" layoutInCell="1" allowOverlap="1" wp14:anchorId="4E44A662" wp14:editId="4AB7513A">
                <wp:simplePos x="0" y="0"/>
                <wp:positionH relativeFrom="column">
                  <wp:posOffset>1436370</wp:posOffset>
                </wp:positionH>
                <wp:positionV relativeFrom="paragraph">
                  <wp:posOffset>36830</wp:posOffset>
                </wp:positionV>
                <wp:extent cx="3239770" cy="3239770"/>
                <wp:effectExtent l="0" t="0" r="0" b="0"/>
                <wp:wrapNone/>
                <wp:docPr id="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3239770"/>
                        </a:xfrm>
                        <a:prstGeom prst="rect">
                          <a:avLst/>
                        </a:prstGeom>
                        <a:solidFill>
                          <a:srgbClr val="D8D8D8"/>
                        </a:solidFill>
                        <a:ln w="25400" algn="ctr">
                          <a:solidFill>
                            <a:srgbClr val="00000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C96A13" id="Rechteck 2" o:spid="_x0000_s1026" style="position:absolute;margin-left:113.1pt;margin-top:2.9pt;width:255.1pt;height:25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" fillcolor="#d8d8d8" strokeweight="2pt"/>
            </w:pict>
          </mc:Fallback>
        </mc:AlternateContent>
      </w:r>
    </w:p>
    <w:p w14:paraId="572A9E1C" w14:textId="77777777" w:rsidR="00961AD0" w:rsidRDefault="00961AD0" w:rsidP="00961AD0">
      <w:pPr>
        <w:pStyle w:val="Absatztextnormal"/>
        <w:ind w:left="0"/>
        <w:jc w:val="both"/>
        <w:rPr>
          <w:sz w:val="18"/>
          <w:szCs w:val="18"/>
        </w:rPr>
      </w:pPr>
    </w:p>
    <w:p w14:paraId="1900857F" w14:textId="77777777" w:rsidR="00961AD0" w:rsidRDefault="00961AD0" w:rsidP="00961AD0">
      <w:pPr>
        <w:pStyle w:val="Absatztextnormal"/>
        <w:ind w:left="0"/>
        <w:jc w:val="both"/>
        <w:rPr>
          <w:sz w:val="18"/>
          <w:szCs w:val="18"/>
        </w:rPr>
      </w:pPr>
    </w:p>
    <w:p w14:paraId="440E0D23" w14:textId="77777777" w:rsidR="00961AD0" w:rsidRDefault="00961AD0" w:rsidP="00961AD0">
      <w:pPr>
        <w:pStyle w:val="Absatztextnormal"/>
        <w:ind w:left="0"/>
        <w:jc w:val="both"/>
        <w:rPr>
          <w:sz w:val="18"/>
          <w:szCs w:val="18"/>
        </w:rPr>
      </w:pPr>
    </w:p>
    <w:p w14:paraId="6A1AD3CD" w14:textId="03FB52DB" w:rsidR="00961AD0" w:rsidRDefault="001F549F" w:rsidP="00961AD0">
      <w:pPr>
        <w:pStyle w:val="Absatztextnormal"/>
        <w:ind w:left="0"/>
        <w:jc w:val="both"/>
        <w:rPr>
          <w:b/>
          <w:sz w:val="24"/>
          <w:szCs w:val="24"/>
        </w:rPr>
      </w:pPr>
      <w:r>
        <w:rPr>
          <w:noProof/>
          <w:sz w:val="18"/>
          <w:szCs w:val="18"/>
        </w:rPr>
        <mc:AlternateContent>
          <mc:Choice Requires="wps">
            <w:drawing>
              <wp:anchor distT="0" distB="0" distL="114300" distR="114300" simplePos="0" relativeHeight="251665408" behindDoc="0" locked="0" layoutInCell="1" allowOverlap="1" wp14:anchorId="3AAFCD40" wp14:editId="1818A193">
                <wp:simplePos x="0" y="0"/>
                <wp:positionH relativeFrom="column">
                  <wp:posOffset>2026920</wp:posOffset>
                </wp:positionH>
                <wp:positionV relativeFrom="paragraph">
                  <wp:posOffset>59690</wp:posOffset>
                </wp:positionV>
                <wp:extent cx="349250" cy="349250"/>
                <wp:effectExtent l="0" t="0" r="0" b="0"/>
                <wp:wrapNone/>
                <wp:docPr id="3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E1204E0" w14:textId="77777777" w:rsidR="00EA3CF1" w:rsidRPr="004D0D6D" w:rsidRDefault="00EA3CF1" w:rsidP="00654B0E">
                            <w:pPr>
                              <w:jc w:val="center"/>
                              <w:rPr>
                                <w:b/>
                              </w:rPr>
                            </w:pPr>
                            <w:r>
                              <w:rPr>
                                <w:b/>
                              </w:rPr>
                              <w:t>S7</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FCD40" id="_x0000_t120" coordsize="21600,21600" o:spt="120" path="m10800,qx,10800,10800,21600,21600,10800,10800,xe">
                <v:path gradientshapeok="t" o:connecttype="custom" o:connectlocs="10800,0;3163,3163;0,10800;3163,18437;10800,21600;18437,18437;21600,10800;18437,3163" textboxrect="3163,3163,18437,18437"/>
              </v:shapetype>
              <v:shape id="AutoShape 39" o:spid="_x0000_s1028" type="#_x0000_t120" style="position:absolute;left:0;text-align:left;margin-left:159.6pt;margin-top:4.7pt;width:27.5pt;height: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">
                <v:textbox inset="1mm,,1mm">
                  <w:txbxContent>
                    <w:p w14:paraId="4E1204E0" w14:textId="77777777" w:rsidR="00EA3CF1" w:rsidRPr="004D0D6D" w:rsidRDefault="00EA3CF1" w:rsidP="00654B0E">
                      <w:pPr>
                        <w:jc w:val="center"/>
                        <w:rPr>
                          <w:b/>
                        </w:rPr>
                      </w:pPr>
                      <w:r>
                        <w:rPr>
                          <w:b/>
                        </w:rPr>
                        <w:t>S7</w:t>
                      </w:r>
                    </w:p>
                  </w:txbxContent>
                </v:textbox>
              </v:shape>
            </w:pict>
          </mc:Fallback>
        </mc:AlternateContent>
      </w:r>
      <w:r>
        <w:rPr>
          <w:noProof/>
          <w:sz w:val="18"/>
          <w:szCs w:val="18"/>
        </w:rPr>
        <mc:AlternateContent>
          <mc:Choice Requires="wps">
            <w:drawing>
              <wp:anchor distT="0" distB="0" distL="114300" distR="114300" simplePos="0" relativeHeight="251662336" behindDoc="0" locked="0" layoutInCell="1" allowOverlap="1" wp14:anchorId="0561ED51" wp14:editId="4B06D3F0">
                <wp:simplePos x="0" y="0"/>
                <wp:positionH relativeFrom="column">
                  <wp:posOffset>3764280</wp:posOffset>
                </wp:positionH>
                <wp:positionV relativeFrom="paragraph">
                  <wp:posOffset>60325</wp:posOffset>
                </wp:positionV>
                <wp:extent cx="349250" cy="349250"/>
                <wp:effectExtent l="0" t="0" r="0" b="0"/>
                <wp:wrapNone/>
                <wp:docPr id="3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60F3A14" w14:textId="77777777" w:rsidR="00EA3CF1" w:rsidRPr="004D0D6D" w:rsidRDefault="00EA3CF1" w:rsidP="00C66949">
                            <w:pPr>
                              <w:jc w:val="center"/>
                              <w:rPr>
                                <w:b/>
                              </w:rPr>
                            </w:pPr>
                            <w:r>
                              <w:rPr>
                                <w:b/>
                              </w:rPr>
                              <w:t>S6</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1ED51" id="AutoShape 33" o:spid="_x0000_s1029" type="#_x0000_t120" style="position:absolute;left:0;text-align:left;margin-left:296.4pt;margin-top:4.75pt;width:27.5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">
                <v:textbox inset="1mm,,1mm">
                  <w:txbxContent>
                    <w:p w14:paraId="760F3A14" w14:textId="77777777" w:rsidR="00EA3CF1" w:rsidRPr="004D0D6D" w:rsidRDefault="00EA3CF1" w:rsidP="00C66949">
                      <w:pPr>
                        <w:jc w:val="center"/>
                        <w:rPr>
                          <w:b/>
                        </w:rPr>
                      </w:pPr>
                      <w:r>
                        <w:rPr>
                          <w:b/>
                        </w:rPr>
                        <w:t>S6</w:t>
                      </w:r>
                    </w:p>
                  </w:txbxContent>
                </v:textbox>
              </v:shape>
            </w:pict>
          </mc:Fallback>
        </mc:AlternateContent>
      </w:r>
      <w:r w:rsidR="00961AD0" w:rsidRPr="001414D2">
        <w:rPr>
          <w:b/>
          <w:sz w:val="24"/>
          <w:szCs w:val="24"/>
        </w:rPr>
        <w:t>Konflikt</w:t>
      </w:r>
      <w:r w:rsidR="00961AD0">
        <w:rPr>
          <w:b/>
          <w:sz w:val="24"/>
          <w:szCs w:val="24"/>
        </w:rPr>
        <w:t>-</w:t>
      </w:r>
    </w:p>
    <w:p w14:paraId="223C4261" w14:textId="77777777" w:rsidR="00961AD0" w:rsidRPr="001414D2" w:rsidRDefault="00961AD0" w:rsidP="00961AD0">
      <w:pPr>
        <w:pStyle w:val="Absatztextnormal"/>
        <w:ind w:left="0"/>
        <w:jc w:val="both"/>
        <w:rPr>
          <w:b/>
          <w:sz w:val="24"/>
          <w:szCs w:val="24"/>
        </w:rPr>
      </w:pPr>
      <w:r w:rsidRPr="001414D2">
        <w:rPr>
          <w:b/>
          <w:sz w:val="24"/>
          <w:szCs w:val="24"/>
        </w:rPr>
        <w:t>potenzial</w:t>
      </w:r>
    </w:p>
    <w:p w14:paraId="7CCB5415" w14:textId="77777777" w:rsidR="00961AD0" w:rsidRDefault="00961AD0" w:rsidP="00961AD0">
      <w:pPr>
        <w:pStyle w:val="Absatztextnormal"/>
        <w:ind w:left="0"/>
        <w:jc w:val="both"/>
        <w:rPr>
          <w:sz w:val="18"/>
          <w:szCs w:val="18"/>
        </w:rPr>
      </w:pPr>
    </w:p>
    <w:p w14:paraId="1F65A975" w14:textId="77777777" w:rsidR="00961AD0" w:rsidRDefault="00961AD0" w:rsidP="00961AD0">
      <w:pPr>
        <w:pStyle w:val="Absatztextnormal"/>
        <w:ind w:left="0"/>
        <w:jc w:val="both"/>
        <w:rPr>
          <w:sz w:val="18"/>
          <w:szCs w:val="18"/>
        </w:rPr>
      </w:pPr>
    </w:p>
    <w:p w14:paraId="1A22C2DA" w14:textId="77777777" w:rsidR="00961AD0" w:rsidRPr="00370D32" w:rsidRDefault="00961AD0" w:rsidP="00961AD0">
      <w:pPr>
        <w:pStyle w:val="Absatztextnormal"/>
        <w:ind w:left="0"/>
        <w:jc w:val="both"/>
      </w:pPr>
    </w:p>
    <w:p w14:paraId="4299D466" w14:textId="77777777" w:rsidR="00961AD0" w:rsidRPr="00370D32" w:rsidRDefault="00961AD0" w:rsidP="00961AD0">
      <w:pPr>
        <w:pStyle w:val="Absatztextnormal"/>
        <w:ind w:left="0"/>
        <w:jc w:val="both"/>
      </w:pPr>
    </w:p>
    <w:p w14:paraId="22763788" w14:textId="77777777" w:rsidR="00961AD0" w:rsidRPr="00370D32" w:rsidRDefault="00961AD0" w:rsidP="00961AD0">
      <w:pPr>
        <w:pStyle w:val="Absatztextnormal"/>
        <w:tabs>
          <w:tab w:val="left" w:pos="7845"/>
        </w:tabs>
        <w:ind w:left="0"/>
        <w:jc w:val="both"/>
      </w:pPr>
      <w:r w:rsidRPr="00370D32">
        <w:tab/>
      </w:r>
    </w:p>
    <w:p w14:paraId="2C3D1428" w14:textId="5C4A9EA7"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9264" behindDoc="0" locked="0" layoutInCell="1" allowOverlap="1" wp14:anchorId="18D9E078" wp14:editId="20A10507">
                <wp:simplePos x="0" y="0"/>
                <wp:positionH relativeFrom="column">
                  <wp:posOffset>1436370</wp:posOffset>
                </wp:positionH>
                <wp:positionV relativeFrom="paragraph">
                  <wp:posOffset>9525</wp:posOffset>
                </wp:positionV>
                <wp:extent cx="3239770" cy="9525"/>
                <wp:effectExtent l="0" t="0" r="0" b="0"/>
                <wp:wrapNone/>
                <wp:docPr id="3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9770" cy="95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1D7B8" id="AutoShape 25" o:spid="_x0000_s1026" type="#_x0000_t32" style="position:absolute;margin-left:113.1pt;margin-top:.75pt;width:255.1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">
                <v:stroke dashstyle="dash"/>
              </v:shape>
            </w:pict>
          </mc:Fallback>
        </mc:AlternateContent>
      </w:r>
    </w:p>
    <w:p w14:paraId="3E3AFB67" w14:textId="77777777" w:rsidR="00961AD0" w:rsidRDefault="00961AD0" w:rsidP="00961AD0">
      <w:pPr>
        <w:pStyle w:val="Absatztextnormal"/>
        <w:ind w:left="0"/>
        <w:jc w:val="both"/>
        <w:rPr>
          <w:sz w:val="18"/>
          <w:szCs w:val="18"/>
        </w:rPr>
      </w:pPr>
    </w:p>
    <w:p w14:paraId="77CB7315" w14:textId="77777777" w:rsidR="00961AD0" w:rsidRDefault="00961AD0" w:rsidP="00961AD0">
      <w:pPr>
        <w:pStyle w:val="Absatztextnormal"/>
        <w:ind w:left="0"/>
        <w:jc w:val="both"/>
        <w:rPr>
          <w:sz w:val="18"/>
          <w:szCs w:val="18"/>
        </w:rPr>
      </w:pPr>
    </w:p>
    <w:p w14:paraId="530AF692" w14:textId="77777777" w:rsidR="00961AD0" w:rsidRDefault="00961AD0" w:rsidP="00961AD0">
      <w:pPr>
        <w:pStyle w:val="Absatztextnormal"/>
        <w:ind w:left="0"/>
        <w:jc w:val="both"/>
        <w:rPr>
          <w:sz w:val="18"/>
          <w:szCs w:val="18"/>
        </w:rPr>
      </w:pPr>
    </w:p>
    <w:p w14:paraId="66A22850" w14:textId="77777777" w:rsidR="00961AD0" w:rsidRDefault="00961AD0" w:rsidP="00961AD0">
      <w:pPr>
        <w:pStyle w:val="Absatztextnormal"/>
        <w:ind w:left="0"/>
        <w:jc w:val="both"/>
        <w:rPr>
          <w:sz w:val="18"/>
          <w:szCs w:val="18"/>
        </w:rPr>
      </w:pPr>
    </w:p>
    <w:p w14:paraId="75F166C4" w14:textId="77777777" w:rsidR="00961AD0" w:rsidRDefault="00961AD0" w:rsidP="00961AD0">
      <w:pPr>
        <w:pStyle w:val="Absatztextnormal"/>
        <w:ind w:left="0"/>
        <w:jc w:val="both"/>
        <w:rPr>
          <w:sz w:val="18"/>
          <w:szCs w:val="18"/>
        </w:rPr>
      </w:pPr>
    </w:p>
    <w:p w14:paraId="49006803" w14:textId="77777777" w:rsidR="00961AD0" w:rsidRDefault="00961AD0" w:rsidP="00961AD0">
      <w:pPr>
        <w:pStyle w:val="Absatztextnormal"/>
        <w:ind w:left="0"/>
        <w:jc w:val="both"/>
        <w:rPr>
          <w:sz w:val="18"/>
          <w:szCs w:val="18"/>
        </w:rPr>
      </w:pPr>
    </w:p>
    <w:p w14:paraId="2FA309D7" w14:textId="77777777" w:rsidR="00961AD0" w:rsidRDefault="00961AD0" w:rsidP="00961AD0">
      <w:pPr>
        <w:pStyle w:val="Absatztextnormal"/>
        <w:ind w:left="0"/>
        <w:jc w:val="both"/>
        <w:rPr>
          <w:sz w:val="18"/>
          <w:szCs w:val="18"/>
        </w:rPr>
      </w:pPr>
    </w:p>
    <w:p w14:paraId="1CBD5347" w14:textId="25CAEEA9"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64384" behindDoc="0" locked="0" layoutInCell="1" allowOverlap="1" wp14:anchorId="79851D3A" wp14:editId="5612AEDB">
                <wp:simplePos x="0" y="0"/>
                <wp:positionH relativeFrom="column">
                  <wp:posOffset>1838960</wp:posOffset>
                </wp:positionH>
                <wp:positionV relativeFrom="paragraph">
                  <wp:posOffset>26670</wp:posOffset>
                </wp:positionV>
                <wp:extent cx="349250" cy="349250"/>
                <wp:effectExtent l="0" t="0" r="0" b="0"/>
                <wp:wrapNone/>
                <wp:docPr id="3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03221647" w14:textId="77777777" w:rsidR="00EA3CF1" w:rsidRPr="004D0D6D" w:rsidRDefault="00EA3CF1" w:rsidP="00654B0E">
                            <w:pPr>
                              <w:jc w:val="center"/>
                              <w:rPr>
                                <w:b/>
                              </w:rPr>
                            </w:pPr>
                            <w:r>
                              <w:rPr>
                                <w:b/>
                              </w:rPr>
                              <w:t>S1</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51D3A" id="AutoShape 37" o:spid="_x0000_s1030" type="#_x0000_t120" style="position:absolute;left:0;text-align:left;margin-left:144.8pt;margin-top:2.1pt;width:27.5pt;height: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">
                <v:textbox inset="1mm,,1mm">
                  <w:txbxContent>
                    <w:p w14:paraId="03221647" w14:textId="77777777" w:rsidR="00EA3CF1" w:rsidRPr="004D0D6D" w:rsidRDefault="00EA3CF1" w:rsidP="00654B0E">
                      <w:pPr>
                        <w:jc w:val="center"/>
                        <w:rPr>
                          <w:b/>
                        </w:rPr>
                      </w:pPr>
                      <w:r>
                        <w:rPr>
                          <w:b/>
                        </w:rPr>
                        <w:t>S1</w:t>
                      </w:r>
                    </w:p>
                  </w:txbxContent>
                </v:textbox>
              </v:shape>
            </w:pict>
          </mc:Fallback>
        </mc:AlternateContent>
      </w:r>
      <w:r>
        <w:rPr>
          <w:noProof/>
          <w:sz w:val="18"/>
          <w:szCs w:val="18"/>
        </w:rPr>
        <mc:AlternateContent>
          <mc:Choice Requires="wps">
            <w:drawing>
              <wp:anchor distT="0" distB="0" distL="114300" distR="114300" simplePos="0" relativeHeight="251657216" behindDoc="0" locked="0" layoutInCell="1" allowOverlap="1" wp14:anchorId="02BF3EC6" wp14:editId="7ACDA420">
                <wp:simplePos x="0" y="0"/>
                <wp:positionH relativeFrom="column">
                  <wp:posOffset>4126230</wp:posOffset>
                </wp:positionH>
                <wp:positionV relativeFrom="paragraph">
                  <wp:posOffset>53340</wp:posOffset>
                </wp:positionV>
                <wp:extent cx="349250" cy="349250"/>
                <wp:effectExtent l="0" t="0" r="0" b="0"/>
                <wp:wrapNone/>
                <wp:docPr id="32"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75A21109" w14:textId="77777777" w:rsidR="00EA3CF1" w:rsidRPr="004D0D6D" w:rsidRDefault="00EA3CF1" w:rsidP="00961AD0">
                            <w:pPr>
                              <w:jc w:val="center"/>
                              <w:rPr>
                                <w:b/>
                              </w:rPr>
                            </w:pPr>
                            <w:r>
                              <w:rPr>
                                <w:b/>
                              </w:rPr>
                              <w:t>S2</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F3EC6" id="AutoShape 24" o:spid="_x0000_s1031" type="#_x0000_t120" style="position:absolute;left:0;text-align:left;margin-left:324.9pt;margin-top:4.2pt;width:27.5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">
                <v:textbox inset="1mm,,1mm">
                  <w:txbxContent>
                    <w:p w14:paraId="75A21109" w14:textId="77777777" w:rsidR="00EA3CF1" w:rsidRPr="004D0D6D" w:rsidRDefault="00EA3CF1" w:rsidP="00961AD0">
                      <w:pPr>
                        <w:jc w:val="center"/>
                        <w:rPr>
                          <w:b/>
                        </w:rPr>
                      </w:pPr>
                      <w:r>
                        <w:rPr>
                          <w:b/>
                        </w:rPr>
                        <w:t>S2</w:t>
                      </w:r>
                    </w:p>
                  </w:txbxContent>
                </v:textbox>
              </v:shape>
            </w:pict>
          </mc:Fallback>
        </mc:AlternateContent>
      </w:r>
      <w:r>
        <w:rPr>
          <w:noProof/>
          <w:sz w:val="18"/>
          <w:szCs w:val="18"/>
        </w:rPr>
        <mc:AlternateContent>
          <mc:Choice Requires="wps">
            <w:drawing>
              <wp:anchor distT="0" distB="0" distL="114300" distR="114300" simplePos="0" relativeHeight="251663360" behindDoc="0" locked="0" layoutInCell="1" allowOverlap="1" wp14:anchorId="7DD7D96A" wp14:editId="57A1DFEC">
                <wp:simplePos x="0" y="0"/>
                <wp:positionH relativeFrom="column">
                  <wp:posOffset>3584575</wp:posOffset>
                </wp:positionH>
                <wp:positionV relativeFrom="paragraph">
                  <wp:posOffset>61595</wp:posOffset>
                </wp:positionV>
                <wp:extent cx="349250" cy="349250"/>
                <wp:effectExtent l="0" t="0" r="0" b="0"/>
                <wp:wrapNone/>
                <wp:docPr id="3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flowChartConnector">
                          <a:avLst/>
                        </a:prstGeom>
                        <a:solidFill>
                          <a:srgbClr val="FFFFFF"/>
                        </a:solidFill>
                        <a:ln w="9525">
                          <a:solidFill>
                            <a:srgbClr val="000000"/>
                          </a:solidFill>
                          <a:round/>
                          <a:headEnd/>
                          <a:tailEnd/>
                        </a:ln>
                      </wps:spPr>
                      <wps:txbx>
                        <w:txbxContent>
                          <w:p w14:paraId="42BF1D0C" w14:textId="77777777" w:rsidR="00EA3CF1" w:rsidRPr="004D0D6D" w:rsidRDefault="00EA3CF1" w:rsidP="00654B0E">
                            <w:pPr>
                              <w:jc w:val="center"/>
                              <w:rPr>
                                <w:b/>
                              </w:rPr>
                            </w:pPr>
                            <w:r>
                              <w:rPr>
                                <w:b/>
                              </w:rPr>
                              <w:t>S5</w:t>
                            </w:r>
                          </w:p>
                        </w:txbxContent>
                      </wps:txbx>
                      <wps:bodyPr rot="0" vert="horz" wrap="square" lIns="36000" tIns="45720" rIns="36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D96A" id="AutoShape 35" o:spid="_x0000_s1032" type="#_x0000_t120" style="position:absolute;left:0;text-align:left;margin-left:282.25pt;margin-top:4.85pt;width:27.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">
                <v:textbox inset="1mm,,1mm">
                  <w:txbxContent>
                    <w:p w14:paraId="42BF1D0C" w14:textId="77777777" w:rsidR="00EA3CF1" w:rsidRPr="004D0D6D" w:rsidRDefault="00EA3CF1" w:rsidP="00654B0E">
                      <w:pPr>
                        <w:jc w:val="center"/>
                        <w:rPr>
                          <w:b/>
                        </w:rPr>
                      </w:pPr>
                      <w:r>
                        <w:rPr>
                          <w:b/>
                        </w:rPr>
                        <w:t>S5</w:t>
                      </w:r>
                    </w:p>
                  </w:txbxContent>
                </v:textbox>
              </v:shape>
            </w:pict>
          </mc:Fallback>
        </mc:AlternateContent>
      </w:r>
    </w:p>
    <w:p w14:paraId="263079ED" w14:textId="77777777" w:rsidR="00961AD0" w:rsidRDefault="00961AD0" w:rsidP="00961AD0">
      <w:pPr>
        <w:pStyle w:val="Absatztextnormal"/>
        <w:ind w:left="0"/>
        <w:jc w:val="both"/>
        <w:rPr>
          <w:sz w:val="18"/>
          <w:szCs w:val="18"/>
        </w:rPr>
      </w:pPr>
    </w:p>
    <w:p w14:paraId="2CC2363E" w14:textId="77777777" w:rsidR="00961AD0" w:rsidRDefault="00961AD0" w:rsidP="00961AD0">
      <w:pPr>
        <w:pStyle w:val="Absatztextnormal"/>
        <w:ind w:left="0"/>
        <w:jc w:val="both"/>
        <w:rPr>
          <w:sz w:val="18"/>
          <w:szCs w:val="18"/>
        </w:rPr>
      </w:pPr>
    </w:p>
    <w:p w14:paraId="31A7A464" w14:textId="6FDF88EB"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8240" behindDoc="0" locked="0" layoutInCell="1" allowOverlap="1" wp14:anchorId="5CBCAD25" wp14:editId="5A2C4853">
                <wp:simplePos x="0" y="0"/>
                <wp:positionH relativeFrom="column">
                  <wp:posOffset>836930</wp:posOffset>
                </wp:positionH>
                <wp:positionV relativeFrom="paragraph">
                  <wp:posOffset>13335</wp:posOffset>
                </wp:positionV>
                <wp:extent cx="703580" cy="285750"/>
                <wp:effectExtent l="0" t="0" r="0" b="0"/>
                <wp:wrapNone/>
                <wp:docPr id="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152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CAD25" id="Text Box 19" o:spid="_x0000_s1033" type="#_x0000_t202" style="position:absolute;left:0;text-align:left;margin-left:65.9pt;margin-top:1.05pt;width:55.4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" stroked="f">
                <v:fill opacity="0"/>
                <v:textbox>
                  <w:txbxContent>
                    <w:p w14:paraId="413F1527" w14:textId="77777777" w:rsidR="00EA3CF1" w:rsidRPr="00E27D75" w:rsidRDefault="00EA3CF1" w:rsidP="00961AD0">
                      <w:pPr>
                        <w:rPr>
                          <w:b/>
                        </w:rPr>
                      </w:pPr>
                      <w:r>
                        <w:rPr>
                          <w:b/>
                        </w:rPr>
                        <w:t>niedrig</w:t>
                      </w:r>
                    </w:p>
                  </w:txbxContent>
                </v:textbox>
              </v:shape>
            </w:pict>
          </mc:Fallback>
        </mc:AlternateContent>
      </w:r>
    </w:p>
    <w:p w14:paraId="075A6F31" w14:textId="77777777" w:rsidR="00961AD0" w:rsidRDefault="00961AD0" w:rsidP="00961AD0">
      <w:pPr>
        <w:pStyle w:val="Absatztextnormal"/>
        <w:ind w:left="0"/>
        <w:jc w:val="both"/>
        <w:rPr>
          <w:sz w:val="18"/>
          <w:szCs w:val="18"/>
        </w:rPr>
      </w:pPr>
    </w:p>
    <w:p w14:paraId="33685CA1" w14:textId="5EE3FB0F" w:rsidR="00961AD0" w:rsidRDefault="001F549F" w:rsidP="00961AD0">
      <w:pPr>
        <w:pStyle w:val="Absatztextnormal"/>
        <w:ind w:left="0"/>
        <w:jc w:val="both"/>
        <w:rPr>
          <w:sz w:val="18"/>
          <w:szCs w:val="18"/>
        </w:rPr>
      </w:pPr>
      <w:r>
        <w:rPr>
          <w:noProof/>
          <w:sz w:val="18"/>
          <w:szCs w:val="18"/>
        </w:rPr>
        <mc:AlternateContent>
          <mc:Choice Requires="wps">
            <w:drawing>
              <wp:anchor distT="0" distB="0" distL="114300" distR="114300" simplePos="0" relativeHeight="251655168" behindDoc="0" locked="0" layoutInCell="1" allowOverlap="1" wp14:anchorId="4D4B5C1A" wp14:editId="0F2378F5">
                <wp:simplePos x="0" y="0"/>
                <wp:positionH relativeFrom="column">
                  <wp:posOffset>1370330</wp:posOffset>
                </wp:positionH>
                <wp:positionV relativeFrom="paragraph">
                  <wp:posOffset>36830</wp:posOffset>
                </wp:positionV>
                <wp:extent cx="656590" cy="285750"/>
                <wp:effectExtent l="0" t="0" r="0" b="0"/>
                <wp:wrapNone/>
                <wp:docPr id="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D8F07" w14:textId="77777777" w:rsidR="00EA3CF1" w:rsidRPr="00E27D75" w:rsidRDefault="00EA3CF1" w:rsidP="00961AD0">
                            <w:pPr>
                              <w:rPr>
                                <w:b/>
                              </w:rPr>
                            </w:pPr>
                            <w:r>
                              <w:rPr>
                                <w:b/>
                              </w:rPr>
                              <w:t>niedrig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B5C1A" id="Text Box 18" o:spid="_x0000_s1034" type="#_x0000_t202" style="position:absolute;left:0;text-align:left;margin-left:107.9pt;margin-top:2.9pt;width:51.7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" stroked="f">
                <v:textbox>
                  <w:txbxContent>
                    <w:p w14:paraId="313D8F07" w14:textId="77777777" w:rsidR="00EA3CF1" w:rsidRPr="00E27D75" w:rsidRDefault="00EA3CF1" w:rsidP="00961AD0">
                      <w:pPr>
                        <w:rPr>
                          <w:b/>
                        </w:rPr>
                      </w:pPr>
                      <w:r>
                        <w:rPr>
                          <w:b/>
                        </w:rPr>
                        <w:t>niedrig</w:t>
                      </w:r>
                    </w:p>
                  </w:txbxContent>
                </v:textbox>
              </v:shape>
            </w:pict>
          </mc:Fallback>
        </mc:AlternateContent>
      </w:r>
      <w:r>
        <w:rPr>
          <w:noProof/>
          <w:sz w:val="18"/>
          <w:szCs w:val="18"/>
        </w:rPr>
        <mc:AlternateContent>
          <mc:Choice Requires="wps">
            <w:drawing>
              <wp:anchor distT="0" distB="0" distL="114300" distR="114300" simplePos="0" relativeHeight="251654144" behindDoc="0" locked="0" layoutInCell="1" allowOverlap="1" wp14:anchorId="5F192E5B" wp14:editId="52FDFD88">
                <wp:simplePos x="0" y="0"/>
                <wp:positionH relativeFrom="column">
                  <wp:posOffset>4354195</wp:posOffset>
                </wp:positionH>
                <wp:positionV relativeFrom="paragraph">
                  <wp:posOffset>63500</wp:posOffset>
                </wp:positionV>
                <wp:extent cx="628650" cy="285750"/>
                <wp:effectExtent l="0" t="0" r="0" b="0"/>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79DB8" w14:textId="77777777" w:rsidR="00EA3CF1" w:rsidRPr="00E27D75" w:rsidRDefault="00EA3CF1" w:rsidP="00961AD0">
                            <w:pPr>
                              <w:rPr>
                                <w:b/>
                              </w:rPr>
                            </w:pPr>
                            <w:r>
                              <w:rPr>
                                <w:b/>
                              </w:rPr>
                              <w:t>hoch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2E5B" id="Text Box 17" o:spid="_x0000_s1035" type="#_x0000_t202" style="position:absolute;left:0;text-align:left;margin-left:342.85pt;margin-top:5pt;width:49.5pt;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" stroked="f">
                <v:textbox>
                  <w:txbxContent>
                    <w:p w14:paraId="48C79DB8" w14:textId="77777777" w:rsidR="00EA3CF1" w:rsidRPr="00E27D75" w:rsidRDefault="00EA3CF1" w:rsidP="00961AD0">
                      <w:pPr>
                        <w:rPr>
                          <w:b/>
                        </w:rPr>
                      </w:pPr>
                      <w:r>
                        <w:rPr>
                          <w:b/>
                        </w:rPr>
                        <w:t>hoch</w:t>
                      </w:r>
                    </w:p>
                  </w:txbxContent>
                </v:textbox>
              </v:shape>
            </w:pict>
          </mc:Fallback>
        </mc:AlternateContent>
      </w:r>
    </w:p>
    <w:p w14:paraId="45B65E4F" w14:textId="77777777" w:rsidR="00126AED" w:rsidRPr="00126AED" w:rsidRDefault="00961AD0" w:rsidP="00126AED">
      <w:pPr>
        <w:pStyle w:val="Absatztextnormal"/>
        <w:ind w:left="0"/>
        <w:jc w:val="both"/>
        <w:rPr>
          <w:b/>
          <w:sz w:val="24"/>
          <w:szCs w:val="24"/>
        </w:rPr>
      </w:pP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sidRPr="001414D2">
        <w:rPr>
          <w:b/>
          <w:sz w:val="24"/>
          <w:szCs w:val="24"/>
        </w:rPr>
        <w:tab/>
      </w:r>
      <w:r>
        <w:rPr>
          <w:b/>
          <w:sz w:val="24"/>
          <w:szCs w:val="24"/>
        </w:rPr>
        <w:t xml:space="preserve">Einfluss/ </w:t>
      </w:r>
      <w:r w:rsidRPr="001414D2">
        <w:rPr>
          <w:b/>
          <w:sz w:val="24"/>
          <w:szCs w:val="24"/>
        </w:rPr>
        <w:t>Macht</w:t>
      </w:r>
    </w:p>
    <w:p w14:paraId="004CE408" w14:textId="77777777" w:rsidR="009647B1" w:rsidRDefault="009647B1" w:rsidP="008266D2">
      <w:pPr>
        <w:pStyle w:val="Beschriftung"/>
      </w:pPr>
      <w:bookmarkStart w:id="38" w:name="_Toc142565813"/>
      <w:r>
        <w:t xml:space="preserve">Abbildung </w:t>
      </w:r>
      <w:fldSimple w:instr=" SEQ Abbildung \* ARABIC ">
        <w:r w:rsidR="001B2A5B">
          <w:rPr>
            <w:noProof/>
          </w:rPr>
          <w:t>1</w:t>
        </w:r>
      </w:fldSimple>
      <w:r>
        <w:t xml:space="preserve"> </w:t>
      </w:r>
      <w:commentRangeStart w:id="39"/>
      <w:proofErr w:type="spellStart"/>
      <w:r>
        <w:t>Stakeholderportfolio</w:t>
      </w:r>
      <w:bookmarkEnd w:id="38"/>
      <w:commentRangeEnd w:id="39"/>
      <w:proofErr w:type="spellEnd"/>
      <w:r w:rsidR="003961E3">
        <w:rPr>
          <w:rStyle w:val="Kommentarzeichen"/>
          <w:b w:val="0"/>
          <w:bCs w:val="0"/>
        </w:rPr>
        <w:commentReference w:id="39"/>
      </w:r>
    </w:p>
    <w:p w14:paraId="20D4A687" w14:textId="77777777" w:rsidR="00126AED" w:rsidRDefault="00126AED" w:rsidP="00126AED"/>
    <w:p w14:paraId="1905558D" w14:textId="77777777" w:rsidR="002246B7" w:rsidRPr="00C1380E" w:rsidRDefault="00126AED" w:rsidP="00126AED">
      <w:pPr>
        <w:rPr>
          <w:sz w:val="22"/>
          <w:szCs w:val="22"/>
        </w:rPr>
      </w:pPr>
      <w:r w:rsidRPr="00C1380E">
        <w:rPr>
          <w:sz w:val="22"/>
          <w:szCs w:val="22"/>
        </w:rPr>
        <w:t xml:space="preserve">Das Konfliktpotenzial und die Einfluss-/Machtposition sind als Beschriftungen der Achsen ausgewählt worden. </w:t>
      </w:r>
      <w:r w:rsidR="002246B7" w:rsidRPr="00C1380E">
        <w:rPr>
          <w:sz w:val="22"/>
          <w:szCs w:val="22"/>
        </w:rPr>
        <w:t>Ein besonderer Blick liegt somit auf dem linken oberen Feld des Konfliktpotenzials, da der Stakeholder in diesem Feld den Erfolg des Projektes behindern kann.</w:t>
      </w:r>
    </w:p>
    <w:p w14:paraId="7CAFAF2D" w14:textId="77777777" w:rsidR="000A5D21" w:rsidRDefault="000A5D21" w:rsidP="00B15CA3">
      <w:pPr>
        <w:rPr>
          <w:sz w:val="22"/>
          <w:szCs w:val="22"/>
        </w:rPr>
      </w:pPr>
    </w:p>
    <w:p w14:paraId="7AE050F3" w14:textId="77777777" w:rsidR="000A5D21" w:rsidRDefault="006B5E22" w:rsidP="000A5D21">
      <w:pPr>
        <w:pStyle w:val="berschrift2"/>
      </w:pPr>
      <w:r>
        <w:br w:type="page"/>
      </w:r>
      <w:bookmarkStart w:id="40" w:name="_Toc142565858"/>
      <w:proofErr w:type="spellStart"/>
      <w:r w:rsidR="000A5D21">
        <w:lastRenderedPageBreak/>
        <w:t>Stakeholderinteressen</w:t>
      </w:r>
      <w:bookmarkEnd w:id="40"/>
      <w:proofErr w:type="spellEnd"/>
    </w:p>
    <w:p w14:paraId="08191D73" w14:textId="77777777" w:rsidR="00B62089" w:rsidRPr="00157A8F" w:rsidRDefault="00B62089" w:rsidP="00B62089">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7"/>
        <w:gridCol w:w="820"/>
        <w:gridCol w:w="949"/>
        <w:gridCol w:w="1735"/>
        <w:gridCol w:w="1736"/>
        <w:gridCol w:w="858"/>
        <w:gridCol w:w="2453"/>
      </w:tblGrid>
      <w:tr w:rsidR="00B62089" w:rsidRPr="00157A8F" w14:paraId="6E842D6B" w14:textId="77777777" w:rsidTr="007F28E3">
        <w:trPr>
          <w:cantSplit/>
          <w:tblHeader/>
        </w:trPr>
        <w:tc>
          <w:tcPr>
            <w:tcW w:w="1101" w:type="dxa"/>
            <w:shd w:val="clear" w:color="auto" w:fill="A8D08D"/>
          </w:tcPr>
          <w:p w14:paraId="468B8597" w14:textId="77777777" w:rsidR="00B62089" w:rsidRPr="003A211B" w:rsidRDefault="00B62089" w:rsidP="005C1166">
            <w:pPr>
              <w:pStyle w:val="Absatztextnormal"/>
              <w:spacing w:before="120"/>
              <w:ind w:left="0"/>
              <w:rPr>
                <w:rFonts w:cs="Arial"/>
                <w:b/>
              </w:rPr>
            </w:pPr>
            <w:r w:rsidRPr="003A211B">
              <w:rPr>
                <w:rFonts w:cs="Arial"/>
                <w:b/>
              </w:rPr>
              <w:t>Stakeholder (Name, Funktion)</w:t>
            </w:r>
          </w:p>
        </w:tc>
        <w:tc>
          <w:tcPr>
            <w:tcW w:w="837" w:type="dxa"/>
            <w:shd w:val="clear" w:color="auto" w:fill="A8D08D"/>
          </w:tcPr>
          <w:p w14:paraId="7190D043" w14:textId="77777777" w:rsidR="00B62089" w:rsidRPr="003A211B" w:rsidRDefault="00B62089" w:rsidP="005C1166">
            <w:pPr>
              <w:pStyle w:val="Absatztextnormal"/>
              <w:spacing w:before="120"/>
              <w:ind w:left="0"/>
              <w:rPr>
                <w:rFonts w:cs="Arial"/>
                <w:b/>
              </w:rPr>
            </w:pPr>
            <w:commentRangeStart w:id="41"/>
            <w:r w:rsidRPr="003A211B">
              <w:rPr>
                <w:rFonts w:cs="Arial"/>
                <w:b/>
              </w:rPr>
              <w:t>Konfliktpotenzial</w:t>
            </w:r>
          </w:p>
        </w:tc>
        <w:tc>
          <w:tcPr>
            <w:tcW w:w="969" w:type="dxa"/>
            <w:shd w:val="clear" w:color="auto" w:fill="A8D08D"/>
          </w:tcPr>
          <w:p w14:paraId="5B929572" w14:textId="77777777" w:rsidR="00B62089" w:rsidRPr="003A211B" w:rsidRDefault="00B62089" w:rsidP="005C1166">
            <w:pPr>
              <w:pStyle w:val="Absatztextnormal"/>
              <w:spacing w:before="120"/>
              <w:ind w:left="0"/>
              <w:rPr>
                <w:rFonts w:cs="Arial"/>
                <w:b/>
              </w:rPr>
            </w:pPr>
            <w:r w:rsidRPr="003A211B">
              <w:rPr>
                <w:rFonts w:cs="Arial"/>
                <w:b/>
              </w:rPr>
              <w:t>Einfluss/</w:t>
            </w:r>
            <w:r w:rsidRPr="003A211B">
              <w:rPr>
                <w:rFonts w:cs="Arial"/>
                <w:b/>
              </w:rPr>
              <w:br/>
              <w:t>Macht</w:t>
            </w:r>
            <w:commentRangeEnd w:id="41"/>
            <w:r w:rsidR="003961E3" w:rsidRPr="003A211B">
              <w:rPr>
                <w:rStyle w:val="Kommentarzeichen"/>
                <w:sz w:val="20"/>
                <w:szCs w:val="20"/>
              </w:rPr>
              <w:commentReference w:id="41"/>
            </w:r>
          </w:p>
        </w:tc>
        <w:tc>
          <w:tcPr>
            <w:tcW w:w="1777" w:type="dxa"/>
            <w:shd w:val="clear" w:color="auto" w:fill="A8D08D"/>
          </w:tcPr>
          <w:p w14:paraId="217C210A"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SH-Projekt</w:t>
            </w:r>
          </w:p>
        </w:tc>
        <w:tc>
          <w:tcPr>
            <w:tcW w:w="1778" w:type="dxa"/>
            <w:shd w:val="clear" w:color="auto" w:fill="A8D08D"/>
          </w:tcPr>
          <w:p w14:paraId="320C4251" w14:textId="77777777" w:rsidR="00B62089" w:rsidRPr="003A211B" w:rsidRDefault="00B62089" w:rsidP="005C1166">
            <w:pPr>
              <w:pStyle w:val="Absatztextnormal"/>
              <w:spacing w:before="120"/>
              <w:ind w:left="0"/>
              <w:rPr>
                <w:rFonts w:cs="Arial"/>
                <w:b/>
              </w:rPr>
            </w:pPr>
            <w:r w:rsidRPr="003A211B">
              <w:rPr>
                <w:rFonts w:cs="Arial"/>
                <w:b/>
              </w:rPr>
              <w:t>Interessen / Erwartungen / Befürchtungen Projekt-SH</w:t>
            </w:r>
          </w:p>
        </w:tc>
        <w:tc>
          <w:tcPr>
            <w:tcW w:w="876" w:type="dxa"/>
            <w:shd w:val="clear" w:color="auto" w:fill="A8D08D"/>
          </w:tcPr>
          <w:p w14:paraId="1B58F46C" w14:textId="77777777" w:rsidR="00B62089" w:rsidRPr="003A211B" w:rsidRDefault="00B62089" w:rsidP="005C1166">
            <w:pPr>
              <w:pStyle w:val="Absatztextnormal"/>
              <w:spacing w:before="120"/>
              <w:ind w:left="0"/>
              <w:rPr>
                <w:rFonts w:cs="Arial"/>
                <w:b/>
              </w:rPr>
            </w:pPr>
            <w:commentRangeStart w:id="42"/>
            <w:r w:rsidRPr="003A211B">
              <w:rPr>
                <w:rFonts w:cs="Arial"/>
                <w:b/>
              </w:rPr>
              <w:t>Strategie</w:t>
            </w:r>
            <w:commentRangeEnd w:id="42"/>
            <w:r w:rsidR="003961E3" w:rsidRPr="003A211B">
              <w:rPr>
                <w:rStyle w:val="Kommentarzeichen"/>
                <w:sz w:val="20"/>
                <w:szCs w:val="20"/>
              </w:rPr>
              <w:commentReference w:id="42"/>
            </w:r>
          </w:p>
        </w:tc>
        <w:tc>
          <w:tcPr>
            <w:tcW w:w="2516" w:type="dxa"/>
            <w:shd w:val="clear" w:color="auto" w:fill="A8D08D"/>
          </w:tcPr>
          <w:p w14:paraId="3EA5824A" w14:textId="77777777" w:rsidR="00B62089" w:rsidRPr="003A211B" w:rsidRDefault="00B62089" w:rsidP="005C1166">
            <w:pPr>
              <w:pStyle w:val="Absatztextnormal"/>
              <w:spacing w:before="120"/>
              <w:ind w:left="0"/>
              <w:rPr>
                <w:rFonts w:cs="Arial"/>
                <w:b/>
              </w:rPr>
            </w:pPr>
            <w:r w:rsidRPr="003A211B">
              <w:rPr>
                <w:rFonts w:cs="Arial"/>
                <w:b/>
              </w:rPr>
              <w:t>Steuerung / Maßnahmen</w:t>
            </w:r>
          </w:p>
        </w:tc>
      </w:tr>
      <w:tr w:rsidR="00B62089" w:rsidRPr="00157A8F" w14:paraId="7A0457A1" w14:textId="77777777" w:rsidTr="007F28E3">
        <w:trPr>
          <w:cantSplit/>
        </w:trPr>
        <w:tc>
          <w:tcPr>
            <w:tcW w:w="1101" w:type="dxa"/>
          </w:tcPr>
          <w:p w14:paraId="5FCF4839" w14:textId="77777777" w:rsidR="00B62089" w:rsidRPr="003A211B" w:rsidRDefault="00AA15C7" w:rsidP="005C1166">
            <w:pPr>
              <w:pStyle w:val="Absatztextnormal"/>
              <w:ind w:left="0"/>
              <w:rPr>
                <w:rFonts w:cs="Arial"/>
              </w:rPr>
            </w:pPr>
            <w:r w:rsidRPr="003A211B">
              <w:rPr>
                <w:rFonts w:cs="Arial"/>
              </w:rPr>
              <w:t xml:space="preserve">T. </w:t>
            </w:r>
            <w:proofErr w:type="spellStart"/>
            <w:r w:rsidRPr="003A211B">
              <w:rPr>
                <w:rFonts w:cs="Arial"/>
              </w:rPr>
              <w:t>Pitha</w:t>
            </w:r>
            <w:proofErr w:type="spellEnd"/>
          </w:p>
          <w:p w14:paraId="2E129158" w14:textId="77777777" w:rsidR="00AA15C7" w:rsidRPr="003A211B" w:rsidRDefault="00AA15C7" w:rsidP="00AA15C7">
            <w:proofErr w:type="gramStart"/>
            <w:r w:rsidRPr="003A211B">
              <w:t>MA Linie</w:t>
            </w:r>
            <w:proofErr w:type="gramEnd"/>
            <w:r w:rsidR="001679B2" w:rsidRPr="003A211B">
              <w:t xml:space="preserve"> (FP)</w:t>
            </w:r>
          </w:p>
        </w:tc>
        <w:tc>
          <w:tcPr>
            <w:tcW w:w="837" w:type="dxa"/>
          </w:tcPr>
          <w:p w14:paraId="195EA042" w14:textId="77777777" w:rsidR="00B62089" w:rsidRPr="003A211B" w:rsidRDefault="007F28E3" w:rsidP="005C1166">
            <w:pPr>
              <w:pStyle w:val="Absatztextnormal"/>
              <w:ind w:left="0"/>
              <w:rPr>
                <w:rFonts w:cs="Arial"/>
              </w:rPr>
            </w:pPr>
            <w:r w:rsidRPr="003A211B">
              <w:rPr>
                <w:rFonts w:cs="Arial"/>
              </w:rPr>
              <w:t>niedrig</w:t>
            </w:r>
          </w:p>
        </w:tc>
        <w:tc>
          <w:tcPr>
            <w:tcW w:w="969" w:type="dxa"/>
          </w:tcPr>
          <w:p w14:paraId="5E36BBCC" w14:textId="77777777" w:rsidR="00B62089" w:rsidRPr="003A211B" w:rsidRDefault="00350177" w:rsidP="005C1166">
            <w:pPr>
              <w:pStyle w:val="Absatztextnormal"/>
              <w:ind w:left="0"/>
              <w:rPr>
                <w:rFonts w:cs="Arial"/>
              </w:rPr>
            </w:pPr>
            <w:r w:rsidRPr="003A211B">
              <w:rPr>
                <w:rFonts w:cs="Arial"/>
              </w:rPr>
              <w:t>N</w:t>
            </w:r>
            <w:r w:rsidR="00A605E0" w:rsidRPr="003A211B">
              <w:rPr>
                <w:rFonts w:cs="Arial"/>
              </w:rPr>
              <w:t>iedrig</w:t>
            </w:r>
          </w:p>
        </w:tc>
        <w:tc>
          <w:tcPr>
            <w:tcW w:w="1777" w:type="dxa"/>
          </w:tcPr>
          <w:p w14:paraId="74CF674F" w14:textId="77777777" w:rsidR="00B62089" w:rsidRPr="003A211B" w:rsidRDefault="00350177" w:rsidP="00350177">
            <w:pPr>
              <w:pStyle w:val="Absatztextnormal"/>
              <w:ind w:left="0"/>
              <w:rPr>
                <w:rFonts w:cs="Arial"/>
              </w:rPr>
            </w:pPr>
            <w:r w:rsidRPr="003A211B">
              <w:rPr>
                <w:rFonts w:cs="Arial"/>
              </w:rPr>
              <w:t>- Anerkennung für die Mitwirkung</w:t>
            </w:r>
          </w:p>
          <w:p w14:paraId="53BB389C" w14:textId="77777777" w:rsidR="00350177" w:rsidRPr="003A211B" w:rsidRDefault="00350177" w:rsidP="00350177">
            <w:r w:rsidRPr="003A211B">
              <w:t xml:space="preserve">- </w:t>
            </w:r>
            <w:r w:rsidR="001679B2" w:rsidRPr="003A211B">
              <w:t>Zu wenig Know-how bei den Mitarbeitern der Bank</w:t>
            </w:r>
          </w:p>
        </w:tc>
        <w:tc>
          <w:tcPr>
            <w:tcW w:w="1778" w:type="dxa"/>
          </w:tcPr>
          <w:p w14:paraId="50779CB3" w14:textId="77777777" w:rsidR="00B62089" w:rsidRPr="003A211B" w:rsidRDefault="00350177" w:rsidP="005C1166">
            <w:pPr>
              <w:pStyle w:val="Absatztextnormal"/>
              <w:ind w:left="0"/>
              <w:rPr>
                <w:rFonts w:cs="Arial"/>
              </w:rPr>
            </w:pPr>
            <w:r w:rsidRPr="003A211B">
              <w:rPr>
                <w:rFonts w:cs="Arial"/>
              </w:rPr>
              <w:t xml:space="preserve">- </w:t>
            </w:r>
            <w:r w:rsidR="001679B2" w:rsidRPr="003A211B">
              <w:rPr>
                <w:rFonts w:cs="Arial"/>
              </w:rPr>
              <w:t xml:space="preserve">Sorgt durch seine Fachkenntnisse für einen </w:t>
            </w:r>
            <w:proofErr w:type="spellStart"/>
            <w:r w:rsidR="001679B2" w:rsidRPr="003A211B">
              <w:rPr>
                <w:rFonts w:cs="Arial"/>
              </w:rPr>
              <w:t>reibunglosen</w:t>
            </w:r>
            <w:proofErr w:type="spellEnd"/>
            <w:r w:rsidR="001679B2" w:rsidRPr="003A211B">
              <w:rPr>
                <w:rFonts w:cs="Arial"/>
              </w:rPr>
              <w:t xml:space="preserve"> Ablauf im Projekt</w:t>
            </w:r>
          </w:p>
          <w:p w14:paraId="17C36BAD" w14:textId="77777777" w:rsidR="00350177" w:rsidRPr="003A211B" w:rsidRDefault="00350177" w:rsidP="00350177">
            <w:r w:rsidRPr="003A211B">
              <w:t>- fehlende proaktive Kommunikation bei Engpässen</w:t>
            </w:r>
          </w:p>
        </w:tc>
        <w:tc>
          <w:tcPr>
            <w:tcW w:w="876" w:type="dxa"/>
          </w:tcPr>
          <w:p w14:paraId="3F068DDC" w14:textId="77777777" w:rsidR="00B62089" w:rsidRPr="003A211B" w:rsidRDefault="00EB7D86" w:rsidP="005C1166">
            <w:pPr>
              <w:pStyle w:val="Absatztextnormal"/>
              <w:ind w:left="0"/>
              <w:rPr>
                <w:rFonts w:cs="Arial"/>
              </w:rPr>
            </w:pPr>
            <w:r w:rsidRPr="003A211B">
              <w:rPr>
                <w:rFonts w:cs="Arial"/>
              </w:rPr>
              <w:t>informativ</w:t>
            </w:r>
          </w:p>
        </w:tc>
        <w:tc>
          <w:tcPr>
            <w:tcW w:w="2516" w:type="dxa"/>
          </w:tcPr>
          <w:p w14:paraId="797D0BBB" w14:textId="7E297F4C" w:rsidR="00B62089" w:rsidRPr="003A211B" w:rsidRDefault="000C6A98" w:rsidP="005C1166">
            <w:pPr>
              <w:pStyle w:val="Absatztextnormal"/>
              <w:ind w:left="0"/>
              <w:rPr>
                <w:rFonts w:cs="Arial"/>
              </w:rPr>
            </w:pPr>
            <w:r w:rsidRPr="003A211B">
              <w:rPr>
                <w:rFonts w:cs="Arial"/>
              </w:rPr>
              <w:t>1x wöchentlich</w:t>
            </w:r>
            <w:r w:rsidR="007F28E3" w:rsidRPr="003A211B">
              <w:rPr>
                <w:rFonts w:cs="Arial"/>
              </w:rPr>
              <w:t xml:space="preserve"> interner</w:t>
            </w:r>
            <w:r w:rsidRPr="003A211B">
              <w:rPr>
                <w:rFonts w:cs="Arial"/>
              </w:rPr>
              <w:t xml:space="preserve"> Jour </w:t>
            </w:r>
            <w:proofErr w:type="spellStart"/>
            <w:r w:rsidRPr="003A211B">
              <w:rPr>
                <w:rFonts w:cs="Arial"/>
              </w:rPr>
              <w:t>Fixé</w:t>
            </w:r>
            <w:proofErr w:type="spellEnd"/>
            <w:r w:rsidRPr="003A211B">
              <w:rPr>
                <w:rFonts w:cs="Arial"/>
              </w:rPr>
              <w:t xml:space="preserve"> im Projektteam zum Status, Abarbeiten der Punkte des </w:t>
            </w:r>
            <w:r w:rsidR="00A05150">
              <w:rPr>
                <w:rFonts w:cs="Arial"/>
              </w:rPr>
              <w:t>Projekt</w:t>
            </w:r>
            <w:r w:rsidRPr="003A211B">
              <w:rPr>
                <w:rFonts w:cs="Arial"/>
              </w:rPr>
              <w:t xml:space="preserve">plans </w:t>
            </w:r>
            <w:r w:rsidR="00A05150">
              <w:rPr>
                <w:rFonts w:cs="Arial"/>
              </w:rPr>
              <w:t>&amp;</w:t>
            </w:r>
            <w:r w:rsidRPr="003A211B">
              <w:rPr>
                <w:rFonts w:cs="Arial"/>
              </w:rPr>
              <w:t xml:space="preserve"> pflege dieser, </w:t>
            </w:r>
            <w:r w:rsidR="002B7A49" w:rsidRPr="003A211B">
              <w:rPr>
                <w:rFonts w:cs="Arial"/>
              </w:rPr>
              <w:t xml:space="preserve">führen einer gemeinsamen OPL </w:t>
            </w:r>
            <w:r w:rsidR="00A05150">
              <w:rPr>
                <w:rFonts w:cs="Arial"/>
              </w:rPr>
              <w:t>+</w:t>
            </w:r>
            <w:r w:rsidR="002B7A49" w:rsidRPr="003A211B">
              <w:rPr>
                <w:rFonts w:cs="Arial"/>
              </w:rPr>
              <w:t xml:space="preserve"> Erledigung der Punkte</w:t>
            </w:r>
            <w:r w:rsidR="007F28E3" w:rsidRPr="003A211B">
              <w:rPr>
                <w:rFonts w:cs="Arial"/>
              </w:rPr>
              <w:t>;</w:t>
            </w:r>
          </w:p>
          <w:p w14:paraId="4D380AD4" w14:textId="5C2A3129" w:rsidR="007F28E3" w:rsidRPr="003A211B" w:rsidRDefault="007F28E3" w:rsidP="007F28E3">
            <w:r w:rsidRPr="003A211B">
              <w:t xml:space="preserve">1x wöchentlich externer AP </w:t>
            </w:r>
            <w:r w:rsidRPr="003A211B">
              <w:rPr>
                <w:rFonts w:cs="Arial"/>
              </w:rPr>
              <w:t>J</w:t>
            </w:r>
            <w:r w:rsidR="006E4D07">
              <w:rPr>
                <w:rFonts w:cs="Arial"/>
              </w:rPr>
              <w:t>F</w:t>
            </w:r>
            <w:r w:rsidR="00A05150">
              <w:rPr>
                <w:rFonts w:cs="Arial"/>
              </w:rPr>
              <w:t xml:space="preserve"> </w:t>
            </w:r>
            <w:r w:rsidRPr="003A211B">
              <w:rPr>
                <w:rFonts w:cs="Arial"/>
              </w:rPr>
              <w:t>Team der Bank</w:t>
            </w:r>
          </w:p>
        </w:tc>
      </w:tr>
      <w:tr w:rsidR="00B62089" w:rsidRPr="00157A8F" w14:paraId="1E8D8DD0" w14:textId="77777777" w:rsidTr="007F28E3">
        <w:trPr>
          <w:cantSplit/>
        </w:trPr>
        <w:tc>
          <w:tcPr>
            <w:tcW w:w="1101" w:type="dxa"/>
          </w:tcPr>
          <w:p w14:paraId="13A2BBEB" w14:textId="77777777" w:rsidR="00B62089" w:rsidRPr="003A211B" w:rsidRDefault="00A605E0" w:rsidP="005C1166">
            <w:pPr>
              <w:pStyle w:val="Absatztextnormal"/>
              <w:ind w:left="0"/>
              <w:rPr>
                <w:rFonts w:cs="Arial"/>
              </w:rPr>
            </w:pPr>
            <w:r w:rsidRPr="003A211B">
              <w:rPr>
                <w:rFonts w:cs="Arial"/>
              </w:rPr>
              <w:t xml:space="preserve">S. </w:t>
            </w:r>
            <w:proofErr w:type="spellStart"/>
            <w:r w:rsidRPr="003A211B">
              <w:rPr>
                <w:rFonts w:cs="Arial"/>
              </w:rPr>
              <w:t>B</w:t>
            </w:r>
            <w:r w:rsidR="0092319A" w:rsidRPr="003A211B">
              <w:rPr>
                <w:rFonts w:cs="Arial"/>
              </w:rPr>
              <w:t>o</w:t>
            </w:r>
            <w:r w:rsidRPr="003A211B">
              <w:rPr>
                <w:rFonts w:cs="Arial"/>
              </w:rPr>
              <w:t>nka</w:t>
            </w:r>
            <w:proofErr w:type="spellEnd"/>
          </w:p>
          <w:p w14:paraId="650FE6BC" w14:textId="77777777" w:rsidR="00B96880" w:rsidRPr="003A211B" w:rsidRDefault="00B96880" w:rsidP="00B96880">
            <w:r w:rsidRPr="003A211B">
              <w:t xml:space="preserve">AG </w:t>
            </w:r>
            <w:r w:rsidR="00CC3625" w:rsidRPr="003A211B">
              <w:t xml:space="preserve">(GF) </w:t>
            </w:r>
            <w:r w:rsidR="00074346" w:rsidRPr="003A211B">
              <w:t>(MP)</w:t>
            </w:r>
          </w:p>
        </w:tc>
        <w:tc>
          <w:tcPr>
            <w:tcW w:w="837" w:type="dxa"/>
          </w:tcPr>
          <w:p w14:paraId="2E139543" w14:textId="77777777" w:rsidR="00B62089" w:rsidRPr="003A211B" w:rsidRDefault="00B96880" w:rsidP="005C1166">
            <w:pPr>
              <w:pStyle w:val="Absatztextnormal"/>
              <w:ind w:left="0"/>
              <w:rPr>
                <w:rFonts w:cs="Arial"/>
              </w:rPr>
            </w:pPr>
            <w:r w:rsidRPr="003A211B">
              <w:rPr>
                <w:rFonts w:cs="Arial"/>
              </w:rPr>
              <w:t>niedrig</w:t>
            </w:r>
          </w:p>
        </w:tc>
        <w:tc>
          <w:tcPr>
            <w:tcW w:w="969" w:type="dxa"/>
          </w:tcPr>
          <w:p w14:paraId="4051F272" w14:textId="77777777" w:rsidR="00B62089" w:rsidRPr="003A211B" w:rsidRDefault="00AD65A5" w:rsidP="005C1166">
            <w:pPr>
              <w:pStyle w:val="Absatztextnormal"/>
              <w:ind w:left="0"/>
              <w:rPr>
                <w:rFonts w:cs="Arial"/>
              </w:rPr>
            </w:pPr>
            <w:r w:rsidRPr="003A211B">
              <w:rPr>
                <w:rFonts w:cs="Arial"/>
              </w:rPr>
              <w:t>H</w:t>
            </w:r>
            <w:r w:rsidR="00B96880" w:rsidRPr="003A211B">
              <w:rPr>
                <w:rFonts w:cs="Arial"/>
              </w:rPr>
              <w:t>och</w:t>
            </w:r>
          </w:p>
        </w:tc>
        <w:tc>
          <w:tcPr>
            <w:tcW w:w="1777" w:type="dxa"/>
          </w:tcPr>
          <w:p w14:paraId="22CEE7B7" w14:textId="77777777" w:rsidR="00CB793C" w:rsidRPr="003A211B" w:rsidRDefault="00AD65A5" w:rsidP="00AD65A5">
            <w:pPr>
              <w:pStyle w:val="Absatztextnormal"/>
              <w:ind w:left="0"/>
              <w:rPr>
                <w:rFonts w:cs="Arial"/>
              </w:rPr>
            </w:pPr>
            <w:r w:rsidRPr="003A211B">
              <w:rPr>
                <w:rFonts w:cs="Arial"/>
              </w:rPr>
              <w:t>-</w:t>
            </w:r>
            <w:r w:rsidR="00CB793C" w:rsidRPr="003A211B">
              <w:rPr>
                <w:rFonts w:cs="Arial"/>
              </w:rPr>
              <w:t xml:space="preserve"> </w:t>
            </w:r>
            <w:r w:rsidR="00CB793C" w:rsidRPr="003A211B">
              <w:t xml:space="preserve">schnelle und effiziente Umsetzung ohne große Probleme, </w:t>
            </w:r>
            <w:r w:rsidR="00B41F6F" w:rsidRPr="003A211B">
              <w:t>Minimierung der Personalrisiken</w:t>
            </w:r>
          </w:p>
          <w:p w14:paraId="769C2B52" w14:textId="77777777" w:rsidR="005545B4" w:rsidRPr="003A211B" w:rsidRDefault="00CB793C" w:rsidP="00CB793C">
            <w:pPr>
              <w:pStyle w:val="Absatztextnormal"/>
              <w:ind w:left="0"/>
              <w:rPr>
                <w:rFonts w:cs="Arial"/>
              </w:rPr>
            </w:pPr>
            <w:r w:rsidRPr="003A211B">
              <w:rPr>
                <w:rFonts w:cs="Arial"/>
              </w:rPr>
              <w:t>-</w:t>
            </w:r>
            <w:r w:rsidR="00AD65A5" w:rsidRPr="003A211B">
              <w:rPr>
                <w:rFonts w:cs="Arial"/>
              </w:rPr>
              <w:t xml:space="preserve"> </w:t>
            </w:r>
            <w:r w:rsidRPr="003A211B">
              <w:rPr>
                <w:rFonts w:cs="Arial"/>
              </w:rPr>
              <w:t>Einschränkungen im Tagesgeschäft durch das Projekt</w:t>
            </w:r>
          </w:p>
        </w:tc>
        <w:tc>
          <w:tcPr>
            <w:tcW w:w="1778" w:type="dxa"/>
          </w:tcPr>
          <w:p w14:paraId="6036F2CE" w14:textId="6348D0F3" w:rsidR="00B62089" w:rsidRPr="003A211B" w:rsidRDefault="00B41F6F" w:rsidP="005C1166">
            <w:pPr>
              <w:pStyle w:val="Absatztextnormal"/>
              <w:ind w:left="0"/>
              <w:rPr>
                <w:rFonts w:cs="Arial"/>
              </w:rPr>
            </w:pPr>
            <w:r w:rsidRPr="003A211B">
              <w:rPr>
                <w:rFonts w:cs="Arial"/>
              </w:rPr>
              <w:t>- Unterstützung des Projektes hinsichtlich ev</w:t>
            </w:r>
            <w:r w:rsidR="00A05150">
              <w:rPr>
                <w:rFonts w:cs="Arial"/>
              </w:rPr>
              <w:t>tl.</w:t>
            </w:r>
            <w:r w:rsidRPr="003A211B">
              <w:rPr>
                <w:rFonts w:cs="Arial"/>
              </w:rPr>
              <w:t xml:space="preserve"> Krisenbewältigung</w:t>
            </w:r>
            <w:r w:rsidR="0097036D" w:rsidRPr="003A211B">
              <w:rPr>
                <w:rFonts w:cs="Arial"/>
              </w:rPr>
              <w:t xml:space="preserve">; Setzt sich bei seinen MA für das Projekt ein. </w:t>
            </w:r>
          </w:p>
          <w:p w14:paraId="370DB928" w14:textId="77777777" w:rsidR="00B41F6F" w:rsidRPr="003A211B" w:rsidRDefault="00B41F6F" w:rsidP="00B41F6F">
            <w:r w:rsidRPr="003A211B">
              <w:t>- kein Projektmanagement Verständnis</w:t>
            </w:r>
          </w:p>
        </w:tc>
        <w:tc>
          <w:tcPr>
            <w:tcW w:w="876" w:type="dxa"/>
          </w:tcPr>
          <w:p w14:paraId="2484F1B9" w14:textId="77777777" w:rsidR="00B62089" w:rsidRPr="003A211B" w:rsidRDefault="00D85B65" w:rsidP="005C1166">
            <w:pPr>
              <w:pStyle w:val="Absatztextnormal"/>
              <w:ind w:left="0"/>
              <w:rPr>
                <w:rFonts w:cs="Arial"/>
              </w:rPr>
            </w:pPr>
            <w:r w:rsidRPr="003A211B">
              <w:rPr>
                <w:rFonts w:cs="Arial"/>
              </w:rPr>
              <w:t>Partizipativ</w:t>
            </w:r>
          </w:p>
        </w:tc>
        <w:tc>
          <w:tcPr>
            <w:tcW w:w="2516" w:type="dxa"/>
          </w:tcPr>
          <w:p w14:paraId="1B3A16E8" w14:textId="77777777" w:rsidR="00B62089" w:rsidRPr="003A211B" w:rsidRDefault="00822185" w:rsidP="00822185">
            <w:pPr>
              <w:pStyle w:val="Absatztextnormal"/>
              <w:ind w:left="0"/>
              <w:rPr>
                <w:rFonts w:cs="Arial"/>
              </w:rPr>
            </w:pPr>
            <w:r w:rsidRPr="003A211B">
              <w:rPr>
                <w:rFonts w:cs="Arial"/>
              </w:rPr>
              <w:t xml:space="preserve">- Wird zu den Quality Gate Terminen eingeladen und im Bedarfsfall auch zu den 2-wöchentlichen Jour </w:t>
            </w:r>
            <w:proofErr w:type="spellStart"/>
            <w:r w:rsidRPr="003A211B">
              <w:rPr>
                <w:rFonts w:cs="Arial"/>
              </w:rPr>
              <w:t>Fixé</w:t>
            </w:r>
            <w:proofErr w:type="spellEnd"/>
            <w:r w:rsidRPr="003A211B">
              <w:rPr>
                <w:rFonts w:cs="Arial"/>
              </w:rPr>
              <w:t xml:space="preserve"> </w:t>
            </w:r>
            <w:r w:rsidR="00441FA7" w:rsidRPr="003A211B">
              <w:rPr>
                <w:rFonts w:cs="Arial"/>
              </w:rPr>
              <w:t xml:space="preserve">auf PL-Ebene; </w:t>
            </w:r>
          </w:p>
        </w:tc>
      </w:tr>
      <w:tr w:rsidR="00B62089" w:rsidRPr="00157A8F" w14:paraId="6C025873" w14:textId="77777777" w:rsidTr="007F28E3">
        <w:trPr>
          <w:cantSplit/>
        </w:trPr>
        <w:tc>
          <w:tcPr>
            <w:tcW w:w="1101" w:type="dxa"/>
          </w:tcPr>
          <w:p w14:paraId="37861BA3" w14:textId="77777777" w:rsidR="00B62089" w:rsidRPr="003A211B" w:rsidRDefault="00B96880" w:rsidP="005C1166">
            <w:pPr>
              <w:pStyle w:val="Absatztextnormal"/>
              <w:ind w:left="0"/>
              <w:rPr>
                <w:rFonts w:cs="Arial"/>
              </w:rPr>
            </w:pPr>
            <w:r w:rsidRPr="003A211B">
              <w:rPr>
                <w:rFonts w:cs="Arial"/>
              </w:rPr>
              <w:t xml:space="preserve">U. </w:t>
            </w:r>
            <w:proofErr w:type="spellStart"/>
            <w:r w:rsidRPr="003A211B">
              <w:rPr>
                <w:rFonts w:cs="Arial"/>
              </w:rPr>
              <w:t>Bittger</w:t>
            </w:r>
            <w:proofErr w:type="spellEnd"/>
            <w:r w:rsidRPr="003A211B">
              <w:rPr>
                <w:rFonts w:cs="Arial"/>
              </w:rPr>
              <w:t xml:space="preserve"> PL</w:t>
            </w:r>
            <w:r w:rsidR="008327C1" w:rsidRPr="003A211B">
              <w:rPr>
                <w:rFonts w:cs="Arial"/>
              </w:rPr>
              <w:t xml:space="preserve"> &amp; AL</w:t>
            </w:r>
            <w:r w:rsidRPr="003A211B">
              <w:rPr>
                <w:rFonts w:cs="Arial"/>
              </w:rPr>
              <w:t xml:space="preserve"> Bank</w:t>
            </w:r>
            <w:r w:rsidR="003E430E" w:rsidRPr="003A211B">
              <w:rPr>
                <w:rFonts w:cs="Arial"/>
              </w:rPr>
              <w:t xml:space="preserve"> </w:t>
            </w:r>
          </w:p>
        </w:tc>
        <w:tc>
          <w:tcPr>
            <w:tcW w:w="837" w:type="dxa"/>
          </w:tcPr>
          <w:p w14:paraId="2EDF0319" w14:textId="77777777" w:rsidR="00B62089" w:rsidRPr="003A211B" w:rsidRDefault="00EB3ACB" w:rsidP="005C1166">
            <w:pPr>
              <w:pStyle w:val="Absatztextnormal"/>
              <w:ind w:left="0"/>
              <w:rPr>
                <w:rFonts w:cs="Arial"/>
              </w:rPr>
            </w:pPr>
            <w:r w:rsidRPr="003A211B">
              <w:rPr>
                <w:rFonts w:cs="Arial"/>
              </w:rPr>
              <w:t>Hoch</w:t>
            </w:r>
          </w:p>
        </w:tc>
        <w:tc>
          <w:tcPr>
            <w:tcW w:w="969" w:type="dxa"/>
          </w:tcPr>
          <w:p w14:paraId="3C86A97A" w14:textId="77777777" w:rsidR="00B62089" w:rsidRPr="003A211B" w:rsidRDefault="00EB3ACB" w:rsidP="005C1166">
            <w:pPr>
              <w:pStyle w:val="Absatztextnormal"/>
              <w:ind w:left="0"/>
              <w:rPr>
                <w:rFonts w:cs="Arial"/>
              </w:rPr>
            </w:pPr>
            <w:r w:rsidRPr="003A211B">
              <w:rPr>
                <w:rFonts w:cs="Arial"/>
              </w:rPr>
              <w:t>Hoch</w:t>
            </w:r>
          </w:p>
        </w:tc>
        <w:tc>
          <w:tcPr>
            <w:tcW w:w="1777" w:type="dxa"/>
          </w:tcPr>
          <w:p w14:paraId="15208D88" w14:textId="77777777" w:rsidR="00B62089" w:rsidRPr="003A211B" w:rsidRDefault="00D85B65" w:rsidP="005C1166">
            <w:pPr>
              <w:pStyle w:val="Absatztextnormal"/>
              <w:ind w:left="0"/>
              <w:rPr>
                <w:rFonts w:cs="Arial"/>
              </w:rPr>
            </w:pPr>
            <w:r w:rsidRPr="003A211B">
              <w:rPr>
                <w:rFonts w:cs="Arial"/>
              </w:rPr>
              <w:t xml:space="preserve">- </w:t>
            </w:r>
            <w:r w:rsidR="0097036D" w:rsidRPr="003A211B">
              <w:rPr>
                <w:rFonts w:cs="Arial"/>
              </w:rPr>
              <w:t>Bonus für erfolgreiche Umsetzung</w:t>
            </w:r>
          </w:p>
          <w:p w14:paraId="1CE25693" w14:textId="77777777" w:rsidR="00D85B65" w:rsidRPr="003A211B" w:rsidRDefault="00D85B65" w:rsidP="00D85B65">
            <w:r w:rsidRPr="003A211B">
              <w:t xml:space="preserve">- Widerstand der Mitarbeiter, die die Stelle wechseln; </w:t>
            </w:r>
            <w:r w:rsidR="0097036D" w:rsidRPr="003A211B">
              <w:t>Ängste der Mitarbeiter hinsichtlich Stellenabbaus</w:t>
            </w:r>
          </w:p>
        </w:tc>
        <w:tc>
          <w:tcPr>
            <w:tcW w:w="1778" w:type="dxa"/>
          </w:tcPr>
          <w:p w14:paraId="322019C6" w14:textId="4BDA2D63" w:rsidR="00B62089" w:rsidRPr="003A211B" w:rsidRDefault="0097036D" w:rsidP="005C1166">
            <w:pPr>
              <w:pStyle w:val="Absatztextnormal"/>
              <w:ind w:left="0"/>
              <w:rPr>
                <w:rFonts w:cs="Arial"/>
              </w:rPr>
            </w:pPr>
            <w:r w:rsidRPr="003A211B">
              <w:rPr>
                <w:rFonts w:cs="Arial"/>
              </w:rPr>
              <w:t>- Verpflichtungen als Vorgesetzter für reibungslosen Projektverlauf; Sorgt für ausreichend Personalressourcen</w:t>
            </w:r>
          </w:p>
          <w:p w14:paraId="148988A4" w14:textId="6E0675E3" w:rsidR="0097036D" w:rsidRPr="003A211B" w:rsidRDefault="0097036D" w:rsidP="0097036D">
            <w:r w:rsidRPr="003A211B">
              <w:t>- Falsche Priorisierung der Tätigkeiten</w:t>
            </w:r>
            <w:r w:rsidR="006B3F8B" w:rsidRPr="003A211B">
              <w:t xml:space="preserve">, da er </w:t>
            </w:r>
            <w:r w:rsidR="006E4D07">
              <w:t>auch AL ist</w:t>
            </w:r>
          </w:p>
        </w:tc>
        <w:tc>
          <w:tcPr>
            <w:tcW w:w="876" w:type="dxa"/>
          </w:tcPr>
          <w:p w14:paraId="7B4BA888" w14:textId="77777777" w:rsidR="00B62089" w:rsidRPr="003A211B" w:rsidRDefault="003F0A24" w:rsidP="005C1166">
            <w:pPr>
              <w:pStyle w:val="Absatztextnormal"/>
              <w:ind w:left="0"/>
              <w:rPr>
                <w:rFonts w:cs="Arial"/>
              </w:rPr>
            </w:pPr>
            <w:r w:rsidRPr="003A211B">
              <w:rPr>
                <w:rFonts w:cs="Arial"/>
              </w:rPr>
              <w:t>Partizipativ</w:t>
            </w:r>
          </w:p>
        </w:tc>
        <w:tc>
          <w:tcPr>
            <w:tcW w:w="2516" w:type="dxa"/>
          </w:tcPr>
          <w:p w14:paraId="208D6903" w14:textId="5190FF51" w:rsidR="00B62089" w:rsidRPr="003A211B" w:rsidRDefault="00822185" w:rsidP="005C1166">
            <w:pPr>
              <w:pStyle w:val="Absatztextnormal"/>
              <w:ind w:left="0"/>
              <w:rPr>
                <w:rFonts w:cs="Arial"/>
              </w:rPr>
            </w:pPr>
            <w:r w:rsidRPr="003A211B">
              <w:t xml:space="preserve">Einbindung in den 2-wöchentlichen </w:t>
            </w:r>
            <w:r w:rsidRPr="003A211B">
              <w:rPr>
                <w:rFonts w:cs="Arial"/>
              </w:rPr>
              <w:t xml:space="preserve">Jour </w:t>
            </w:r>
            <w:proofErr w:type="spellStart"/>
            <w:r w:rsidRPr="003A211B">
              <w:rPr>
                <w:rFonts w:cs="Arial"/>
              </w:rPr>
              <w:t>Fixé</w:t>
            </w:r>
            <w:proofErr w:type="spellEnd"/>
            <w:r w:rsidRPr="003A211B">
              <w:rPr>
                <w:rFonts w:cs="Arial"/>
              </w:rPr>
              <w:t xml:space="preserve"> auf PL-Ebene mit der </w:t>
            </w:r>
            <w:r w:rsidR="00143F1B">
              <w:rPr>
                <w:rFonts w:cs="Arial"/>
              </w:rPr>
              <w:t>ABC</w:t>
            </w:r>
            <w:r w:rsidRPr="003A211B">
              <w:rPr>
                <w:rFonts w:cs="Arial"/>
              </w:rPr>
              <w:t xml:space="preserve"> GmbH; Wird zu den Quality Gate Terminen eingeladen</w:t>
            </w:r>
          </w:p>
        </w:tc>
      </w:tr>
      <w:tr w:rsidR="00B62089" w:rsidRPr="00157A8F" w14:paraId="607ABC3B" w14:textId="77777777" w:rsidTr="003A211B">
        <w:trPr>
          <w:cantSplit/>
          <w:trHeight w:val="2542"/>
        </w:trPr>
        <w:tc>
          <w:tcPr>
            <w:tcW w:w="1101" w:type="dxa"/>
          </w:tcPr>
          <w:p w14:paraId="3108351B" w14:textId="77777777" w:rsidR="00B62089" w:rsidRPr="003A211B" w:rsidRDefault="008327C1" w:rsidP="005C1166">
            <w:pPr>
              <w:pStyle w:val="Absatztextnormal"/>
              <w:ind w:left="0"/>
              <w:rPr>
                <w:rFonts w:cs="Arial"/>
              </w:rPr>
            </w:pPr>
            <w:r w:rsidRPr="003A211B">
              <w:rPr>
                <w:rFonts w:cs="Arial"/>
              </w:rPr>
              <w:t>T. Groß</w:t>
            </w:r>
          </w:p>
          <w:p w14:paraId="22EA1411" w14:textId="77777777" w:rsidR="008327C1" w:rsidRPr="003A211B" w:rsidRDefault="008327C1" w:rsidP="008327C1">
            <w:r w:rsidRPr="003A211B">
              <w:t>MA Bank</w:t>
            </w:r>
            <w:r w:rsidR="00162AB8" w:rsidRPr="003A211B">
              <w:t xml:space="preserve"> </w:t>
            </w:r>
          </w:p>
        </w:tc>
        <w:tc>
          <w:tcPr>
            <w:tcW w:w="837" w:type="dxa"/>
          </w:tcPr>
          <w:p w14:paraId="0910A00E" w14:textId="77777777" w:rsidR="00B62089" w:rsidRPr="003A211B" w:rsidRDefault="007F28E3" w:rsidP="005C1166">
            <w:pPr>
              <w:pStyle w:val="Absatztextnormal"/>
              <w:ind w:left="0"/>
              <w:rPr>
                <w:rFonts w:cs="Arial"/>
              </w:rPr>
            </w:pPr>
            <w:r w:rsidRPr="003A211B">
              <w:rPr>
                <w:rFonts w:cs="Arial"/>
              </w:rPr>
              <w:t>hoch</w:t>
            </w:r>
          </w:p>
        </w:tc>
        <w:tc>
          <w:tcPr>
            <w:tcW w:w="969" w:type="dxa"/>
          </w:tcPr>
          <w:p w14:paraId="5DD8DE53" w14:textId="77777777" w:rsidR="00B62089" w:rsidRPr="003A211B" w:rsidRDefault="008327C1" w:rsidP="005C1166">
            <w:pPr>
              <w:pStyle w:val="Absatztextnormal"/>
              <w:ind w:left="0"/>
              <w:rPr>
                <w:rFonts w:cs="Arial"/>
              </w:rPr>
            </w:pPr>
            <w:r w:rsidRPr="003A211B">
              <w:rPr>
                <w:rFonts w:cs="Arial"/>
              </w:rPr>
              <w:t>niedrig</w:t>
            </w:r>
          </w:p>
        </w:tc>
        <w:tc>
          <w:tcPr>
            <w:tcW w:w="1777" w:type="dxa"/>
          </w:tcPr>
          <w:p w14:paraId="63D5FA8E" w14:textId="77777777" w:rsidR="00B62089" w:rsidRPr="003A211B" w:rsidRDefault="003E430E" w:rsidP="005C1166">
            <w:pPr>
              <w:pStyle w:val="Absatztextnormal"/>
              <w:ind w:left="0"/>
              <w:rPr>
                <w:rFonts w:cs="Arial"/>
              </w:rPr>
            </w:pPr>
            <w:r w:rsidRPr="003A211B">
              <w:rPr>
                <w:rFonts w:cs="Arial"/>
              </w:rPr>
              <w:t>- fristgerechte Projekt-umsetzung</w:t>
            </w:r>
          </w:p>
          <w:p w14:paraId="22FA02B6" w14:textId="77777777" w:rsidR="003E430E" w:rsidRPr="003A211B" w:rsidRDefault="003E430E" w:rsidP="003E430E">
            <w:r w:rsidRPr="003A211B">
              <w:t>- nicht genügend Kapazität für die neue Stelle</w:t>
            </w:r>
          </w:p>
        </w:tc>
        <w:tc>
          <w:tcPr>
            <w:tcW w:w="1778" w:type="dxa"/>
          </w:tcPr>
          <w:p w14:paraId="6C46D3E2" w14:textId="77777777" w:rsidR="00B62089" w:rsidRPr="003A211B" w:rsidRDefault="00160048" w:rsidP="005C1166">
            <w:pPr>
              <w:pStyle w:val="Absatztextnormal"/>
              <w:ind w:left="0"/>
              <w:rPr>
                <w:rFonts w:cs="Arial"/>
              </w:rPr>
            </w:pPr>
            <w:r w:rsidRPr="003A211B">
              <w:rPr>
                <w:rFonts w:cs="Arial"/>
              </w:rPr>
              <w:t xml:space="preserve">- </w:t>
            </w:r>
            <w:r w:rsidR="007F28E3" w:rsidRPr="003A211B">
              <w:rPr>
                <w:rFonts w:cs="Arial"/>
              </w:rPr>
              <w:t>reibungslose</w:t>
            </w:r>
            <w:r w:rsidRPr="003A211B">
              <w:rPr>
                <w:rFonts w:cs="Arial"/>
              </w:rPr>
              <w:t xml:space="preserve"> Mitarbeit am Projekt</w:t>
            </w:r>
          </w:p>
          <w:p w14:paraId="743B8826" w14:textId="210E52D0" w:rsidR="00160048" w:rsidRPr="003A211B" w:rsidRDefault="00160048" w:rsidP="00160048">
            <w:r w:rsidRPr="003A211B">
              <w:t xml:space="preserve">- </w:t>
            </w:r>
            <w:r w:rsidR="001679B2" w:rsidRPr="003A211B">
              <w:t>Abwesenheit wegen Resturlaub</w:t>
            </w:r>
            <w:r w:rsidR="007F28E3" w:rsidRPr="003A211B">
              <w:t>, fehlende Motivation, da Konzentration auf neue</w:t>
            </w:r>
            <w:r w:rsidR="00A05150">
              <w:t>m</w:t>
            </w:r>
            <w:r w:rsidR="007F28E3" w:rsidRPr="003A211B">
              <w:t xml:space="preserve"> Job liegt</w:t>
            </w:r>
          </w:p>
        </w:tc>
        <w:tc>
          <w:tcPr>
            <w:tcW w:w="876" w:type="dxa"/>
          </w:tcPr>
          <w:p w14:paraId="2AE30E2C" w14:textId="77777777" w:rsidR="00B62089" w:rsidRPr="003A211B" w:rsidRDefault="005D07CB" w:rsidP="005C1166">
            <w:pPr>
              <w:pStyle w:val="Absatztextnormal"/>
              <w:ind w:left="0"/>
              <w:rPr>
                <w:rFonts w:cs="Arial"/>
              </w:rPr>
            </w:pPr>
            <w:r w:rsidRPr="003A211B">
              <w:rPr>
                <w:rFonts w:cs="Arial"/>
              </w:rPr>
              <w:t>Partizipativ</w:t>
            </w:r>
          </w:p>
        </w:tc>
        <w:tc>
          <w:tcPr>
            <w:tcW w:w="2516" w:type="dxa"/>
          </w:tcPr>
          <w:p w14:paraId="63A364E8" w14:textId="0033299F" w:rsidR="00B62089" w:rsidRPr="003A211B" w:rsidRDefault="007F28E3" w:rsidP="007F28E3">
            <w:pPr>
              <w:pStyle w:val="Absatztextnormal"/>
              <w:ind w:left="0"/>
              <w:rPr>
                <w:rFonts w:cs="Arial"/>
              </w:rPr>
            </w:pPr>
            <w:r w:rsidRPr="003A211B">
              <w:rPr>
                <w:rFonts w:cs="Arial"/>
              </w:rPr>
              <w:t xml:space="preserve">Einbindung in den </w:t>
            </w:r>
            <w:r w:rsidRPr="003A211B">
              <w:t xml:space="preserve">wöchentlichen AP </w:t>
            </w:r>
            <w:r w:rsidRPr="003A211B">
              <w:rPr>
                <w:rFonts w:cs="Arial"/>
              </w:rPr>
              <w:t xml:space="preserve">Jour </w:t>
            </w:r>
            <w:proofErr w:type="spellStart"/>
            <w:r w:rsidRPr="003A211B">
              <w:rPr>
                <w:rFonts w:cs="Arial"/>
              </w:rPr>
              <w:t>Fixé</w:t>
            </w:r>
            <w:proofErr w:type="spellEnd"/>
            <w:r w:rsidRPr="003A211B">
              <w:rPr>
                <w:rFonts w:cs="Arial"/>
              </w:rPr>
              <w:t xml:space="preserve"> mit d</w:t>
            </w:r>
            <w:r w:rsidR="00822185" w:rsidRPr="003A211B">
              <w:rPr>
                <w:rFonts w:cs="Arial"/>
              </w:rPr>
              <w:t>er</w:t>
            </w:r>
            <w:r w:rsidRPr="003A211B">
              <w:rPr>
                <w:rFonts w:cs="Arial"/>
              </w:rPr>
              <w:t xml:space="preserve"> </w:t>
            </w:r>
            <w:r w:rsidR="00143F1B">
              <w:rPr>
                <w:rFonts w:cs="Arial"/>
              </w:rPr>
              <w:t>ABC</w:t>
            </w:r>
            <w:r w:rsidRPr="003A211B">
              <w:rPr>
                <w:rFonts w:cs="Arial"/>
              </w:rPr>
              <w:t xml:space="preserve"> GmbH</w:t>
            </w:r>
            <w:r w:rsidR="00441FA7" w:rsidRPr="003A211B">
              <w:rPr>
                <w:rFonts w:cs="Arial"/>
              </w:rPr>
              <w:t>;</w:t>
            </w:r>
          </w:p>
          <w:p w14:paraId="05C1377F" w14:textId="0C0C0882" w:rsidR="00441FA7" w:rsidRPr="003A211B" w:rsidRDefault="00441FA7" w:rsidP="00E24C76">
            <w:pPr>
              <w:pStyle w:val="Absatztextnormal"/>
              <w:ind w:left="0"/>
            </w:pPr>
            <w:r w:rsidRPr="003A211B">
              <w:rPr>
                <w:rFonts w:cs="Arial"/>
              </w:rPr>
              <w:t>Abarbeiten der Punkte des Migrationsplans und pflege dieser, führen einer gemeinsamen OPL und Erledigung der Punkte;</w:t>
            </w:r>
          </w:p>
        </w:tc>
      </w:tr>
      <w:tr w:rsidR="00B62089" w:rsidRPr="00157A8F" w14:paraId="7D66A4A9" w14:textId="77777777" w:rsidTr="007F28E3">
        <w:trPr>
          <w:cantSplit/>
        </w:trPr>
        <w:tc>
          <w:tcPr>
            <w:tcW w:w="1101" w:type="dxa"/>
          </w:tcPr>
          <w:p w14:paraId="5F940D02" w14:textId="77777777" w:rsidR="00B62089" w:rsidRPr="003A211B" w:rsidRDefault="009175BA" w:rsidP="005C1166">
            <w:pPr>
              <w:pStyle w:val="Absatztextnormal"/>
              <w:ind w:left="0"/>
              <w:rPr>
                <w:rFonts w:cs="Arial"/>
              </w:rPr>
            </w:pPr>
            <w:r w:rsidRPr="003A211B">
              <w:rPr>
                <w:rFonts w:cs="Arial"/>
              </w:rPr>
              <w:t>V. Möller</w:t>
            </w:r>
          </w:p>
          <w:p w14:paraId="4DC3DCF1" w14:textId="77777777" w:rsidR="00B8739B" w:rsidRPr="003A211B" w:rsidRDefault="00A656C8" w:rsidP="00B8739B">
            <w:r w:rsidRPr="003A211B">
              <w:t>GF</w:t>
            </w:r>
          </w:p>
        </w:tc>
        <w:tc>
          <w:tcPr>
            <w:tcW w:w="837" w:type="dxa"/>
          </w:tcPr>
          <w:p w14:paraId="6DFFF3DF" w14:textId="77777777" w:rsidR="00B62089" w:rsidRPr="003A211B" w:rsidRDefault="00B8739B" w:rsidP="005C1166">
            <w:pPr>
              <w:pStyle w:val="Absatztextnormal"/>
              <w:ind w:left="0"/>
              <w:rPr>
                <w:rFonts w:cs="Arial"/>
              </w:rPr>
            </w:pPr>
            <w:r w:rsidRPr="003A211B">
              <w:rPr>
                <w:rFonts w:cs="Arial"/>
              </w:rPr>
              <w:t>Niedrig</w:t>
            </w:r>
          </w:p>
        </w:tc>
        <w:tc>
          <w:tcPr>
            <w:tcW w:w="969" w:type="dxa"/>
          </w:tcPr>
          <w:p w14:paraId="0F3BA88D" w14:textId="77777777" w:rsidR="00B62089" w:rsidRPr="003A211B" w:rsidRDefault="00B8739B" w:rsidP="005C1166">
            <w:pPr>
              <w:pStyle w:val="Absatztextnormal"/>
              <w:ind w:left="0"/>
              <w:rPr>
                <w:rFonts w:cs="Arial"/>
              </w:rPr>
            </w:pPr>
            <w:r w:rsidRPr="003A211B">
              <w:rPr>
                <w:rFonts w:cs="Arial"/>
              </w:rPr>
              <w:t>Hoch</w:t>
            </w:r>
          </w:p>
        </w:tc>
        <w:tc>
          <w:tcPr>
            <w:tcW w:w="1777" w:type="dxa"/>
          </w:tcPr>
          <w:p w14:paraId="7EBDEA7B" w14:textId="77777777" w:rsidR="00B62089" w:rsidRPr="003A211B" w:rsidRDefault="002B7A49" w:rsidP="002B7A49">
            <w:pPr>
              <w:pStyle w:val="Absatztextnormal"/>
              <w:ind w:left="0"/>
              <w:rPr>
                <w:rFonts w:cs="Arial"/>
              </w:rPr>
            </w:pPr>
            <w:r w:rsidRPr="003A211B">
              <w:rPr>
                <w:rFonts w:cs="Arial"/>
              </w:rPr>
              <w:t xml:space="preserve">- </w:t>
            </w:r>
            <w:r w:rsidR="000C6A98" w:rsidRPr="003A211B">
              <w:rPr>
                <w:rFonts w:cs="Arial"/>
              </w:rPr>
              <w:t>Reibungslose Migration und regelmäßige Info über Projektstatus</w:t>
            </w:r>
          </w:p>
          <w:p w14:paraId="56D978E7" w14:textId="6D8CC122" w:rsidR="002B7A49" w:rsidRPr="003A211B" w:rsidRDefault="002B7A49" w:rsidP="002B7A49">
            <w:r w:rsidRPr="003A211B">
              <w:t>- Personalengpässe</w:t>
            </w:r>
          </w:p>
        </w:tc>
        <w:tc>
          <w:tcPr>
            <w:tcW w:w="1778" w:type="dxa"/>
          </w:tcPr>
          <w:p w14:paraId="70001872" w14:textId="77777777" w:rsidR="00B62089" w:rsidRPr="003A211B" w:rsidRDefault="002B7A49" w:rsidP="005C1166">
            <w:pPr>
              <w:pStyle w:val="Absatztextnormal"/>
              <w:ind w:left="0"/>
              <w:rPr>
                <w:rFonts w:cs="Arial"/>
              </w:rPr>
            </w:pPr>
            <w:r w:rsidRPr="003A211B">
              <w:rPr>
                <w:rFonts w:cs="Arial"/>
              </w:rPr>
              <w:t>- Unterstützung bei Bedarf (z.B.</w:t>
            </w:r>
            <w:r w:rsidR="003565AE" w:rsidRPr="003A211B">
              <w:rPr>
                <w:rFonts w:cs="Arial"/>
              </w:rPr>
              <w:t xml:space="preserve"> Eskalation</w:t>
            </w:r>
            <w:r w:rsidRPr="003A211B">
              <w:rPr>
                <w:rFonts w:cs="Arial"/>
              </w:rPr>
              <w:t>)</w:t>
            </w:r>
          </w:p>
          <w:p w14:paraId="4EB6C825" w14:textId="77777777" w:rsidR="002B7A49" w:rsidRPr="003A211B" w:rsidRDefault="002B7A49" w:rsidP="002B7A49">
            <w:r w:rsidRPr="003A211B">
              <w:t>- Schlechte Erreichbarkeit, da zu viel Arbeit</w:t>
            </w:r>
          </w:p>
        </w:tc>
        <w:tc>
          <w:tcPr>
            <w:tcW w:w="876" w:type="dxa"/>
          </w:tcPr>
          <w:p w14:paraId="552921A9" w14:textId="77777777" w:rsidR="00B62089" w:rsidRPr="003A211B" w:rsidRDefault="00FC17F5" w:rsidP="005C1166">
            <w:pPr>
              <w:pStyle w:val="Absatztextnormal"/>
              <w:ind w:left="0"/>
              <w:rPr>
                <w:rFonts w:cs="Arial"/>
              </w:rPr>
            </w:pPr>
            <w:r w:rsidRPr="003A211B">
              <w:rPr>
                <w:rFonts w:cs="Arial"/>
              </w:rPr>
              <w:t>Diskursiv</w:t>
            </w:r>
          </w:p>
        </w:tc>
        <w:tc>
          <w:tcPr>
            <w:tcW w:w="2516" w:type="dxa"/>
          </w:tcPr>
          <w:p w14:paraId="25FD31A7" w14:textId="77777777" w:rsidR="00B62089" w:rsidRPr="003A211B" w:rsidRDefault="002B7A49" w:rsidP="005C1166">
            <w:pPr>
              <w:pStyle w:val="Absatztextnormal"/>
              <w:ind w:left="0"/>
              <w:rPr>
                <w:rFonts w:cs="Arial"/>
              </w:rPr>
            </w:pPr>
            <w:r w:rsidRPr="003A211B">
              <w:rPr>
                <w:rFonts w:cs="Arial"/>
              </w:rPr>
              <w:t>Abgabe eines monatlichen Statusberichtes</w:t>
            </w:r>
            <w:r w:rsidR="00822185" w:rsidRPr="003A211B">
              <w:rPr>
                <w:rFonts w:cs="Arial"/>
              </w:rPr>
              <w:t xml:space="preserve"> und Bericht dessen im monatlichen Statusmeeting. </w:t>
            </w:r>
          </w:p>
        </w:tc>
      </w:tr>
    </w:tbl>
    <w:p w14:paraId="65C7F528" w14:textId="77777777" w:rsidR="00B62089" w:rsidRDefault="00B62089" w:rsidP="00B62089">
      <w:pPr>
        <w:pStyle w:val="Beschriftung"/>
      </w:pPr>
      <w:bookmarkStart w:id="43" w:name="_Toc142565827"/>
      <w:r>
        <w:t xml:space="preserve">Tabelle </w:t>
      </w:r>
      <w:fldSimple w:instr=" SEQ Tabelle \* ARABIC ">
        <w:r w:rsidR="001E2DC0">
          <w:rPr>
            <w:noProof/>
          </w:rPr>
          <w:t>7</w:t>
        </w:r>
      </w:fldSimple>
      <w:r>
        <w:t xml:space="preserve"> Stakeholder</w:t>
      </w:r>
      <w:bookmarkEnd w:id="43"/>
    </w:p>
    <w:p w14:paraId="6E0F3765" w14:textId="76EA476D" w:rsidR="000A5D21" w:rsidRDefault="009647B1" w:rsidP="00C0491E">
      <w:pPr>
        <w:pStyle w:val="berschrift1"/>
      </w:pPr>
      <w:r>
        <w:br w:type="page"/>
      </w:r>
      <w:bookmarkStart w:id="44" w:name="_Toc142565859"/>
      <w:r w:rsidR="000A5D21" w:rsidRPr="000A5D21">
        <w:lastRenderedPageBreak/>
        <w:t>Macht und Interessen 04.03.04</w:t>
      </w:r>
      <w:bookmarkEnd w:id="44"/>
    </w:p>
    <w:p w14:paraId="58CD07B7" w14:textId="77777777" w:rsidR="000A5D21" w:rsidRDefault="000A5D21" w:rsidP="000A5D21">
      <w:pPr>
        <w:pStyle w:val="berschrift2"/>
      </w:pPr>
      <w:bookmarkStart w:id="45" w:name="_Toc142565860"/>
      <w:proofErr w:type="spellStart"/>
      <w:r>
        <w:t>Stakeholderbewertung</w:t>
      </w:r>
      <w:bookmarkEnd w:id="45"/>
      <w:proofErr w:type="spellEnd"/>
    </w:p>
    <w:p w14:paraId="16B99429" w14:textId="77777777" w:rsidR="006C1A80" w:rsidRPr="00157A8F" w:rsidRDefault="006C1A80" w:rsidP="006C1A80">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112"/>
        <w:gridCol w:w="6504"/>
      </w:tblGrid>
      <w:tr w:rsidR="001D0800" w:rsidRPr="00157A8F" w14:paraId="4791E38A" w14:textId="77777777" w:rsidTr="00C731A5">
        <w:trPr>
          <w:cantSplit/>
          <w:tblHeader/>
        </w:trPr>
        <w:tc>
          <w:tcPr>
            <w:tcW w:w="1951" w:type="dxa"/>
            <w:shd w:val="clear" w:color="auto" w:fill="A8D08D"/>
          </w:tcPr>
          <w:p w14:paraId="6875AEE0" w14:textId="77777777" w:rsidR="001D0800" w:rsidRPr="003A211B" w:rsidRDefault="001D0800" w:rsidP="00C731A5">
            <w:pPr>
              <w:pStyle w:val="Absatztextnormal"/>
              <w:spacing w:before="120"/>
              <w:ind w:left="0"/>
              <w:rPr>
                <w:rFonts w:cs="Arial"/>
                <w:b/>
              </w:rPr>
            </w:pPr>
            <w:r w:rsidRPr="003A211B">
              <w:rPr>
                <w:rFonts w:cs="Arial"/>
                <w:b/>
              </w:rPr>
              <w:t>Stakeholder (Name, Funktion)</w:t>
            </w:r>
          </w:p>
        </w:tc>
        <w:tc>
          <w:tcPr>
            <w:tcW w:w="1134" w:type="dxa"/>
            <w:shd w:val="clear" w:color="auto" w:fill="A8D08D"/>
          </w:tcPr>
          <w:p w14:paraId="05C2BA3E" w14:textId="77777777" w:rsidR="001D0800" w:rsidRPr="003A211B" w:rsidRDefault="001D0800" w:rsidP="00C731A5">
            <w:pPr>
              <w:pStyle w:val="Absatztextnormal"/>
              <w:spacing w:before="120"/>
              <w:ind w:left="0"/>
              <w:rPr>
                <w:rFonts w:cs="Arial"/>
                <w:b/>
              </w:rPr>
            </w:pPr>
            <w:r w:rsidRPr="003A211B">
              <w:rPr>
                <w:rFonts w:cs="Arial"/>
                <w:b/>
              </w:rPr>
              <w:t>Macht</w:t>
            </w:r>
          </w:p>
        </w:tc>
        <w:tc>
          <w:tcPr>
            <w:tcW w:w="6663" w:type="dxa"/>
            <w:shd w:val="clear" w:color="auto" w:fill="A8D08D"/>
          </w:tcPr>
          <w:p w14:paraId="1A6FA176" w14:textId="77777777" w:rsidR="001D0800" w:rsidRPr="003A211B" w:rsidRDefault="001D0800" w:rsidP="00C731A5">
            <w:pPr>
              <w:pStyle w:val="Absatztextnormal"/>
              <w:spacing w:before="120"/>
              <w:ind w:left="0"/>
              <w:rPr>
                <w:rFonts w:cs="Arial"/>
                <w:b/>
              </w:rPr>
            </w:pPr>
            <w:r w:rsidRPr="003A211B">
              <w:rPr>
                <w:rFonts w:cs="Arial"/>
                <w:b/>
              </w:rPr>
              <w:t>Begründung der Machtposition</w:t>
            </w:r>
          </w:p>
        </w:tc>
      </w:tr>
      <w:tr w:rsidR="001D0800" w:rsidRPr="00EA5D54" w14:paraId="43CB607D" w14:textId="77777777" w:rsidTr="00C731A5">
        <w:trPr>
          <w:cantSplit/>
        </w:trPr>
        <w:tc>
          <w:tcPr>
            <w:tcW w:w="1951" w:type="dxa"/>
          </w:tcPr>
          <w:p w14:paraId="42D2FD66" w14:textId="77777777" w:rsidR="00EA5D54" w:rsidRPr="003A211B" w:rsidRDefault="001D0800" w:rsidP="001D0800">
            <w:pPr>
              <w:pStyle w:val="Absatztextnormal"/>
              <w:ind w:left="0"/>
              <w:rPr>
                <w:rFonts w:eastAsia="Arial" w:cs="Arial"/>
                <w:color w:val="000000"/>
              </w:rPr>
            </w:pPr>
            <w:r w:rsidRPr="003A211B">
              <w:rPr>
                <w:rFonts w:eastAsia="Arial" w:cs="Arial"/>
                <w:color w:val="000000"/>
              </w:rPr>
              <w:t>S1</w:t>
            </w:r>
            <w:r w:rsidR="00EA5D54" w:rsidRPr="003A211B">
              <w:rPr>
                <w:rFonts w:eastAsia="Arial" w:cs="Arial"/>
                <w:color w:val="000000"/>
              </w:rPr>
              <w:t xml:space="preserve">: T. </w:t>
            </w:r>
            <w:proofErr w:type="spellStart"/>
            <w:r w:rsidR="00EA5D54" w:rsidRPr="003A211B">
              <w:rPr>
                <w:rFonts w:eastAsia="Arial" w:cs="Arial"/>
                <w:color w:val="000000"/>
              </w:rPr>
              <w:t>Pitha</w:t>
            </w:r>
            <w:proofErr w:type="spellEnd"/>
            <w:r w:rsidR="00EA5D54" w:rsidRPr="003A211B">
              <w:rPr>
                <w:rFonts w:eastAsia="Arial" w:cs="Arial"/>
                <w:color w:val="000000"/>
              </w:rPr>
              <w:t xml:space="preserve"> </w:t>
            </w:r>
          </w:p>
          <w:p w14:paraId="33500AD9" w14:textId="77777777" w:rsidR="001D0800" w:rsidRPr="003A211B" w:rsidRDefault="00EA5D54" w:rsidP="001D0800">
            <w:pPr>
              <w:pStyle w:val="Absatztextnormal"/>
              <w:ind w:left="0"/>
              <w:rPr>
                <w:rFonts w:cs="Arial"/>
              </w:rPr>
            </w:pPr>
            <w:r w:rsidRPr="003A211B">
              <w:rPr>
                <w:rFonts w:eastAsia="Arial" w:cs="Arial"/>
                <w:color w:val="000000"/>
              </w:rPr>
              <w:t xml:space="preserve">MA in Linie (AP1) </w:t>
            </w:r>
          </w:p>
        </w:tc>
        <w:tc>
          <w:tcPr>
            <w:tcW w:w="1134" w:type="dxa"/>
          </w:tcPr>
          <w:p w14:paraId="20BCE3AD" w14:textId="77777777" w:rsidR="001D0800" w:rsidRPr="003A211B" w:rsidRDefault="00EA5D54" w:rsidP="00C731A5">
            <w:pPr>
              <w:pStyle w:val="Absatztextnormal"/>
              <w:ind w:left="0"/>
              <w:rPr>
                <w:rFonts w:cs="Arial"/>
              </w:rPr>
            </w:pPr>
            <w:r w:rsidRPr="003A211B">
              <w:rPr>
                <w:rFonts w:cs="Arial"/>
              </w:rPr>
              <w:t>Niedrig</w:t>
            </w:r>
          </w:p>
        </w:tc>
        <w:tc>
          <w:tcPr>
            <w:tcW w:w="6663" w:type="dxa"/>
          </w:tcPr>
          <w:p w14:paraId="09772A35" w14:textId="77777777" w:rsidR="00CC3625" w:rsidRPr="003A211B" w:rsidRDefault="00CC3625" w:rsidP="00C731A5">
            <w:pPr>
              <w:pStyle w:val="Absatztextnormal"/>
              <w:ind w:left="0"/>
              <w:rPr>
                <w:rFonts w:cs="Arial"/>
              </w:rPr>
            </w:pPr>
            <w:r w:rsidRPr="003A211B">
              <w:rPr>
                <w:rFonts w:cs="Arial"/>
              </w:rPr>
              <w:t xml:space="preserve">Verfügt über eine hohe Fachexpertise, ist jedoch normaler </w:t>
            </w:r>
          </w:p>
          <w:p w14:paraId="3B9AFC3C" w14:textId="77777777" w:rsidR="001D0800" w:rsidRPr="003A211B" w:rsidRDefault="00CC3625" w:rsidP="00C731A5">
            <w:pPr>
              <w:pStyle w:val="Absatztextnormal"/>
              <w:ind w:left="0"/>
              <w:rPr>
                <w:rFonts w:cs="Arial"/>
              </w:rPr>
            </w:pPr>
            <w:r w:rsidRPr="003A211B">
              <w:rPr>
                <w:rFonts w:cs="Arial"/>
              </w:rPr>
              <w:t>Mitarbeiter in der Linie und fachlicher Verantwortlicher für das Arbeitspaket 1.</w:t>
            </w:r>
          </w:p>
        </w:tc>
      </w:tr>
      <w:tr w:rsidR="001D0800" w:rsidRPr="00157A8F" w14:paraId="4FED1F60" w14:textId="77777777" w:rsidTr="00C731A5">
        <w:trPr>
          <w:cantSplit/>
        </w:trPr>
        <w:tc>
          <w:tcPr>
            <w:tcW w:w="1951" w:type="dxa"/>
          </w:tcPr>
          <w:p w14:paraId="6C417B5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S2</w:t>
            </w:r>
            <w:r w:rsidR="00EA5D54" w:rsidRPr="003A211B">
              <w:rPr>
                <w:rFonts w:eastAsia="Arial" w:cs="Arial"/>
                <w:color w:val="000000"/>
              </w:rPr>
              <w:t xml:space="preserve">: </w:t>
            </w:r>
            <w:r w:rsidR="009175BA" w:rsidRPr="003A211B">
              <w:rPr>
                <w:rFonts w:eastAsia="Arial" w:cs="Arial"/>
                <w:color w:val="000000"/>
              </w:rPr>
              <w:t>V. Möller</w:t>
            </w:r>
          </w:p>
          <w:p w14:paraId="2724BF73" w14:textId="77777777" w:rsidR="00EA5D54" w:rsidRPr="003A211B" w:rsidRDefault="009175BA" w:rsidP="00EA5D54">
            <w:pPr>
              <w:rPr>
                <w:rFonts w:eastAsia="Arial"/>
              </w:rPr>
            </w:pPr>
            <w:r w:rsidRPr="003A211B">
              <w:rPr>
                <w:rFonts w:eastAsia="Arial"/>
              </w:rPr>
              <w:t>Geschäftsführer</w:t>
            </w:r>
          </w:p>
        </w:tc>
        <w:tc>
          <w:tcPr>
            <w:tcW w:w="1134" w:type="dxa"/>
          </w:tcPr>
          <w:p w14:paraId="47D15D58" w14:textId="77777777" w:rsidR="001D0800" w:rsidRPr="003A211B" w:rsidRDefault="009175BA" w:rsidP="00C731A5">
            <w:pPr>
              <w:pStyle w:val="Absatztextnormal"/>
              <w:ind w:left="0"/>
              <w:rPr>
                <w:rFonts w:cs="Arial"/>
              </w:rPr>
            </w:pPr>
            <w:r w:rsidRPr="003A211B">
              <w:rPr>
                <w:rFonts w:cs="Arial"/>
              </w:rPr>
              <w:t>Hoch</w:t>
            </w:r>
          </w:p>
        </w:tc>
        <w:tc>
          <w:tcPr>
            <w:tcW w:w="6663" w:type="dxa"/>
          </w:tcPr>
          <w:p w14:paraId="45F6C625" w14:textId="67DAF193" w:rsidR="00CC3625" w:rsidRPr="003A211B" w:rsidRDefault="009175BA" w:rsidP="00C731A5">
            <w:pPr>
              <w:pStyle w:val="Absatztextnormal"/>
              <w:ind w:left="0"/>
              <w:rPr>
                <w:rFonts w:cs="Arial"/>
              </w:rPr>
            </w:pPr>
            <w:r w:rsidRPr="003A211B">
              <w:rPr>
                <w:rFonts w:cs="Arial"/>
              </w:rPr>
              <w:t xml:space="preserve">Aufgrund seiner Position als Geschäftsführer der </w:t>
            </w:r>
            <w:r w:rsidR="00143F1B">
              <w:rPr>
                <w:rFonts w:cs="Arial"/>
              </w:rPr>
              <w:t>ABC</w:t>
            </w:r>
            <w:r w:rsidRPr="003A211B">
              <w:rPr>
                <w:rFonts w:cs="Arial"/>
              </w:rPr>
              <w:t xml:space="preserve"> GmbH </w:t>
            </w:r>
          </w:p>
          <w:p w14:paraId="271C56BB" w14:textId="77777777" w:rsidR="00CC3625" w:rsidRPr="003A211B" w:rsidRDefault="009175BA" w:rsidP="00C731A5">
            <w:pPr>
              <w:pStyle w:val="Absatztextnormal"/>
              <w:ind w:left="0"/>
              <w:rPr>
                <w:rFonts w:cs="Arial"/>
              </w:rPr>
            </w:pPr>
            <w:r w:rsidRPr="003A211B">
              <w:rPr>
                <w:rFonts w:cs="Arial"/>
              </w:rPr>
              <w:t xml:space="preserve">verfügt er über die Befugnis disziplinarisch und auch fachlich </w:t>
            </w:r>
          </w:p>
          <w:p w14:paraId="0537FCE2" w14:textId="77777777" w:rsidR="001D0800" w:rsidRPr="003A211B" w:rsidRDefault="009175BA" w:rsidP="00C731A5">
            <w:pPr>
              <w:pStyle w:val="Absatztextnormal"/>
              <w:ind w:left="0"/>
              <w:rPr>
                <w:rFonts w:cs="Arial"/>
              </w:rPr>
            </w:pPr>
            <w:r w:rsidRPr="003A211B">
              <w:rPr>
                <w:rFonts w:cs="Arial"/>
              </w:rPr>
              <w:t>gegenüber seinen Mitarbeitern zu weisen.</w:t>
            </w:r>
          </w:p>
        </w:tc>
      </w:tr>
      <w:tr w:rsidR="001D0800" w:rsidRPr="00157A8F" w14:paraId="79D92F67" w14:textId="77777777" w:rsidTr="00C731A5">
        <w:trPr>
          <w:cantSplit/>
        </w:trPr>
        <w:tc>
          <w:tcPr>
            <w:tcW w:w="1951" w:type="dxa"/>
          </w:tcPr>
          <w:p w14:paraId="56D98555" w14:textId="77777777" w:rsidR="001D0800" w:rsidRPr="00B6323D" w:rsidRDefault="001D0800" w:rsidP="001D0800">
            <w:pPr>
              <w:rPr>
                <w:rFonts w:eastAsia="Arial" w:cs="Arial"/>
                <w:color w:val="000000"/>
              </w:rPr>
            </w:pPr>
            <w:r w:rsidRPr="00B6323D">
              <w:rPr>
                <w:rFonts w:eastAsia="Arial" w:cs="Arial"/>
                <w:color w:val="000000"/>
              </w:rPr>
              <w:t>S</w:t>
            </w:r>
            <w:r w:rsidR="00EB3ACB" w:rsidRPr="00B6323D">
              <w:rPr>
                <w:rFonts w:eastAsia="Arial" w:cs="Arial"/>
                <w:color w:val="000000"/>
              </w:rPr>
              <w:t>5</w:t>
            </w:r>
            <w:r w:rsidR="00EA5D54" w:rsidRPr="00B6323D">
              <w:rPr>
                <w:rFonts w:eastAsia="Arial" w:cs="Arial"/>
                <w:color w:val="000000"/>
              </w:rPr>
              <w:t xml:space="preserve">: S. </w:t>
            </w:r>
            <w:proofErr w:type="spellStart"/>
            <w:r w:rsidR="00EA5D54" w:rsidRPr="00B6323D">
              <w:rPr>
                <w:rFonts w:eastAsia="Arial" w:cs="Arial"/>
                <w:color w:val="000000"/>
              </w:rPr>
              <w:t>Bonka</w:t>
            </w:r>
            <w:proofErr w:type="spellEnd"/>
          </w:p>
          <w:p w14:paraId="71DCF773" w14:textId="77777777" w:rsidR="00EA5D54" w:rsidRPr="00B6323D" w:rsidRDefault="00EA5D54" w:rsidP="001D0800">
            <w:pPr>
              <w:rPr>
                <w:rFonts w:eastAsia="Arial" w:cs="Arial"/>
                <w:color w:val="000000"/>
              </w:rPr>
            </w:pPr>
            <w:r w:rsidRPr="00B6323D">
              <w:rPr>
                <w:rFonts w:eastAsia="Arial" w:cs="Arial"/>
                <w:color w:val="000000"/>
              </w:rPr>
              <w:t>Auftraggeber</w:t>
            </w:r>
            <w:r w:rsidR="00CC3625" w:rsidRPr="00B6323D">
              <w:rPr>
                <w:rFonts w:eastAsia="Arial" w:cs="Arial"/>
                <w:color w:val="000000"/>
              </w:rPr>
              <w:t xml:space="preserve"> (Geschäftsführer)</w:t>
            </w:r>
          </w:p>
        </w:tc>
        <w:tc>
          <w:tcPr>
            <w:tcW w:w="1134" w:type="dxa"/>
          </w:tcPr>
          <w:p w14:paraId="450DF45B" w14:textId="77777777" w:rsidR="001D0800" w:rsidRPr="003A211B" w:rsidRDefault="00EA5D54" w:rsidP="00C731A5">
            <w:pPr>
              <w:pStyle w:val="Absatztextnormal"/>
              <w:ind w:left="0"/>
              <w:rPr>
                <w:rFonts w:cs="Arial"/>
              </w:rPr>
            </w:pPr>
            <w:r w:rsidRPr="003A211B">
              <w:rPr>
                <w:rFonts w:cs="Arial"/>
              </w:rPr>
              <w:t>Hoch</w:t>
            </w:r>
          </w:p>
        </w:tc>
        <w:tc>
          <w:tcPr>
            <w:tcW w:w="6663" w:type="dxa"/>
          </w:tcPr>
          <w:p w14:paraId="43643162" w14:textId="77777777" w:rsidR="00CC3625" w:rsidRPr="003A211B" w:rsidRDefault="00CC3625" w:rsidP="00C731A5">
            <w:pPr>
              <w:pStyle w:val="Absatztextnormal"/>
              <w:ind w:left="0"/>
              <w:rPr>
                <w:rFonts w:cs="Arial"/>
              </w:rPr>
            </w:pPr>
            <w:r w:rsidRPr="003A211B">
              <w:rPr>
                <w:rFonts w:cs="Arial"/>
              </w:rPr>
              <w:t xml:space="preserve">Aufgrund seiner Position als Geschäftsführer der </w:t>
            </w:r>
            <w:proofErr w:type="spellStart"/>
            <w:r w:rsidRPr="003A211B">
              <w:rPr>
                <w:rFonts w:cs="Arial"/>
              </w:rPr>
              <w:t>Beckedorfer</w:t>
            </w:r>
            <w:proofErr w:type="spellEnd"/>
            <w:r w:rsidRPr="003A211B">
              <w:rPr>
                <w:rFonts w:cs="Arial"/>
              </w:rPr>
              <w:t xml:space="preserve"> Bank hat er die nötige disziplinarische und auch fachliche </w:t>
            </w:r>
          </w:p>
          <w:p w14:paraId="75C74CC6" w14:textId="77777777" w:rsidR="001D0800" w:rsidRPr="003A211B" w:rsidRDefault="00CC3625" w:rsidP="00C731A5">
            <w:pPr>
              <w:pStyle w:val="Absatztextnormal"/>
              <w:ind w:left="0"/>
              <w:rPr>
                <w:rFonts w:cs="Arial"/>
              </w:rPr>
            </w:pPr>
            <w:r w:rsidRPr="003A211B">
              <w:rPr>
                <w:rFonts w:cs="Arial"/>
              </w:rPr>
              <w:t>Weisungsbefugnis gegenüber seinen Mitarbeitern.</w:t>
            </w:r>
          </w:p>
        </w:tc>
      </w:tr>
      <w:tr w:rsidR="001D0800" w:rsidRPr="00157A8F" w14:paraId="54981ADF" w14:textId="77777777" w:rsidTr="00C731A5">
        <w:trPr>
          <w:cantSplit/>
        </w:trPr>
        <w:tc>
          <w:tcPr>
            <w:tcW w:w="1951" w:type="dxa"/>
          </w:tcPr>
          <w:p w14:paraId="1BFC7CC7"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6</w:t>
            </w:r>
            <w:r w:rsidR="00EA5D54" w:rsidRPr="003A211B">
              <w:rPr>
                <w:rFonts w:eastAsia="Arial" w:cs="Arial"/>
                <w:color w:val="000000"/>
              </w:rPr>
              <w:t xml:space="preserve">: U. </w:t>
            </w:r>
            <w:proofErr w:type="spellStart"/>
            <w:r w:rsidR="00EA5D54" w:rsidRPr="003A211B">
              <w:rPr>
                <w:rFonts w:eastAsia="Arial" w:cs="Arial"/>
                <w:color w:val="000000"/>
              </w:rPr>
              <w:t>Bittger</w:t>
            </w:r>
            <w:proofErr w:type="spellEnd"/>
          </w:p>
          <w:p w14:paraId="404BA999" w14:textId="77777777" w:rsidR="00EA5D54" w:rsidRPr="003A211B" w:rsidRDefault="00EA5D54" w:rsidP="00EA5D54">
            <w:pPr>
              <w:rPr>
                <w:rFonts w:eastAsia="Arial"/>
              </w:rPr>
            </w:pPr>
            <w:r w:rsidRPr="003A211B">
              <w:rPr>
                <w:rFonts w:eastAsia="Arial"/>
              </w:rPr>
              <w:t xml:space="preserve">Projekt- &amp; </w:t>
            </w:r>
          </w:p>
          <w:p w14:paraId="31B61B1D" w14:textId="77777777" w:rsidR="00EA5D54" w:rsidRPr="003A211B" w:rsidRDefault="00EA5D54" w:rsidP="00EA5D54">
            <w:pPr>
              <w:rPr>
                <w:rFonts w:eastAsia="Arial"/>
              </w:rPr>
            </w:pPr>
            <w:r w:rsidRPr="003A211B">
              <w:rPr>
                <w:rFonts w:eastAsia="Arial"/>
              </w:rPr>
              <w:t>Abteilungsleiterin</w:t>
            </w:r>
          </w:p>
        </w:tc>
        <w:tc>
          <w:tcPr>
            <w:tcW w:w="1134" w:type="dxa"/>
          </w:tcPr>
          <w:p w14:paraId="323AFAC8" w14:textId="77777777" w:rsidR="001D0800" w:rsidRPr="003A211B" w:rsidRDefault="003961E3" w:rsidP="00C731A5">
            <w:pPr>
              <w:pStyle w:val="Absatztextnormal"/>
              <w:ind w:left="0"/>
              <w:rPr>
                <w:rFonts w:cs="Arial"/>
              </w:rPr>
            </w:pPr>
            <w:commentRangeStart w:id="46"/>
            <w:commentRangeEnd w:id="46"/>
            <w:r w:rsidRPr="003A211B">
              <w:rPr>
                <w:rStyle w:val="Kommentarzeichen"/>
                <w:sz w:val="20"/>
                <w:szCs w:val="20"/>
              </w:rPr>
              <w:commentReference w:id="46"/>
            </w:r>
            <w:r w:rsidR="00EB3ACB" w:rsidRPr="003A211B">
              <w:rPr>
                <w:rFonts w:cs="Arial"/>
              </w:rPr>
              <w:t>Hoch</w:t>
            </w:r>
          </w:p>
        </w:tc>
        <w:tc>
          <w:tcPr>
            <w:tcW w:w="6663" w:type="dxa"/>
          </w:tcPr>
          <w:p w14:paraId="1BB39CEE" w14:textId="77777777" w:rsidR="001D0800" w:rsidRPr="003A211B" w:rsidRDefault="00EB3ACB" w:rsidP="00C731A5">
            <w:pPr>
              <w:pStyle w:val="Absatztextnormal"/>
              <w:ind w:left="0"/>
              <w:rPr>
                <w:rFonts w:cs="Arial"/>
              </w:rPr>
            </w:pPr>
            <w:r w:rsidRPr="003A211B">
              <w:rPr>
                <w:rFonts w:cs="Arial"/>
              </w:rPr>
              <w:t xml:space="preserve">Aufgrund </w:t>
            </w:r>
            <w:r w:rsidR="007042DD" w:rsidRPr="003A211B">
              <w:rPr>
                <w:rFonts w:cs="Arial"/>
              </w:rPr>
              <w:t>ihrer</w:t>
            </w:r>
            <w:r w:rsidRPr="003A211B">
              <w:rPr>
                <w:rFonts w:cs="Arial"/>
              </w:rPr>
              <w:t xml:space="preserve"> fa</w:t>
            </w:r>
            <w:r w:rsidR="007042DD" w:rsidRPr="003A211B">
              <w:rPr>
                <w:rFonts w:cs="Arial"/>
              </w:rPr>
              <w:t>chlichen und disziplinarischen Weisungsbefugnis als Abteilungsleiterin hat Sie Einfluss auf ihre Mitarbeiter.</w:t>
            </w:r>
          </w:p>
        </w:tc>
      </w:tr>
      <w:tr w:rsidR="001D0800" w:rsidRPr="00157A8F" w14:paraId="70D638C9" w14:textId="77777777" w:rsidTr="00C731A5">
        <w:trPr>
          <w:cantSplit/>
        </w:trPr>
        <w:tc>
          <w:tcPr>
            <w:tcW w:w="1951" w:type="dxa"/>
          </w:tcPr>
          <w:p w14:paraId="6A4BB0A1" w14:textId="77777777" w:rsidR="001D0800" w:rsidRPr="003A211B" w:rsidRDefault="001D0800" w:rsidP="00C731A5">
            <w:pPr>
              <w:pStyle w:val="Absatztextnormal"/>
              <w:ind w:left="0"/>
              <w:rPr>
                <w:rFonts w:eastAsia="Arial" w:cs="Arial"/>
                <w:color w:val="000000"/>
              </w:rPr>
            </w:pPr>
            <w:r w:rsidRPr="003A211B">
              <w:rPr>
                <w:rFonts w:eastAsia="Arial" w:cs="Arial"/>
                <w:color w:val="000000"/>
              </w:rPr>
              <w:t>S</w:t>
            </w:r>
            <w:r w:rsidR="00EB3ACB" w:rsidRPr="003A211B">
              <w:rPr>
                <w:rFonts w:eastAsia="Arial" w:cs="Arial"/>
                <w:color w:val="000000"/>
              </w:rPr>
              <w:t>7</w:t>
            </w:r>
            <w:r w:rsidR="00EA5D54" w:rsidRPr="003A211B">
              <w:rPr>
                <w:rFonts w:eastAsia="Arial" w:cs="Arial"/>
                <w:color w:val="000000"/>
              </w:rPr>
              <w:t>: T. Groß</w:t>
            </w:r>
          </w:p>
          <w:p w14:paraId="74C40599" w14:textId="77777777" w:rsidR="00EA5D54" w:rsidRPr="003A211B" w:rsidRDefault="00EA5D54" w:rsidP="00EA5D54">
            <w:pPr>
              <w:rPr>
                <w:rFonts w:eastAsia="Arial"/>
              </w:rPr>
            </w:pPr>
            <w:r w:rsidRPr="003A211B">
              <w:rPr>
                <w:rFonts w:eastAsia="Arial"/>
              </w:rPr>
              <w:t>MA Bank (AP 5&amp;6)</w:t>
            </w:r>
          </w:p>
        </w:tc>
        <w:tc>
          <w:tcPr>
            <w:tcW w:w="1134" w:type="dxa"/>
          </w:tcPr>
          <w:p w14:paraId="1F17BB1D" w14:textId="77777777" w:rsidR="001D0800" w:rsidRPr="003A211B" w:rsidRDefault="009175BA" w:rsidP="00C731A5">
            <w:pPr>
              <w:pStyle w:val="Absatztextnormal"/>
              <w:ind w:left="0"/>
              <w:rPr>
                <w:rFonts w:cs="Arial"/>
              </w:rPr>
            </w:pPr>
            <w:r w:rsidRPr="003A211B">
              <w:rPr>
                <w:rFonts w:cs="Arial"/>
              </w:rPr>
              <w:t>Niedrig</w:t>
            </w:r>
          </w:p>
        </w:tc>
        <w:tc>
          <w:tcPr>
            <w:tcW w:w="6663" w:type="dxa"/>
          </w:tcPr>
          <w:p w14:paraId="6C721D2D" w14:textId="77777777" w:rsidR="001D0800" w:rsidRPr="003A211B" w:rsidRDefault="00CC3625" w:rsidP="00C731A5">
            <w:pPr>
              <w:pStyle w:val="Absatztextnormal"/>
              <w:ind w:left="0"/>
              <w:rPr>
                <w:rFonts w:cs="Arial"/>
              </w:rPr>
            </w:pPr>
            <w:r w:rsidRPr="003A211B">
              <w:rPr>
                <w:rFonts w:cs="Arial"/>
              </w:rPr>
              <w:t>Ist normaler Mitarbeiter in der IT-Abteilung der Bank.</w:t>
            </w:r>
          </w:p>
        </w:tc>
      </w:tr>
    </w:tbl>
    <w:p w14:paraId="654D7785" w14:textId="77777777" w:rsidR="00C45117" w:rsidRDefault="00C45117" w:rsidP="00C45117">
      <w:pPr>
        <w:pStyle w:val="Beschriftung"/>
      </w:pPr>
      <w:bookmarkStart w:id="47" w:name="_Toc142565828"/>
      <w:r>
        <w:t xml:space="preserve">Tabelle </w:t>
      </w:r>
      <w:fldSimple w:instr=" SEQ Tabelle \* ARABIC ">
        <w:r w:rsidR="001E2DC0">
          <w:rPr>
            <w:noProof/>
          </w:rPr>
          <w:t>8</w:t>
        </w:r>
      </w:fldSimple>
      <w:r>
        <w:t xml:space="preserve"> </w:t>
      </w:r>
      <w:r w:rsidR="001D0800">
        <w:t>Macht</w:t>
      </w:r>
      <w:bookmarkEnd w:id="47"/>
    </w:p>
    <w:p w14:paraId="67EF16EF" w14:textId="77777777" w:rsidR="006C1A80" w:rsidRDefault="006C1A80" w:rsidP="000A5D21">
      <w:pPr>
        <w:rPr>
          <w:ins w:id="48" w:author="Teubert, Jasmin" w:date="2023-10-29T10:57:00Z"/>
          <w:sz w:val="22"/>
          <w:szCs w:val="22"/>
        </w:rPr>
      </w:pPr>
    </w:p>
    <w:p w14:paraId="5A4FC50F" w14:textId="77777777" w:rsidR="005225D4" w:rsidRPr="006C1A80" w:rsidDel="005225D4" w:rsidRDefault="005225D4" w:rsidP="000A5D21">
      <w:pPr>
        <w:rPr>
          <w:del w:id="49" w:author="Teubert, Jasmin" w:date="2023-10-29T10:57:00Z"/>
          <w:sz w:val="22"/>
          <w:szCs w:val="22"/>
        </w:rPr>
      </w:pPr>
    </w:p>
    <w:p w14:paraId="4147C26A" w14:textId="77777777" w:rsidR="000A5D21" w:rsidRPr="006C1A80" w:rsidRDefault="000A5D21" w:rsidP="000A5D21">
      <w:pPr>
        <w:rPr>
          <w:sz w:val="22"/>
          <w:szCs w:val="22"/>
        </w:rPr>
      </w:pPr>
    </w:p>
    <w:p w14:paraId="78FA40E9" w14:textId="77777777" w:rsidR="00EE76C0" w:rsidRDefault="000A5D21" w:rsidP="00EE76C0">
      <w:pPr>
        <w:pStyle w:val="berschrift2"/>
      </w:pPr>
      <w:bookmarkStart w:id="50" w:name="_Toc142565861"/>
      <w:r>
        <w:t>Machtpromotoren</w:t>
      </w:r>
      <w:bookmarkEnd w:id="50"/>
    </w:p>
    <w:p w14:paraId="6A9EC3A1" w14:textId="77777777" w:rsidR="003521B7" w:rsidRPr="003521B7" w:rsidRDefault="003521B7" w:rsidP="003521B7">
      <w:pPr>
        <w:rPr>
          <w:sz w:val="22"/>
          <w:szCs w:val="22"/>
        </w:rPr>
      </w:pPr>
      <w:r w:rsidRPr="003521B7">
        <w:rPr>
          <w:sz w:val="22"/>
          <w:szCs w:val="22"/>
        </w:rPr>
        <w:t xml:space="preserve">In diesem Projekt ist der Geschäftsführer der </w:t>
      </w:r>
      <w:proofErr w:type="spellStart"/>
      <w:r w:rsidRPr="003521B7">
        <w:rPr>
          <w:sz w:val="22"/>
          <w:szCs w:val="22"/>
        </w:rPr>
        <w:t>Beckedorfer</w:t>
      </w:r>
      <w:proofErr w:type="spellEnd"/>
      <w:r w:rsidRPr="003521B7">
        <w:rPr>
          <w:sz w:val="22"/>
          <w:szCs w:val="22"/>
        </w:rPr>
        <w:t xml:space="preserve"> Bank Herr Stephan </w:t>
      </w:r>
      <w:proofErr w:type="spellStart"/>
      <w:r w:rsidRPr="003521B7">
        <w:rPr>
          <w:sz w:val="22"/>
          <w:szCs w:val="22"/>
        </w:rPr>
        <w:t>Bonka</w:t>
      </w:r>
      <w:proofErr w:type="spellEnd"/>
      <w:r w:rsidRPr="003521B7">
        <w:rPr>
          <w:sz w:val="22"/>
          <w:szCs w:val="22"/>
        </w:rPr>
        <w:t xml:space="preserve"> der Macht-promotor.</w:t>
      </w:r>
    </w:p>
    <w:p w14:paraId="67C3E255" w14:textId="77777777" w:rsidR="003521B7" w:rsidRPr="003521B7" w:rsidRDefault="003521B7" w:rsidP="003521B7">
      <w:pPr>
        <w:rPr>
          <w:sz w:val="22"/>
          <w:szCs w:val="22"/>
        </w:rPr>
      </w:pPr>
    </w:p>
    <w:p w14:paraId="60CED7D4" w14:textId="77777777" w:rsidR="003521B7" w:rsidRPr="003521B7" w:rsidRDefault="003521B7" w:rsidP="003521B7">
      <w:pPr>
        <w:rPr>
          <w:sz w:val="22"/>
          <w:szCs w:val="22"/>
        </w:rPr>
      </w:pPr>
      <w:r w:rsidRPr="003521B7">
        <w:rPr>
          <w:sz w:val="22"/>
          <w:szCs w:val="22"/>
        </w:rPr>
        <w:t xml:space="preserve">Angesichts der Entwicklungen von Kosten und Personal ist eine ordnungsgemäße Betriebsführung in der Bank zunehmend schwer aufrecht zu erhalten weshalb Risiken steigen. Ausgebildete und hochqualifizierte IT-Spezialisten sind für die Bank schwer zu akquirieren. Aus diesen Gründen ist Herr </w:t>
      </w:r>
      <w:proofErr w:type="spellStart"/>
      <w:r w:rsidRPr="003521B7">
        <w:rPr>
          <w:sz w:val="22"/>
          <w:szCs w:val="22"/>
        </w:rPr>
        <w:t>Bonka</w:t>
      </w:r>
      <w:proofErr w:type="spellEnd"/>
      <w:r w:rsidRPr="003521B7">
        <w:rPr>
          <w:sz w:val="22"/>
          <w:szCs w:val="22"/>
        </w:rPr>
        <w:t xml:space="preserve"> Befürworter dieses Projektes und promotet es intern bei seinen Mitarbeitern.</w:t>
      </w:r>
    </w:p>
    <w:p w14:paraId="7A3AD101" w14:textId="77777777" w:rsidR="003521B7" w:rsidRPr="003521B7" w:rsidRDefault="003521B7" w:rsidP="003521B7">
      <w:pPr>
        <w:rPr>
          <w:sz w:val="22"/>
          <w:szCs w:val="22"/>
        </w:rPr>
      </w:pPr>
    </w:p>
    <w:p w14:paraId="0D207AFD" w14:textId="3D711045" w:rsidR="000A5D21" w:rsidRPr="006C1A80" w:rsidDel="007D661B" w:rsidRDefault="003521B7" w:rsidP="003521B7">
      <w:pPr>
        <w:rPr>
          <w:del w:id="51" w:author="Teubert, Jasmin" w:date="2023-10-29T13:59:00Z"/>
          <w:sz w:val="22"/>
          <w:szCs w:val="22"/>
        </w:rPr>
      </w:pPr>
      <w:r w:rsidRPr="003521B7">
        <w:rPr>
          <w:sz w:val="22"/>
          <w:szCs w:val="22"/>
        </w:rPr>
        <w:t xml:space="preserve">Jedoch ist er in seiner Funktion als Geschäftsführer auch dazu in der Lage, dass der Betriebsüber-gang aufgrund von unzufriedenstellenden Mängeln und daraus resultierender Betriebsrisiken </w:t>
      </w:r>
      <w:proofErr w:type="spellStart"/>
      <w:r w:rsidRPr="003521B7">
        <w:rPr>
          <w:sz w:val="22"/>
          <w:szCs w:val="22"/>
        </w:rPr>
        <w:t>ver</w:t>
      </w:r>
      <w:proofErr w:type="spellEnd"/>
      <w:r w:rsidRPr="003521B7">
        <w:rPr>
          <w:sz w:val="22"/>
          <w:szCs w:val="22"/>
        </w:rPr>
        <w:t>-schoben wird oder aber eine Abnahme verweigert wird.</w:t>
      </w:r>
    </w:p>
    <w:p w14:paraId="321AFA40" w14:textId="765FB474" w:rsidR="00F922A2" w:rsidRDefault="000A5D21" w:rsidP="002C7208">
      <w:pPr>
        <w:pStyle w:val="berschrift1"/>
      </w:pPr>
      <w:r>
        <w:br w:type="page"/>
      </w:r>
      <w:bookmarkStart w:id="52" w:name="_Toc142565862"/>
      <w:r w:rsidR="00F922A2">
        <w:lastRenderedPageBreak/>
        <w:t>Chancen und Risiken 4.5.11</w:t>
      </w:r>
      <w:r w:rsidR="00B5150F">
        <w:t>.</w:t>
      </w:r>
      <w:bookmarkEnd w:id="52"/>
    </w:p>
    <w:p w14:paraId="509AB183" w14:textId="77777777" w:rsidR="002C7208" w:rsidRPr="002C7208" w:rsidRDefault="002C7208" w:rsidP="002C7208"/>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3"/>
        <w:gridCol w:w="1459"/>
        <w:gridCol w:w="2971"/>
        <w:gridCol w:w="1387"/>
        <w:gridCol w:w="3042"/>
      </w:tblGrid>
      <w:tr w:rsidR="00F922A2" w:rsidRPr="00157A8F" w14:paraId="14123EFB" w14:textId="77777777" w:rsidTr="003178B4">
        <w:trPr>
          <w:cantSplit/>
          <w:tblHeader/>
        </w:trPr>
        <w:tc>
          <w:tcPr>
            <w:tcW w:w="663" w:type="dxa"/>
            <w:shd w:val="clear" w:color="auto" w:fill="A8D08D"/>
          </w:tcPr>
          <w:p w14:paraId="35F2D4BD" w14:textId="77777777" w:rsidR="00F922A2" w:rsidRPr="003A211B" w:rsidRDefault="00F922A2" w:rsidP="002C7208">
            <w:pPr>
              <w:spacing w:before="120"/>
              <w:ind w:left="113"/>
              <w:rPr>
                <w:rFonts w:cs="Arial"/>
                <w:b/>
              </w:rPr>
            </w:pPr>
            <w:r w:rsidRPr="003A211B">
              <w:rPr>
                <w:rFonts w:cs="Arial"/>
                <w:b/>
              </w:rPr>
              <w:t>Nr.</w:t>
            </w:r>
          </w:p>
        </w:tc>
        <w:tc>
          <w:tcPr>
            <w:tcW w:w="1459" w:type="dxa"/>
            <w:shd w:val="clear" w:color="auto" w:fill="A8D08D"/>
          </w:tcPr>
          <w:p w14:paraId="3FD81BAB" w14:textId="77777777" w:rsidR="00F922A2" w:rsidRPr="003A211B" w:rsidRDefault="00F922A2" w:rsidP="002C7208">
            <w:pPr>
              <w:spacing w:before="120"/>
              <w:ind w:left="113"/>
              <w:rPr>
                <w:rFonts w:cs="Arial"/>
                <w:b/>
              </w:rPr>
            </w:pPr>
            <w:r w:rsidRPr="003A211B">
              <w:rPr>
                <w:rFonts w:cs="Arial"/>
                <w:b/>
              </w:rPr>
              <w:t>Risikobezeichnung</w:t>
            </w:r>
          </w:p>
        </w:tc>
        <w:tc>
          <w:tcPr>
            <w:tcW w:w="2971" w:type="dxa"/>
            <w:tcBorders>
              <w:bottom w:val="single" w:sz="4" w:space="0" w:color="auto"/>
            </w:tcBorders>
            <w:shd w:val="clear" w:color="auto" w:fill="A8D08D"/>
          </w:tcPr>
          <w:p w14:paraId="60AA541F" w14:textId="77777777" w:rsidR="00F922A2" w:rsidRPr="003A211B" w:rsidRDefault="00F922A2" w:rsidP="002C7208">
            <w:pPr>
              <w:spacing w:before="120"/>
              <w:ind w:left="113"/>
              <w:rPr>
                <w:rFonts w:cs="Arial"/>
                <w:b/>
              </w:rPr>
            </w:pPr>
            <w:r w:rsidRPr="003A211B">
              <w:rPr>
                <w:rFonts w:cs="Arial"/>
                <w:b/>
              </w:rPr>
              <w:t>Beschreibung</w:t>
            </w:r>
          </w:p>
          <w:p w14:paraId="016A23C6" w14:textId="77777777" w:rsidR="00F922A2" w:rsidRPr="003A211B" w:rsidRDefault="00F922A2" w:rsidP="002C7208">
            <w:pPr>
              <w:ind w:left="113"/>
              <w:rPr>
                <w:rFonts w:cs="Arial"/>
              </w:rPr>
            </w:pPr>
          </w:p>
        </w:tc>
        <w:tc>
          <w:tcPr>
            <w:tcW w:w="1387" w:type="dxa"/>
            <w:tcBorders>
              <w:bottom w:val="single" w:sz="4" w:space="0" w:color="auto"/>
            </w:tcBorders>
            <w:shd w:val="clear" w:color="auto" w:fill="A8D08D"/>
          </w:tcPr>
          <w:p w14:paraId="5FEB15BB" w14:textId="77777777" w:rsidR="00F922A2" w:rsidRPr="003A211B" w:rsidRDefault="00F922A2" w:rsidP="002C7208">
            <w:pPr>
              <w:spacing w:before="120"/>
              <w:ind w:left="113"/>
              <w:rPr>
                <w:rFonts w:cs="Arial"/>
                <w:b/>
              </w:rPr>
            </w:pPr>
            <w:r w:rsidRPr="003A211B">
              <w:rPr>
                <w:rFonts w:cs="Arial"/>
                <w:b/>
              </w:rPr>
              <w:t>Art</w:t>
            </w:r>
          </w:p>
        </w:tc>
        <w:tc>
          <w:tcPr>
            <w:tcW w:w="3042" w:type="dxa"/>
            <w:shd w:val="clear" w:color="auto" w:fill="A8D08D"/>
          </w:tcPr>
          <w:p w14:paraId="58AD869E" w14:textId="77777777" w:rsidR="00F922A2" w:rsidRPr="003A211B" w:rsidRDefault="00F922A2" w:rsidP="002C7208">
            <w:pPr>
              <w:spacing w:before="120"/>
              <w:ind w:left="113"/>
              <w:rPr>
                <w:rFonts w:cs="Arial"/>
                <w:b/>
              </w:rPr>
            </w:pPr>
            <w:r w:rsidRPr="003A211B">
              <w:rPr>
                <w:rFonts w:cs="Arial"/>
                <w:b/>
              </w:rPr>
              <w:t>Ursache</w:t>
            </w:r>
          </w:p>
        </w:tc>
      </w:tr>
      <w:tr w:rsidR="00F922A2" w:rsidRPr="00157A8F" w14:paraId="25EACED2" w14:textId="77777777" w:rsidTr="003178B4">
        <w:trPr>
          <w:cantSplit/>
        </w:trPr>
        <w:tc>
          <w:tcPr>
            <w:tcW w:w="663" w:type="dxa"/>
          </w:tcPr>
          <w:p w14:paraId="1B06E606" w14:textId="77777777" w:rsidR="00F922A2" w:rsidRPr="003A211B" w:rsidRDefault="0083088E" w:rsidP="00B5150F">
            <w:pPr>
              <w:pStyle w:val="Absatztextnormal"/>
              <w:ind w:left="0"/>
              <w:jc w:val="both"/>
            </w:pPr>
            <w:r w:rsidRPr="003A211B">
              <w:t>R2</w:t>
            </w:r>
          </w:p>
        </w:tc>
        <w:tc>
          <w:tcPr>
            <w:tcW w:w="1459" w:type="dxa"/>
          </w:tcPr>
          <w:p w14:paraId="72B3288D" w14:textId="77777777" w:rsidR="0083088E" w:rsidRPr="003A211B" w:rsidRDefault="0083088E" w:rsidP="0083088E">
            <w:pPr>
              <w:rPr>
                <w:rFonts w:cs="Arial"/>
              </w:rPr>
            </w:pPr>
            <w:r w:rsidRPr="003A211B">
              <w:rPr>
                <w:rFonts w:cs="Arial"/>
              </w:rPr>
              <w:t xml:space="preserve">Verletzung </w:t>
            </w:r>
          </w:p>
          <w:p w14:paraId="5E27A826" w14:textId="77777777" w:rsidR="00F922A2" w:rsidRPr="003A211B" w:rsidRDefault="0083088E" w:rsidP="0083088E">
            <w:pPr>
              <w:rPr>
                <w:rFonts w:cs="Arial"/>
              </w:rPr>
            </w:pPr>
            <w:r w:rsidRPr="003A211B">
              <w:rPr>
                <w:rFonts w:cs="Arial"/>
              </w:rPr>
              <w:t>Datenschutzgesetz</w:t>
            </w:r>
          </w:p>
        </w:tc>
        <w:tc>
          <w:tcPr>
            <w:tcW w:w="2971" w:type="dxa"/>
            <w:shd w:val="clear" w:color="auto" w:fill="auto"/>
          </w:tcPr>
          <w:p w14:paraId="326AAE9E" w14:textId="46300307" w:rsidR="00F922A2" w:rsidRPr="003A211B" w:rsidRDefault="00FC640F" w:rsidP="00FC640F">
            <w:pPr>
              <w:rPr>
                <w:rFonts w:cs="Arial"/>
                <w:noProof/>
              </w:rPr>
            </w:pPr>
            <w:r w:rsidRPr="003A211B">
              <w:rPr>
                <w:rFonts w:cs="Arial"/>
                <w:noProof/>
              </w:rPr>
              <w:t>Es wird hinsichtlich personenbezogener Daten gegen d</w:t>
            </w:r>
            <w:r w:rsidR="00A05150">
              <w:rPr>
                <w:rFonts w:cs="Arial"/>
                <w:noProof/>
              </w:rPr>
              <w:t>ie DSGVO</w:t>
            </w:r>
            <w:r w:rsidRPr="003A211B">
              <w:rPr>
                <w:rFonts w:cs="Arial"/>
                <w:noProof/>
              </w:rPr>
              <w:t xml:space="preserve"> verstoßen.</w:t>
            </w:r>
          </w:p>
        </w:tc>
        <w:tc>
          <w:tcPr>
            <w:tcW w:w="1387" w:type="dxa"/>
            <w:shd w:val="clear" w:color="auto" w:fill="auto"/>
          </w:tcPr>
          <w:p w14:paraId="41B9C40E" w14:textId="77777777" w:rsidR="00F922A2" w:rsidRPr="003A211B" w:rsidRDefault="00D25E4C" w:rsidP="00B5150F">
            <w:pPr>
              <w:ind w:left="113"/>
              <w:rPr>
                <w:rFonts w:cs="Arial"/>
                <w:noProof/>
              </w:rPr>
            </w:pPr>
            <w:r w:rsidRPr="003A211B">
              <w:rPr>
                <w:rFonts w:cs="Arial"/>
                <w:noProof/>
              </w:rPr>
              <w:t>Regulatorisch</w:t>
            </w:r>
          </w:p>
        </w:tc>
        <w:tc>
          <w:tcPr>
            <w:tcW w:w="3042" w:type="dxa"/>
          </w:tcPr>
          <w:p w14:paraId="0EA33311" w14:textId="77777777" w:rsidR="00F922A2" w:rsidRPr="003A211B" w:rsidRDefault="00AE014C" w:rsidP="00B5150F">
            <w:pPr>
              <w:ind w:left="113"/>
              <w:rPr>
                <w:rFonts w:cs="Arial"/>
              </w:rPr>
            </w:pPr>
            <w:r w:rsidRPr="003A211B">
              <w:rPr>
                <w:rFonts w:cs="Arial"/>
              </w:rPr>
              <w:t>Missachtung gesetzlicher Vorgaben</w:t>
            </w:r>
          </w:p>
        </w:tc>
      </w:tr>
      <w:tr w:rsidR="00F922A2" w:rsidRPr="00157A8F" w14:paraId="71ACA2B8" w14:textId="77777777" w:rsidTr="003178B4">
        <w:trPr>
          <w:cantSplit/>
        </w:trPr>
        <w:tc>
          <w:tcPr>
            <w:tcW w:w="663" w:type="dxa"/>
          </w:tcPr>
          <w:p w14:paraId="3C0D183E" w14:textId="77777777" w:rsidR="00F922A2" w:rsidRPr="003A211B" w:rsidRDefault="0083088E" w:rsidP="00B5150F">
            <w:pPr>
              <w:pStyle w:val="Absatztextnormal"/>
              <w:ind w:left="0"/>
              <w:jc w:val="both"/>
            </w:pPr>
            <w:r w:rsidRPr="003A211B">
              <w:t>R3</w:t>
            </w:r>
          </w:p>
        </w:tc>
        <w:tc>
          <w:tcPr>
            <w:tcW w:w="1459" w:type="dxa"/>
          </w:tcPr>
          <w:p w14:paraId="5D67E713" w14:textId="77777777" w:rsidR="00F922A2" w:rsidRPr="003A211B" w:rsidRDefault="00462DC8" w:rsidP="0083088E">
            <w:pPr>
              <w:rPr>
                <w:rFonts w:cs="Arial"/>
              </w:rPr>
            </w:pPr>
            <w:r w:rsidRPr="003A211B">
              <w:rPr>
                <w:rFonts w:cs="Arial"/>
              </w:rPr>
              <w:t>Vorlage Betriebsvertrag</w:t>
            </w:r>
          </w:p>
          <w:p w14:paraId="7618BAF6" w14:textId="77777777" w:rsidR="0083088E" w:rsidRPr="003A211B" w:rsidRDefault="0083088E" w:rsidP="0083088E">
            <w:pPr>
              <w:rPr>
                <w:rFonts w:cs="Arial"/>
              </w:rPr>
            </w:pPr>
          </w:p>
        </w:tc>
        <w:tc>
          <w:tcPr>
            <w:tcW w:w="2971" w:type="dxa"/>
            <w:shd w:val="clear" w:color="auto" w:fill="auto"/>
          </w:tcPr>
          <w:p w14:paraId="2DC96142" w14:textId="77777777" w:rsidR="00F922A2" w:rsidRPr="003A211B" w:rsidRDefault="00D25E4C" w:rsidP="00FC640F">
            <w:pPr>
              <w:rPr>
                <w:rFonts w:cs="Arial"/>
                <w:noProof/>
              </w:rPr>
            </w:pPr>
            <w:r w:rsidRPr="003A211B">
              <w:rPr>
                <w:rFonts w:cs="Arial"/>
                <w:noProof/>
              </w:rPr>
              <w:t xml:space="preserve">Verschiebung </w:t>
            </w:r>
            <w:r w:rsidR="00462DC8" w:rsidRPr="003A211B">
              <w:rPr>
                <w:rFonts w:cs="Arial"/>
                <w:noProof/>
              </w:rPr>
              <w:t xml:space="preserve">des </w:t>
            </w:r>
            <w:r w:rsidRPr="003A211B">
              <w:rPr>
                <w:rFonts w:cs="Arial"/>
                <w:noProof/>
              </w:rPr>
              <w:t>Betriebsübergang</w:t>
            </w:r>
            <w:r w:rsidR="00462DC8" w:rsidRPr="003A211B">
              <w:rPr>
                <w:rFonts w:cs="Arial"/>
                <w:noProof/>
              </w:rPr>
              <w:t>s</w:t>
            </w:r>
          </w:p>
        </w:tc>
        <w:tc>
          <w:tcPr>
            <w:tcW w:w="1387" w:type="dxa"/>
            <w:shd w:val="clear" w:color="auto" w:fill="auto"/>
          </w:tcPr>
          <w:p w14:paraId="21A4FE6A" w14:textId="77777777" w:rsidR="00F922A2" w:rsidRPr="003A211B" w:rsidRDefault="00D25E4C" w:rsidP="00B5150F">
            <w:pPr>
              <w:ind w:left="113"/>
              <w:rPr>
                <w:rFonts w:cs="Arial"/>
                <w:noProof/>
              </w:rPr>
            </w:pPr>
            <w:r w:rsidRPr="003A211B">
              <w:rPr>
                <w:rFonts w:cs="Arial"/>
                <w:noProof/>
              </w:rPr>
              <w:t>Terminlich</w:t>
            </w:r>
          </w:p>
        </w:tc>
        <w:tc>
          <w:tcPr>
            <w:tcW w:w="3042" w:type="dxa"/>
          </w:tcPr>
          <w:p w14:paraId="51C0EF64" w14:textId="77777777" w:rsidR="00F922A2" w:rsidRPr="003A211B" w:rsidRDefault="00D25E4C" w:rsidP="00D25E4C">
            <w:pPr>
              <w:rPr>
                <w:rFonts w:cs="Arial"/>
              </w:rPr>
            </w:pPr>
            <w:r w:rsidRPr="003A211B">
              <w:rPr>
                <w:rFonts w:cs="Arial"/>
              </w:rPr>
              <w:t>Unterschriebener Betriebsvertrag liegt nicht rechtzeitig vor.</w:t>
            </w:r>
          </w:p>
        </w:tc>
      </w:tr>
      <w:tr w:rsidR="00F922A2" w:rsidRPr="00157A8F" w14:paraId="5D80F029" w14:textId="77777777" w:rsidTr="003178B4">
        <w:trPr>
          <w:cantSplit/>
        </w:trPr>
        <w:tc>
          <w:tcPr>
            <w:tcW w:w="663" w:type="dxa"/>
          </w:tcPr>
          <w:p w14:paraId="06EB736B" w14:textId="77777777" w:rsidR="00F922A2" w:rsidRPr="003A211B" w:rsidRDefault="0083088E" w:rsidP="00B5150F">
            <w:pPr>
              <w:pStyle w:val="Absatztextnormal"/>
              <w:ind w:left="0"/>
              <w:jc w:val="both"/>
            </w:pPr>
            <w:r w:rsidRPr="003A211B">
              <w:t>R6</w:t>
            </w:r>
          </w:p>
        </w:tc>
        <w:tc>
          <w:tcPr>
            <w:tcW w:w="1459" w:type="dxa"/>
          </w:tcPr>
          <w:p w14:paraId="11B78C0B" w14:textId="77777777" w:rsidR="0083088E" w:rsidRPr="003A211B" w:rsidRDefault="00C20C8A" w:rsidP="0083088E">
            <w:pPr>
              <w:rPr>
                <w:rFonts w:cs="Arial"/>
              </w:rPr>
            </w:pPr>
            <w:r w:rsidRPr="003A211B">
              <w:rPr>
                <w:rFonts w:cs="Arial"/>
              </w:rPr>
              <w:t>Überarbeitung Netz</w:t>
            </w:r>
            <w:r w:rsidR="00E306F0" w:rsidRPr="003A211B">
              <w:rPr>
                <w:rFonts w:cs="Arial"/>
              </w:rPr>
              <w:t>werkinfrastruktur</w:t>
            </w:r>
          </w:p>
        </w:tc>
        <w:tc>
          <w:tcPr>
            <w:tcW w:w="2971" w:type="dxa"/>
            <w:shd w:val="clear" w:color="auto" w:fill="auto"/>
          </w:tcPr>
          <w:p w14:paraId="49843000" w14:textId="77777777" w:rsidR="00F922A2" w:rsidRPr="003A211B" w:rsidRDefault="00C20C8A" w:rsidP="00FC640F">
            <w:pPr>
              <w:rPr>
                <w:rFonts w:cs="Arial"/>
                <w:noProof/>
              </w:rPr>
            </w:pPr>
            <w:r w:rsidRPr="003A211B">
              <w:rPr>
                <w:rFonts w:cs="Arial"/>
                <w:noProof/>
              </w:rPr>
              <w:t>Zeitlicher Mehraufwand durch Überarbeitung der Netzwerkschränke</w:t>
            </w:r>
          </w:p>
        </w:tc>
        <w:tc>
          <w:tcPr>
            <w:tcW w:w="1387" w:type="dxa"/>
            <w:shd w:val="clear" w:color="auto" w:fill="auto"/>
          </w:tcPr>
          <w:p w14:paraId="6F325E11" w14:textId="77777777" w:rsidR="00F922A2" w:rsidRPr="003A211B" w:rsidRDefault="00C20C8A" w:rsidP="00B5150F">
            <w:pPr>
              <w:ind w:left="113"/>
              <w:rPr>
                <w:rFonts w:cs="Arial"/>
                <w:noProof/>
              </w:rPr>
            </w:pPr>
            <w:r w:rsidRPr="003A211B">
              <w:rPr>
                <w:rFonts w:cs="Arial"/>
                <w:noProof/>
              </w:rPr>
              <w:t>Technisch</w:t>
            </w:r>
          </w:p>
        </w:tc>
        <w:tc>
          <w:tcPr>
            <w:tcW w:w="3042" w:type="dxa"/>
          </w:tcPr>
          <w:p w14:paraId="7A4FABDB" w14:textId="77777777" w:rsidR="00F922A2" w:rsidRPr="003A211B" w:rsidRDefault="00E306F0" w:rsidP="00FC640F">
            <w:pPr>
              <w:rPr>
                <w:rFonts w:cs="Arial"/>
              </w:rPr>
            </w:pPr>
            <w:r w:rsidRPr="003A211B">
              <w:rPr>
                <w:rFonts w:cs="Arial"/>
              </w:rPr>
              <w:t>Schlecht organisierte Netzwerkinfrastruktur (z.B. fehlende Kabelführung)</w:t>
            </w:r>
          </w:p>
        </w:tc>
      </w:tr>
    </w:tbl>
    <w:p w14:paraId="368A3B9F" w14:textId="77777777" w:rsidR="00260D5E" w:rsidRDefault="00260D5E" w:rsidP="00260D5E">
      <w:pPr>
        <w:pStyle w:val="Beschriftung"/>
      </w:pPr>
      <w:bookmarkStart w:id="53" w:name="_Toc142565829"/>
      <w:r>
        <w:t xml:space="preserve">Tabelle </w:t>
      </w:r>
      <w:fldSimple w:instr=" SEQ Tabelle \* ARABIC ">
        <w:r w:rsidR="001E2DC0">
          <w:rPr>
            <w:noProof/>
          </w:rPr>
          <w:t>9</w:t>
        </w:r>
      </w:fldSimple>
      <w:r>
        <w:t xml:space="preserve"> Risiken (1)</w:t>
      </w:r>
      <w:bookmarkEnd w:id="53"/>
    </w:p>
    <w:p w14:paraId="701E1DB9" w14:textId="77777777" w:rsidR="00410FC6" w:rsidRPr="00410FC6" w:rsidRDefault="00410FC6" w:rsidP="00410FC6">
      <w:pPr>
        <w:rPr>
          <w:sz w:val="22"/>
          <w:szCs w:val="22"/>
        </w:rPr>
      </w:pPr>
    </w:p>
    <w:p w14:paraId="4E672FAD" w14:textId="77777777" w:rsidR="00410FC6" w:rsidRPr="00157A8F" w:rsidRDefault="00410FC6" w:rsidP="00410FC6">
      <w:pPr>
        <w:rPr>
          <w:sz w:val="22"/>
          <w:szCs w:val="22"/>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2"/>
        <w:gridCol w:w="1598"/>
        <w:gridCol w:w="3524"/>
        <w:gridCol w:w="3460"/>
      </w:tblGrid>
      <w:tr w:rsidR="00410FC6" w:rsidRPr="00157A8F" w14:paraId="66DB0CF8" w14:textId="77777777" w:rsidTr="00410FC6">
        <w:trPr>
          <w:cantSplit/>
          <w:tblHeader/>
        </w:trPr>
        <w:tc>
          <w:tcPr>
            <w:tcW w:w="960" w:type="dxa"/>
            <w:shd w:val="clear" w:color="auto" w:fill="A8D08D"/>
          </w:tcPr>
          <w:p w14:paraId="679CE838" w14:textId="77777777" w:rsidR="00410FC6" w:rsidRPr="003A211B" w:rsidRDefault="00410FC6">
            <w:pPr>
              <w:spacing w:before="120"/>
              <w:ind w:left="113"/>
              <w:rPr>
                <w:rFonts w:cs="Arial"/>
                <w:b/>
              </w:rPr>
            </w:pPr>
            <w:r w:rsidRPr="003A211B">
              <w:rPr>
                <w:rFonts w:cs="Arial"/>
                <w:b/>
              </w:rPr>
              <w:t>Nr.</w:t>
            </w:r>
          </w:p>
        </w:tc>
        <w:tc>
          <w:tcPr>
            <w:tcW w:w="1634" w:type="dxa"/>
            <w:shd w:val="clear" w:color="auto" w:fill="A8D08D"/>
          </w:tcPr>
          <w:p w14:paraId="0985AD86" w14:textId="77777777" w:rsidR="00410FC6" w:rsidRPr="003A211B" w:rsidRDefault="00410FC6">
            <w:pPr>
              <w:spacing w:before="120"/>
              <w:ind w:left="113"/>
              <w:rPr>
                <w:rFonts w:cs="Arial"/>
                <w:b/>
              </w:rPr>
            </w:pPr>
            <w:r w:rsidRPr="003A211B">
              <w:rPr>
                <w:rFonts w:cs="Arial"/>
                <w:b/>
              </w:rPr>
              <w:t>Eintrittswahrscheinlichkeit</w:t>
            </w:r>
          </w:p>
        </w:tc>
        <w:tc>
          <w:tcPr>
            <w:tcW w:w="3610" w:type="dxa"/>
            <w:shd w:val="clear" w:color="auto" w:fill="A8D08D"/>
          </w:tcPr>
          <w:p w14:paraId="685EA6D9" w14:textId="77777777" w:rsidR="00410FC6" w:rsidRPr="003A211B" w:rsidRDefault="00410FC6">
            <w:pPr>
              <w:spacing w:before="120"/>
              <w:ind w:left="113"/>
              <w:rPr>
                <w:rFonts w:cs="Arial"/>
                <w:b/>
              </w:rPr>
            </w:pPr>
            <w:r w:rsidRPr="003A211B">
              <w:rPr>
                <w:rFonts w:cs="Arial"/>
                <w:b/>
              </w:rPr>
              <w:t>Auswirkungen auf Ziele, Stakeholder / Risikohöhe</w:t>
            </w:r>
          </w:p>
        </w:tc>
        <w:tc>
          <w:tcPr>
            <w:tcW w:w="3544" w:type="dxa"/>
            <w:shd w:val="clear" w:color="auto" w:fill="A8D08D"/>
          </w:tcPr>
          <w:p w14:paraId="1233C361" w14:textId="77777777" w:rsidR="00410FC6" w:rsidRPr="003A211B" w:rsidRDefault="00410FC6">
            <w:pPr>
              <w:spacing w:before="120"/>
              <w:ind w:left="113"/>
              <w:rPr>
                <w:rFonts w:cs="Arial"/>
                <w:b/>
              </w:rPr>
            </w:pPr>
            <w:r w:rsidRPr="003A211B">
              <w:rPr>
                <w:rFonts w:cs="Arial"/>
                <w:b/>
              </w:rPr>
              <w:t>Risikowert</w:t>
            </w:r>
          </w:p>
        </w:tc>
      </w:tr>
      <w:tr w:rsidR="00410FC6" w:rsidRPr="00157A8F" w14:paraId="0750676C" w14:textId="77777777" w:rsidTr="00410FC6">
        <w:trPr>
          <w:cantSplit/>
        </w:trPr>
        <w:tc>
          <w:tcPr>
            <w:tcW w:w="960" w:type="dxa"/>
          </w:tcPr>
          <w:p w14:paraId="7C8D70CA" w14:textId="77777777" w:rsidR="00410FC6" w:rsidRPr="003A211B" w:rsidRDefault="00AE014C">
            <w:pPr>
              <w:ind w:left="113"/>
              <w:rPr>
                <w:rFonts w:cs="Arial"/>
              </w:rPr>
            </w:pPr>
            <w:r w:rsidRPr="003A211B">
              <w:rPr>
                <w:rFonts w:cs="Arial"/>
              </w:rPr>
              <w:t>R2</w:t>
            </w:r>
          </w:p>
        </w:tc>
        <w:tc>
          <w:tcPr>
            <w:tcW w:w="1634" w:type="dxa"/>
          </w:tcPr>
          <w:p w14:paraId="592CE866" w14:textId="77777777" w:rsidR="00410FC6" w:rsidRPr="003A211B" w:rsidRDefault="00E306F0">
            <w:pPr>
              <w:ind w:left="113"/>
              <w:rPr>
                <w:rFonts w:cs="Arial"/>
              </w:rPr>
            </w:pPr>
            <w:r w:rsidRPr="003A211B">
              <w:rPr>
                <w:rFonts w:cs="Arial"/>
              </w:rPr>
              <w:t>5</w:t>
            </w:r>
            <w:r w:rsidR="00AE014C" w:rsidRPr="003A211B">
              <w:rPr>
                <w:rFonts w:cs="Arial"/>
              </w:rPr>
              <w:t xml:space="preserve"> %</w:t>
            </w:r>
          </w:p>
        </w:tc>
        <w:tc>
          <w:tcPr>
            <w:tcW w:w="3610" w:type="dxa"/>
          </w:tcPr>
          <w:p w14:paraId="2ADC6400" w14:textId="22D6885E" w:rsidR="00F56ACB" w:rsidRPr="003A211B" w:rsidRDefault="00F56ACB">
            <w:pPr>
              <w:ind w:left="113"/>
              <w:rPr>
                <w:rFonts w:cs="Arial"/>
              </w:rPr>
            </w:pPr>
            <w:r w:rsidRPr="003A211B">
              <w:rPr>
                <w:rFonts w:cs="Arial"/>
              </w:rPr>
              <w:t xml:space="preserve">Ggf. Reputationsschaden der </w:t>
            </w:r>
            <w:r w:rsidR="00143F1B">
              <w:rPr>
                <w:rFonts w:cs="Arial"/>
              </w:rPr>
              <w:t>ABC</w:t>
            </w:r>
            <w:r w:rsidRPr="003A211B">
              <w:rPr>
                <w:rFonts w:cs="Arial"/>
              </w:rPr>
              <w:t xml:space="preserve"> GmbH. </w:t>
            </w:r>
          </w:p>
          <w:p w14:paraId="63F530C2" w14:textId="77777777" w:rsidR="00410FC6" w:rsidRPr="003A211B" w:rsidRDefault="00F56ACB">
            <w:pPr>
              <w:ind w:left="113"/>
              <w:rPr>
                <w:rFonts w:cs="Arial"/>
              </w:rPr>
            </w:pPr>
            <w:r w:rsidRPr="003A211B">
              <w:rPr>
                <w:rFonts w:cs="Arial"/>
              </w:rPr>
              <w:t xml:space="preserve">SH: </w:t>
            </w:r>
            <w:r w:rsidR="00E306F0" w:rsidRPr="003A211B">
              <w:rPr>
                <w:rFonts w:cs="Arial"/>
              </w:rPr>
              <w:t>500.000 €</w:t>
            </w:r>
          </w:p>
        </w:tc>
        <w:tc>
          <w:tcPr>
            <w:tcW w:w="3544" w:type="dxa"/>
          </w:tcPr>
          <w:p w14:paraId="505C7DBC" w14:textId="77777777" w:rsidR="00410FC6" w:rsidRPr="003A211B" w:rsidRDefault="00E306F0">
            <w:pPr>
              <w:ind w:left="113"/>
              <w:rPr>
                <w:rFonts w:cs="Arial"/>
              </w:rPr>
            </w:pPr>
            <w:r w:rsidRPr="003A211B">
              <w:rPr>
                <w:rFonts w:cs="Arial"/>
              </w:rPr>
              <w:t>25</w:t>
            </w:r>
            <w:r w:rsidR="00F56ACB" w:rsidRPr="003A211B">
              <w:rPr>
                <w:rFonts w:cs="Arial"/>
              </w:rPr>
              <w:t>.000 €</w:t>
            </w:r>
          </w:p>
        </w:tc>
      </w:tr>
      <w:tr w:rsidR="00410FC6" w:rsidRPr="00157A8F" w14:paraId="0015A10C" w14:textId="77777777" w:rsidTr="00410FC6">
        <w:trPr>
          <w:cantSplit/>
        </w:trPr>
        <w:tc>
          <w:tcPr>
            <w:tcW w:w="960" w:type="dxa"/>
          </w:tcPr>
          <w:p w14:paraId="329C50B5" w14:textId="77777777" w:rsidR="00410FC6" w:rsidRPr="003A211B" w:rsidRDefault="00AE014C">
            <w:pPr>
              <w:ind w:left="113"/>
              <w:rPr>
                <w:rFonts w:cs="Arial"/>
              </w:rPr>
            </w:pPr>
            <w:r w:rsidRPr="003A211B">
              <w:rPr>
                <w:rFonts w:cs="Arial"/>
              </w:rPr>
              <w:t>R3</w:t>
            </w:r>
          </w:p>
        </w:tc>
        <w:tc>
          <w:tcPr>
            <w:tcW w:w="1634" w:type="dxa"/>
          </w:tcPr>
          <w:p w14:paraId="31D10B9E" w14:textId="77777777" w:rsidR="00410FC6" w:rsidRPr="003A211B" w:rsidRDefault="00AE014C">
            <w:pPr>
              <w:ind w:left="113"/>
              <w:rPr>
                <w:rFonts w:cs="Arial"/>
              </w:rPr>
            </w:pPr>
            <w:r w:rsidRPr="003A211B">
              <w:rPr>
                <w:rFonts w:cs="Arial"/>
              </w:rPr>
              <w:t>15%</w:t>
            </w:r>
          </w:p>
        </w:tc>
        <w:tc>
          <w:tcPr>
            <w:tcW w:w="3610" w:type="dxa"/>
          </w:tcPr>
          <w:p w14:paraId="3BB77A66" w14:textId="77777777" w:rsidR="00410FC6" w:rsidRPr="003A211B" w:rsidRDefault="00F56ACB">
            <w:pPr>
              <w:ind w:left="113"/>
              <w:rPr>
                <w:rFonts w:cs="Arial"/>
              </w:rPr>
            </w:pPr>
            <w:r w:rsidRPr="003A211B">
              <w:rPr>
                <w:rFonts w:cs="Arial"/>
              </w:rPr>
              <w:t>Der Betriebsübergang muss verschoben werden. SH: 20.000 €</w:t>
            </w:r>
          </w:p>
        </w:tc>
        <w:tc>
          <w:tcPr>
            <w:tcW w:w="3544" w:type="dxa"/>
          </w:tcPr>
          <w:p w14:paraId="08DF7845" w14:textId="77777777" w:rsidR="00410FC6" w:rsidRPr="003A211B" w:rsidRDefault="00E306F0">
            <w:pPr>
              <w:ind w:left="113"/>
              <w:rPr>
                <w:rFonts w:cs="Arial"/>
              </w:rPr>
            </w:pPr>
            <w:r w:rsidRPr="003A211B">
              <w:rPr>
                <w:rFonts w:cs="Arial"/>
              </w:rPr>
              <w:t>3. 000</w:t>
            </w:r>
            <w:r w:rsidR="00F56ACB" w:rsidRPr="003A211B">
              <w:rPr>
                <w:rFonts w:cs="Arial"/>
              </w:rPr>
              <w:t xml:space="preserve"> €</w:t>
            </w:r>
          </w:p>
        </w:tc>
      </w:tr>
      <w:tr w:rsidR="00410FC6" w:rsidRPr="00157A8F" w14:paraId="584D91BC" w14:textId="77777777" w:rsidTr="00410FC6">
        <w:trPr>
          <w:cantSplit/>
        </w:trPr>
        <w:tc>
          <w:tcPr>
            <w:tcW w:w="960" w:type="dxa"/>
          </w:tcPr>
          <w:p w14:paraId="58D002C1" w14:textId="77777777" w:rsidR="00410FC6" w:rsidRPr="003A211B" w:rsidRDefault="00AE014C">
            <w:pPr>
              <w:ind w:left="113"/>
              <w:rPr>
                <w:rFonts w:cs="Arial"/>
              </w:rPr>
            </w:pPr>
            <w:r w:rsidRPr="003A211B">
              <w:rPr>
                <w:rFonts w:cs="Arial"/>
              </w:rPr>
              <w:t>R6</w:t>
            </w:r>
          </w:p>
        </w:tc>
        <w:tc>
          <w:tcPr>
            <w:tcW w:w="1634" w:type="dxa"/>
          </w:tcPr>
          <w:p w14:paraId="3F068533" w14:textId="77777777" w:rsidR="00410FC6" w:rsidRPr="003A211B" w:rsidRDefault="00AE014C">
            <w:pPr>
              <w:ind w:left="113"/>
              <w:rPr>
                <w:rFonts w:cs="Arial"/>
              </w:rPr>
            </w:pPr>
            <w:r w:rsidRPr="003A211B">
              <w:rPr>
                <w:rFonts w:cs="Arial"/>
              </w:rPr>
              <w:t>35 %</w:t>
            </w:r>
          </w:p>
        </w:tc>
        <w:tc>
          <w:tcPr>
            <w:tcW w:w="3610" w:type="dxa"/>
          </w:tcPr>
          <w:p w14:paraId="7830C9E5" w14:textId="77777777" w:rsidR="00410FC6" w:rsidRPr="003A211B" w:rsidRDefault="00E306F0">
            <w:pPr>
              <w:ind w:left="113"/>
              <w:rPr>
                <w:rFonts w:cs="Arial"/>
              </w:rPr>
            </w:pPr>
            <w:r w:rsidRPr="003A211B">
              <w:rPr>
                <w:rFonts w:cs="Arial"/>
                <w:noProof/>
              </w:rPr>
              <w:t>Zeitlicher Mehraufwand durch Überarbeitung der Netzwerkschränke. SH: 1.000 €</w:t>
            </w:r>
          </w:p>
        </w:tc>
        <w:tc>
          <w:tcPr>
            <w:tcW w:w="3544" w:type="dxa"/>
          </w:tcPr>
          <w:p w14:paraId="02BE4444" w14:textId="77777777" w:rsidR="00410FC6" w:rsidRPr="003A211B" w:rsidRDefault="00E306F0">
            <w:pPr>
              <w:ind w:left="113"/>
              <w:rPr>
                <w:rFonts w:cs="Arial"/>
              </w:rPr>
            </w:pPr>
            <w:r w:rsidRPr="003A211B">
              <w:rPr>
                <w:rFonts w:cs="Arial"/>
              </w:rPr>
              <w:t>350 €</w:t>
            </w:r>
          </w:p>
        </w:tc>
      </w:tr>
      <w:tr w:rsidR="00410FC6" w:rsidRPr="00157A8F" w14:paraId="586153E3" w14:textId="77777777" w:rsidTr="00410FC6">
        <w:tc>
          <w:tcPr>
            <w:tcW w:w="960" w:type="dxa"/>
          </w:tcPr>
          <w:p w14:paraId="32DCB982" w14:textId="77777777" w:rsidR="00410FC6" w:rsidRPr="003A211B" w:rsidRDefault="00410FC6">
            <w:pPr>
              <w:ind w:left="113"/>
              <w:rPr>
                <w:rFonts w:cs="Arial"/>
              </w:rPr>
            </w:pPr>
          </w:p>
        </w:tc>
        <w:tc>
          <w:tcPr>
            <w:tcW w:w="1634" w:type="dxa"/>
          </w:tcPr>
          <w:p w14:paraId="58C58365" w14:textId="77777777" w:rsidR="00410FC6" w:rsidRPr="003A211B" w:rsidRDefault="00410FC6">
            <w:pPr>
              <w:ind w:left="113"/>
              <w:rPr>
                <w:rFonts w:cs="Arial"/>
              </w:rPr>
            </w:pPr>
          </w:p>
        </w:tc>
        <w:tc>
          <w:tcPr>
            <w:tcW w:w="3610" w:type="dxa"/>
          </w:tcPr>
          <w:p w14:paraId="2C4EAB5C" w14:textId="77777777" w:rsidR="00410FC6" w:rsidRPr="003A211B" w:rsidRDefault="00410FC6">
            <w:pPr>
              <w:ind w:left="113"/>
              <w:jc w:val="right"/>
              <w:rPr>
                <w:rFonts w:cs="Arial"/>
              </w:rPr>
            </w:pPr>
            <w:r w:rsidRPr="003A211B">
              <w:rPr>
                <w:rFonts w:cs="Arial"/>
              </w:rPr>
              <w:t>Summe</w:t>
            </w:r>
          </w:p>
        </w:tc>
        <w:tc>
          <w:tcPr>
            <w:tcW w:w="3544" w:type="dxa"/>
          </w:tcPr>
          <w:p w14:paraId="6110B0F3" w14:textId="77777777" w:rsidR="00410FC6" w:rsidRPr="003A211B" w:rsidRDefault="00E306F0">
            <w:pPr>
              <w:tabs>
                <w:tab w:val="decimal" w:pos="1163"/>
              </w:tabs>
              <w:ind w:left="113"/>
              <w:rPr>
                <w:rFonts w:cs="Arial"/>
              </w:rPr>
            </w:pPr>
            <w:r w:rsidRPr="003A211B">
              <w:rPr>
                <w:rFonts w:cs="Arial"/>
              </w:rPr>
              <w:t>28.350 €</w:t>
            </w:r>
          </w:p>
        </w:tc>
      </w:tr>
    </w:tbl>
    <w:p w14:paraId="28DBFDBD" w14:textId="77777777" w:rsidR="00410FC6" w:rsidRDefault="00410FC6" w:rsidP="00410FC6">
      <w:pPr>
        <w:pStyle w:val="Beschriftung"/>
      </w:pPr>
      <w:bookmarkStart w:id="54" w:name="_Toc142565830"/>
      <w:r>
        <w:t xml:space="preserve">Tabelle </w:t>
      </w:r>
      <w:fldSimple w:instr=" SEQ Tabelle \* ARABIC ">
        <w:r w:rsidR="001E2DC0">
          <w:rPr>
            <w:noProof/>
          </w:rPr>
          <w:t>10</w:t>
        </w:r>
      </w:fldSimple>
      <w:r>
        <w:t xml:space="preserve"> Risiken (2)</w:t>
      </w:r>
      <w:bookmarkEnd w:id="54"/>
    </w:p>
    <w:p w14:paraId="1AA20013" w14:textId="77777777" w:rsidR="00410FC6" w:rsidRPr="00410FC6" w:rsidRDefault="00410FC6" w:rsidP="00410FC6">
      <w:pPr>
        <w:rPr>
          <w:sz w:val="22"/>
          <w:szCs w:val="22"/>
        </w:rPr>
      </w:pPr>
    </w:p>
    <w:p w14:paraId="7B7E4175" w14:textId="4D15C274" w:rsidR="00BB368A" w:rsidRDefault="00BB368A" w:rsidP="00410FC6">
      <w:pPr>
        <w:rPr>
          <w:sz w:val="22"/>
          <w:szCs w:val="22"/>
        </w:rPr>
      </w:pPr>
    </w:p>
    <w:p w14:paraId="56D1AE7C" w14:textId="56838D3A" w:rsidR="00BB368A" w:rsidRDefault="00BB368A" w:rsidP="00410FC6">
      <w:pPr>
        <w:rPr>
          <w:sz w:val="22"/>
          <w:szCs w:val="22"/>
        </w:rPr>
      </w:pPr>
    </w:p>
    <w:p w14:paraId="0FCDBCB8" w14:textId="0EAD03B0" w:rsidR="00BB368A" w:rsidRDefault="00BB368A" w:rsidP="00410FC6">
      <w:pPr>
        <w:rPr>
          <w:sz w:val="22"/>
          <w:szCs w:val="22"/>
        </w:rPr>
      </w:pPr>
    </w:p>
    <w:p w14:paraId="1E733B80" w14:textId="44E54DE7" w:rsidR="00BB368A" w:rsidRDefault="00BB368A" w:rsidP="00410FC6">
      <w:pPr>
        <w:rPr>
          <w:sz w:val="22"/>
          <w:szCs w:val="22"/>
        </w:rPr>
      </w:pPr>
    </w:p>
    <w:p w14:paraId="2BEA655F" w14:textId="6C6F6091" w:rsidR="00BB368A" w:rsidRDefault="00BB368A" w:rsidP="00410FC6">
      <w:pPr>
        <w:rPr>
          <w:sz w:val="22"/>
          <w:szCs w:val="22"/>
        </w:rPr>
      </w:pPr>
    </w:p>
    <w:p w14:paraId="07D88AFF" w14:textId="1CEF08E7" w:rsidR="00BB368A" w:rsidRDefault="00BB368A" w:rsidP="00410FC6">
      <w:pPr>
        <w:rPr>
          <w:sz w:val="22"/>
          <w:szCs w:val="22"/>
        </w:rPr>
      </w:pPr>
    </w:p>
    <w:p w14:paraId="19353D5E" w14:textId="2219DD52" w:rsidR="00BB368A" w:rsidRDefault="00BB368A" w:rsidP="00410FC6">
      <w:pPr>
        <w:rPr>
          <w:sz w:val="22"/>
          <w:szCs w:val="22"/>
        </w:rPr>
      </w:pPr>
    </w:p>
    <w:p w14:paraId="554C63B6" w14:textId="41C2DAC4" w:rsidR="00BB368A" w:rsidRDefault="00BB368A" w:rsidP="00410FC6">
      <w:pPr>
        <w:rPr>
          <w:sz w:val="22"/>
          <w:szCs w:val="22"/>
        </w:rPr>
      </w:pPr>
    </w:p>
    <w:p w14:paraId="6B4F67F8" w14:textId="3135F260" w:rsidR="00BB368A" w:rsidRDefault="00BB368A" w:rsidP="00410FC6">
      <w:pPr>
        <w:rPr>
          <w:sz w:val="22"/>
          <w:szCs w:val="22"/>
        </w:rPr>
      </w:pPr>
    </w:p>
    <w:p w14:paraId="7DA00B70" w14:textId="34E5AB2F" w:rsidR="00BB368A" w:rsidRDefault="00BB368A" w:rsidP="00410FC6">
      <w:pPr>
        <w:rPr>
          <w:sz w:val="22"/>
          <w:szCs w:val="22"/>
        </w:rPr>
      </w:pPr>
    </w:p>
    <w:p w14:paraId="69E5046F" w14:textId="1BA95098" w:rsidR="00BB368A" w:rsidRDefault="00BB368A" w:rsidP="00410FC6">
      <w:pPr>
        <w:rPr>
          <w:sz w:val="22"/>
          <w:szCs w:val="22"/>
        </w:rPr>
      </w:pPr>
    </w:p>
    <w:p w14:paraId="49858A52" w14:textId="325C7010" w:rsidR="00BB368A" w:rsidRDefault="00BB368A" w:rsidP="00410FC6">
      <w:pPr>
        <w:rPr>
          <w:sz w:val="22"/>
          <w:szCs w:val="22"/>
        </w:rPr>
      </w:pPr>
    </w:p>
    <w:p w14:paraId="1F43F340" w14:textId="7EAF6B97" w:rsidR="00BB368A" w:rsidRDefault="00BB368A" w:rsidP="00410FC6">
      <w:pPr>
        <w:rPr>
          <w:sz w:val="22"/>
          <w:szCs w:val="22"/>
        </w:rPr>
      </w:pPr>
    </w:p>
    <w:p w14:paraId="2ABF88C0" w14:textId="752E354D" w:rsidR="00BB368A" w:rsidRDefault="00BB368A" w:rsidP="00410FC6">
      <w:pPr>
        <w:rPr>
          <w:sz w:val="22"/>
          <w:szCs w:val="22"/>
        </w:rPr>
      </w:pPr>
    </w:p>
    <w:p w14:paraId="08BFCAF4" w14:textId="60D96ADE" w:rsidR="00BB368A" w:rsidRDefault="00BB368A" w:rsidP="00410FC6">
      <w:pPr>
        <w:rPr>
          <w:sz w:val="22"/>
          <w:szCs w:val="22"/>
        </w:rPr>
      </w:pPr>
    </w:p>
    <w:p w14:paraId="0FE5C368" w14:textId="2EFC049B" w:rsidR="00BB368A" w:rsidRDefault="00BB368A" w:rsidP="00410FC6">
      <w:pPr>
        <w:rPr>
          <w:sz w:val="22"/>
          <w:szCs w:val="22"/>
        </w:rPr>
      </w:pPr>
    </w:p>
    <w:p w14:paraId="15498993" w14:textId="70F68831" w:rsidR="00BB368A" w:rsidRDefault="00BB368A" w:rsidP="00410FC6">
      <w:pPr>
        <w:rPr>
          <w:sz w:val="22"/>
          <w:szCs w:val="22"/>
        </w:rPr>
      </w:pPr>
    </w:p>
    <w:p w14:paraId="3CD3BBBC" w14:textId="61B2BBD7" w:rsidR="00BB368A" w:rsidRDefault="00BB368A" w:rsidP="00410FC6">
      <w:pPr>
        <w:rPr>
          <w:sz w:val="22"/>
          <w:szCs w:val="22"/>
        </w:rPr>
      </w:pPr>
    </w:p>
    <w:p w14:paraId="20DD22E4" w14:textId="18BB3C2F" w:rsidR="00BB368A" w:rsidRDefault="00BB368A" w:rsidP="00410FC6">
      <w:pPr>
        <w:rPr>
          <w:sz w:val="22"/>
          <w:szCs w:val="22"/>
        </w:rPr>
      </w:pPr>
    </w:p>
    <w:p w14:paraId="62008C6C" w14:textId="4D18ED6C" w:rsidR="00BB368A" w:rsidRDefault="00BB368A" w:rsidP="00410FC6">
      <w:pPr>
        <w:rPr>
          <w:sz w:val="22"/>
          <w:szCs w:val="22"/>
        </w:rPr>
      </w:pPr>
    </w:p>
    <w:p w14:paraId="50592F09" w14:textId="3EC4F10D" w:rsidR="00BB368A" w:rsidRDefault="00BB368A" w:rsidP="00410FC6">
      <w:pPr>
        <w:rPr>
          <w:sz w:val="22"/>
          <w:szCs w:val="22"/>
        </w:rPr>
      </w:pPr>
    </w:p>
    <w:p w14:paraId="2460500C" w14:textId="77777777" w:rsidR="00BB368A" w:rsidRPr="00410FC6" w:rsidRDefault="00BB368A" w:rsidP="00410FC6">
      <w:pPr>
        <w:rPr>
          <w:sz w:val="22"/>
          <w:szCs w:val="22"/>
        </w:rPr>
      </w:pPr>
    </w:p>
    <w:p w14:paraId="40CCA1A5" w14:textId="77777777" w:rsidR="00C83CBF" w:rsidRDefault="00C83CBF" w:rsidP="00C83CBF">
      <w:pPr>
        <w:pStyle w:val="berschrift2"/>
      </w:pPr>
      <w:bookmarkStart w:id="55" w:name="_Toc142565864"/>
      <w:r>
        <w:t>Maßnahmen</w:t>
      </w:r>
      <w:bookmarkEnd w:id="55"/>
    </w:p>
    <w:p w14:paraId="60E68000" w14:textId="191EAE19" w:rsidR="00245416" w:rsidRDefault="00245416" w:rsidP="00245416">
      <w:pPr>
        <w:pStyle w:val="Absatztextnormal"/>
        <w:ind w:left="0"/>
        <w:jc w:val="both"/>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6"/>
        <w:gridCol w:w="1151"/>
        <w:gridCol w:w="1012"/>
        <w:gridCol w:w="2268"/>
        <w:gridCol w:w="2126"/>
        <w:gridCol w:w="1276"/>
        <w:gridCol w:w="1269"/>
      </w:tblGrid>
      <w:tr w:rsidR="00245416" w14:paraId="54C7ED9F" w14:textId="77777777" w:rsidTr="00BB368A">
        <w:trPr>
          <w:tblHeader/>
        </w:trPr>
        <w:tc>
          <w:tcPr>
            <w:tcW w:w="526" w:type="dxa"/>
            <w:shd w:val="clear" w:color="auto" w:fill="A8D08D"/>
          </w:tcPr>
          <w:p w14:paraId="05C9733E" w14:textId="77777777" w:rsidR="00245416" w:rsidRPr="003A211B" w:rsidRDefault="00245416">
            <w:pPr>
              <w:pStyle w:val="Absatztextnormal"/>
              <w:spacing w:before="120"/>
              <w:ind w:left="0"/>
              <w:rPr>
                <w:b/>
              </w:rPr>
            </w:pPr>
            <w:r w:rsidRPr="003A211B">
              <w:rPr>
                <w:b/>
              </w:rPr>
              <w:lastRenderedPageBreak/>
              <w:t>Nr.</w:t>
            </w:r>
          </w:p>
        </w:tc>
        <w:tc>
          <w:tcPr>
            <w:tcW w:w="1151" w:type="dxa"/>
            <w:shd w:val="clear" w:color="auto" w:fill="A8D08D"/>
          </w:tcPr>
          <w:p w14:paraId="1C56D2F0" w14:textId="77777777" w:rsidR="00245416" w:rsidRPr="003A211B" w:rsidRDefault="00245416">
            <w:pPr>
              <w:pStyle w:val="Absatztextnormal"/>
              <w:spacing w:before="120"/>
              <w:ind w:left="0"/>
              <w:rPr>
                <w:b/>
              </w:rPr>
            </w:pPr>
            <w:r w:rsidRPr="003A211B">
              <w:rPr>
                <w:b/>
              </w:rPr>
              <w:t>Risiko</w:t>
            </w:r>
          </w:p>
        </w:tc>
        <w:tc>
          <w:tcPr>
            <w:tcW w:w="1012" w:type="dxa"/>
            <w:shd w:val="clear" w:color="auto" w:fill="A8D08D"/>
          </w:tcPr>
          <w:p w14:paraId="49E70A9E" w14:textId="77777777" w:rsidR="00245416" w:rsidRPr="003A211B" w:rsidRDefault="00245416">
            <w:pPr>
              <w:pStyle w:val="Absatztextnormal"/>
              <w:spacing w:before="120"/>
              <w:ind w:left="0"/>
              <w:rPr>
                <w:b/>
              </w:rPr>
            </w:pPr>
            <w:r w:rsidRPr="003A211B">
              <w:rPr>
                <w:b/>
              </w:rPr>
              <w:t>Risikowert</w:t>
            </w:r>
          </w:p>
          <w:p w14:paraId="3F8F298A" w14:textId="77777777" w:rsidR="00245416" w:rsidRPr="003A211B" w:rsidRDefault="00245416">
            <w:pPr>
              <w:pStyle w:val="Absatztextnormal"/>
              <w:spacing w:before="120"/>
              <w:ind w:left="0"/>
              <w:rPr>
                <w:b/>
              </w:rPr>
            </w:pPr>
            <w:r w:rsidRPr="003A211B">
              <w:rPr>
                <w:rFonts w:cs="Arial"/>
              </w:rPr>
              <w:t>(vor Maßnahmen)</w:t>
            </w:r>
          </w:p>
        </w:tc>
        <w:tc>
          <w:tcPr>
            <w:tcW w:w="2268" w:type="dxa"/>
            <w:shd w:val="clear" w:color="auto" w:fill="A8D08D"/>
          </w:tcPr>
          <w:p w14:paraId="72395A50" w14:textId="77777777" w:rsidR="00245416" w:rsidRPr="003A211B" w:rsidRDefault="00245416">
            <w:pPr>
              <w:pStyle w:val="Absatztextnormal"/>
              <w:spacing w:before="120"/>
              <w:ind w:left="0"/>
              <w:rPr>
                <w:b/>
              </w:rPr>
            </w:pPr>
            <w:r w:rsidRPr="003A211B">
              <w:rPr>
                <w:b/>
              </w:rPr>
              <w:t>Ursachenvermeidung</w:t>
            </w:r>
          </w:p>
          <w:p w14:paraId="1D4A9E55" w14:textId="77777777" w:rsidR="00245416" w:rsidRPr="003A211B" w:rsidRDefault="00245416">
            <w:pPr>
              <w:pStyle w:val="Absatztextnormal"/>
              <w:ind w:left="0"/>
              <w:rPr>
                <w:b/>
              </w:rPr>
            </w:pPr>
            <w:r w:rsidRPr="003A211B">
              <w:rPr>
                <w:b/>
              </w:rPr>
              <w:t xml:space="preserve">Aktion </w:t>
            </w:r>
            <w:r w:rsidRPr="003A211B">
              <w:rPr>
                <w:rFonts w:cs="Arial"/>
              </w:rPr>
              <w:t>(ja/nein: Maßnahmen wird durchgeführt/nicht durchgeführt)</w:t>
            </w:r>
          </w:p>
        </w:tc>
        <w:tc>
          <w:tcPr>
            <w:tcW w:w="2126" w:type="dxa"/>
            <w:shd w:val="clear" w:color="auto" w:fill="A8D08D"/>
          </w:tcPr>
          <w:p w14:paraId="52A8F2AD" w14:textId="77777777" w:rsidR="00245416" w:rsidRPr="003A211B" w:rsidRDefault="00245416">
            <w:pPr>
              <w:pStyle w:val="Absatztextnormal"/>
              <w:spacing w:before="120"/>
              <w:ind w:left="0"/>
              <w:rPr>
                <w:b/>
              </w:rPr>
            </w:pPr>
            <w:r w:rsidRPr="003A211B">
              <w:rPr>
                <w:b/>
              </w:rPr>
              <w:t>Schadensbegrenzung</w:t>
            </w:r>
          </w:p>
          <w:p w14:paraId="3672C1D9" w14:textId="77777777" w:rsidR="00245416" w:rsidRPr="003A211B" w:rsidRDefault="00245416">
            <w:pPr>
              <w:pStyle w:val="Absatztextnormal"/>
              <w:ind w:left="0"/>
              <w:rPr>
                <w:b/>
              </w:rPr>
            </w:pPr>
            <w:r w:rsidRPr="003A211B">
              <w:rPr>
                <w:b/>
              </w:rPr>
              <w:t xml:space="preserve">Reaktion </w:t>
            </w:r>
            <w:r w:rsidRPr="003A211B">
              <w:rPr>
                <w:rFonts w:cs="Arial"/>
              </w:rPr>
              <w:t>(ja/nein: Maßnahmen wird durchgeführt/nicht durchgeführt)</w:t>
            </w:r>
          </w:p>
        </w:tc>
        <w:tc>
          <w:tcPr>
            <w:tcW w:w="1276" w:type="dxa"/>
            <w:shd w:val="clear" w:color="auto" w:fill="A8D08D"/>
          </w:tcPr>
          <w:p w14:paraId="6B8363FE" w14:textId="77777777" w:rsidR="00245416" w:rsidRPr="003A211B" w:rsidRDefault="00245416">
            <w:pPr>
              <w:pStyle w:val="Absatztextnormal"/>
              <w:spacing w:before="120"/>
              <w:ind w:left="0"/>
            </w:pPr>
            <w:r w:rsidRPr="003A211B">
              <w:rPr>
                <w:b/>
              </w:rPr>
              <w:t xml:space="preserve">Maßnahmen-Kosten </w:t>
            </w:r>
            <w:r w:rsidRPr="003A211B">
              <w:rPr>
                <w:rFonts w:cs="Arial"/>
              </w:rPr>
              <w:t>(vorbeugend)</w:t>
            </w:r>
          </w:p>
        </w:tc>
        <w:tc>
          <w:tcPr>
            <w:tcW w:w="1269" w:type="dxa"/>
            <w:shd w:val="clear" w:color="auto" w:fill="A8D08D"/>
          </w:tcPr>
          <w:p w14:paraId="2A9FF006" w14:textId="77777777" w:rsidR="00245416" w:rsidRPr="003A211B" w:rsidRDefault="00245416">
            <w:pPr>
              <w:pStyle w:val="Absatztextnormal"/>
              <w:spacing w:before="120"/>
              <w:ind w:left="0"/>
            </w:pPr>
            <w:r w:rsidRPr="003A211B">
              <w:rPr>
                <w:b/>
              </w:rPr>
              <w:t xml:space="preserve">Maßnahmen-Kosten </w:t>
            </w:r>
            <w:r w:rsidRPr="003A211B">
              <w:rPr>
                <w:rFonts w:cs="Arial"/>
              </w:rPr>
              <w:t>(nachsorgend)</w:t>
            </w:r>
          </w:p>
        </w:tc>
      </w:tr>
      <w:tr w:rsidR="002D1F23" w:rsidRPr="00362579" w14:paraId="1753C500" w14:textId="77777777" w:rsidTr="00BB368A">
        <w:tc>
          <w:tcPr>
            <w:tcW w:w="526" w:type="dxa"/>
          </w:tcPr>
          <w:p w14:paraId="14F3C5A1" w14:textId="77777777" w:rsidR="002D1F23" w:rsidRPr="003A211B" w:rsidRDefault="002D1F23" w:rsidP="002D1F23">
            <w:pPr>
              <w:pStyle w:val="Absatztextnormal"/>
              <w:ind w:left="0"/>
            </w:pPr>
            <w:r w:rsidRPr="003A211B">
              <w:t>R2</w:t>
            </w:r>
          </w:p>
        </w:tc>
        <w:tc>
          <w:tcPr>
            <w:tcW w:w="1151" w:type="dxa"/>
          </w:tcPr>
          <w:p w14:paraId="66F1754C" w14:textId="77777777" w:rsidR="002D1F23" w:rsidRPr="003A211B" w:rsidRDefault="002D1F23" w:rsidP="002D1F23">
            <w:pPr>
              <w:rPr>
                <w:rFonts w:cs="Arial"/>
              </w:rPr>
            </w:pPr>
            <w:r w:rsidRPr="003A211B">
              <w:rPr>
                <w:rFonts w:cs="Arial"/>
              </w:rPr>
              <w:t xml:space="preserve">Verletzung </w:t>
            </w:r>
          </w:p>
          <w:p w14:paraId="582DCD35" w14:textId="77777777" w:rsidR="002D1F23" w:rsidRPr="003A211B" w:rsidRDefault="002D1F23" w:rsidP="002D1F23">
            <w:pPr>
              <w:rPr>
                <w:rFonts w:cs="Arial"/>
              </w:rPr>
            </w:pPr>
            <w:r w:rsidRPr="003A211B">
              <w:rPr>
                <w:rFonts w:cs="Arial"/>
              </w:rPr>
              <w:t>Datenschutzgesetz</w:t>
            </w:r>
          </w:p>
          <w:p w14:paraId="702659F8" w14:textId="77777777" w:rsidR="00462DC8" w:rsidRPr="003A211B" w:rsidRDefault="00462DC8" w:rsidP="002D1F23">
            <w:pPr>
              <w:rPr>
                <w:rFonts w:cs="Arial"/>
              </w:rPr>
            </w:pPr>
          </w:p>
        </w:tc>
        <w:tc>
          <w:tcPr>
            <w:tcW w:w="1012" w:type="dxa"/>
          </w:tcPr>
          <w:p w14:paraId="0A5678A2" w14:textId="77777777" w:rsidR="002D1F23" w:rsidRPr="003A211B" w:rsidRDefault="002D1F23" w:rsidP="002D1F23">
            <w:pPr>
              <w:pStyle w:val="Absatztextnormal"/>
              <w:tabs>
                <w:tab w:val="decimal" w:pos="733"/>
              </w:tabs>
              <w:ind w:left="0"/>
            </w:pPr>
            <w:r w:rsidRPr="003A211B">
              <w:t>25.000 €</w:t>
            </w:r>
          </w:p>
        </w:tc>
        <w:tc>
          <w:tcPr>
            <w:tcW w:w="2268" w:type="dxa"/>
          </w:tcPr>
          <w:p w14:paraId="325E83F1" w14:textId="77777777" w:rsidR="002D1F23" w:rsidRPr="003A211B" w:rsidRDefault="0010665A" w:rsidP="002D1F23">
            <w:pPr>
              <w:pStyle w:val="Absatztextnormal"/>
              <w:ind w:left="0"/>
            </w:pPr>
            <w:r w:rsidRPr="003A211B">
              <w:t>Schulung und Sensibilisierung der Mitarbeiter</w:t>
            </w:r>
          </w:p>
          <w:p w14:paraId="6EF88B04" w14:textId="77777777" w:rsidR="006D2E9A" w:rsidRPr="003A211B" w:rsidRDefault="006D2E9A" w:rsidP="006D2E9A">
            <w:r w:rsidRPr="003A211B">
              <w:t>JA</w:t>
            </w:r>
          </w:p>
        </w:tc>
        <w:tc>
          <w:tcPr>
            <w:tcW w:w="2126" w:type="dxa"/>
          </w:tcPr>
          <w:p w14:paraId="4FFA09D2" w14:textId="25668825" w:rsidR="002D1F23" w:rsidRPr="003A211B" w:rsidRDefault="006D2E9A" w:rsidP="002D1F23">
            <w:pPr>
              <w:pStyle w:val="Absatztextnormal"/>
              <w:ind w:left="0"/>
            </w:pPr>
            <w:r w:rsidRPr="003A211B">
              <w:t xml:space="preserve">DSGVO </w:t>
            </w:r>
            <w:r w:rsidR="00BB368A">
              <w:t>MA</w:t>
            </w:r>
            <w:r w:rsidRPr="003A211B">
              <w:t xml:space="preserve"> im Unternehmen hinzuziehen. </w:t>
            </w:r>
            <w:r w:rsidR="0010665A" w:rsidRPr="003A211B">
              <w:t xml:space="preserve">Unverzüglich die Bundesnetzagentur </w:t>
            </w:r>
            <w:r w:rsidR="00BB368A">
              <w:t>&amp;</w:t>
            </w:r>
            <w:r w:rsidR="0010665A" w:rsidRPr="003A211B">
              <w:t xml:space="preserve"> </w:t>
            </w:r>
            <w:proofErr w:type="spellStart"/>
            <w:r w:rsidR="0010665A" w:rsidRPr="003A211B">
              <w:t>BfDI</w:t>
            </w:r>
            <w:proofErr w:type="spellEnd"/>
            <w:r w:rsidR="0010665A" w:rsidRPr="003A211B">
              <w:t xml:space="preserve"> benachrichtigen.</w:t>
            </w:r>
          </w:p>
          <w:p w14:paraId="46579062" w14:textId="77777777" w:rsidR="006D2E9A" w:rsidRPr="003A211B" w:rsidRDefault="006D2E9A" w:rsidP="006D2E9A">
            <w:r w:rsidRPr="003A211B">
              <w:t>NEIN</w:t>
            </w:r>
          </w:p>
        </w:tc>
        <w:tc>
          <w:tcPr>
            <w:tcW w:w="1276" w:type="dxa"/>
          </w:tcPr>
          <w:p w14:paraId="284AEA4D" w14:textId="77777777" w:rsidR="002D1F23" w:rsidRPr="003A211B" w:rsidRDefault="00731A76" w:rsidP="002D1F23">
            <w:pPr>
              <w:pStyle w:val="Absatztextnormal"/>
              <w:tabs>
                <w:tab w:val="decimal" w:pos="652"/>
              </w:tabs>
              <w:ind w:left="0"/>
            </w:pPr>
            <w:r w:rsidRPr="003A211B">
              <w:t>1.000</w:t>
            </w:r>
          </w:p>
        </w:tc>
        <w:tc>
          <w:tcPr>
            <w:tcW w:w="1269" w:type="dxa"/>
          </w:tcPr>
          <w:p w14:paraId="5D0B589F" w14:textId="77777777" w:rsidR="002D1F23" w:rsidRPr="003A211B" w:rsidRDefault="00731A76" w:rsidP="002D1F23">
            <w:pPr>
              <w:pStyle w:val="Absatztextnormal"/>
              <w:tabs>
                <w:tab w:val="decimal" w:pos="583"/>
              </w:tabs>
              <w:ind w:left="0"/>
            </w:pPr>
            <w:r w:rsidRPr="003A211B">
              <w:t>-</w:t>
            </w:r>
          </w:p>
        </w:tc>
      </w:tr>
      <w:tr w:rsidR="002D1F23" w:rsidRPr="00362579" w14:paraId="61B2D2BA" w14:textId="77777777" w:rsidTr="00BB368A">
        <w:tc>
          <w:tcPr>
            <w:tcW w:w="526" w:type="dxa"/>
          </w:tcPr>
          <w:p w14:paraId="03B9406F" w14:textId="77777777" w:rsidR="002D1F23" w:rsidRPr="003A211B" w:rsidRDefault="002D1F23" w:rsidP="002D1F23">
            <w:pPr>
              <w:pStyle w:val="Absatztextnormal"/>
              <w:ind w:left="0"/>
            </w:pPr>
            <w:r w:rsidRPr="003A211B">
              <w:t>R3</w:t>
            </w:r>
            <w:r w:rsidRPr="003A211B">
              <w:fldChar w:fldCharType="begin">
                <w:ffData>
                  <w:name w:val="Text164"/>
                  <w:enabled/>
                  <w:calcOnExit w:val="0"/>
                  <w:textInput/>
                </w:ffData>
              </w:fldChar>
            </w:r>
            <w:bookmarkStart w:id="56" w:name="Text164"/>
            <w:r w:rsidRPr="003A211B">
              <w:instrText xml:space="preserve"> FORMTEXT </w:instrText>
            </w:r>
            <w:r w:rsidR="00000000">
              <w:fldChar w:fldCharType="separate"/>
            </w:r>
            <w:r w:rsidRPr="003A211B">
              <w:fldChar w:fldCharType="end"/>
            </w:r>
            <w:bookmarkEnd w:id="56"/>
          </w:p>
        </w:tc>
        <w:tc>
          <w:tcPr>
            <w:tcW w:w="1151" w:type="dxa"/>
          </w:tcPr>
          <w:p w14:paraId="74E994F9" w14:textId="77777777" w:rsidR="002D1F23" w:rsidRPr="003A211B" w:rsidRDefault="00462DC8" w:rsidP="002D1F23">
            <w:pPr>
              <w:pStyle w:val="Absatztextnormal"/>
              <w:ind w:left="0"/>
            </w:pPr>
            <w:r w:rsidRPr="003A211B">
              <w:t>Vorlage Betriebsvertrag</w:t>
            </w:r>
          </w:p>
        </w:tc>
        <w:tc>
          <w:tcPr>
            <w:tcW w:w="1012" w:type="dxa"/>
          </w:tcPr>
          <w:p w14:paraId="40050C91" w14:textId="77777777" w:rsidR="002D1F23" w:rsidRPr="003A211B" w:rsidRDefault="002D1F23" w:rsidP="002D1F23">
            <w:pPr>
              <w:pStyle w:val="Absatztextnormal"/>
              <w:tabs>
                <w:tab w:val="decimal" w:pos="733"/>
              </w:tabs>
              <w:ind w:left="0"/>
            </w:pPr>
            <w:r w:rsidRPr="003A211B">
              <w:t>3.000 €</w:t>
            </w:r>
          </w:p>
        </w:tc>
        <w:tc>
          <w:tcPr>
            <w:tcW w:w="2268" w:type="dxa"/>
          </w:tcPr>
          <w:p w14:paraId="1CBFF71C" w14:textId="45E7FB39" w:rsidR="002D1F23" w:rsidRPr="003A211B" w:rsidRDefault="0010665A" w:rsidP="002D1F23">
            <w:pPr>
              <w:pStyle w:val="Absatztextnormal"/>
              <w:ind w:left="0"/>
            </w:pPr>
            <w:r w:rsidRPr="003A211B">
              <w:t xml:space="preserve">Frühzeitige Abstimmung mit </w:t>
            </w:r>
            <w:r w:rsidR="00BB368A">
              <w:t>der</w:t>
            </w:r>
            <w:r w:rsidRPr="003A211B">
              <w:t xml:space="preserve"> Bank </w:t>
            </w:r>
            <w:r w:rsidR="00BB368A">
              <w:t>&amp;</w:t>
            </w:r>
            <w:r w:rsidRPr="003A211B">
              <w:t xml:space="preserve"> Anlauf der offiziellen Prozesse</w:t>
            </w:r>
            <w:r w:rsidR="00A455DF" w:rsidRPr="003A211B">
              <w:t>.</w:t>
            </w:r>
          </w:p>
          <w:p w14:paraId="0B77BE3F" w14:textId="77777777" w:rsidR="006D2E9A" w:rsidRPr="003A211B" w:rsidRDefault="006D2E9A" w:rsidP="006D2E9A">
            <w:r w:rsidRPr="003A211B">
              <w:t>JA</w:t>
            </w:r>
          </w:p>
        </w:tc>
        <w:tc>
          <w:tcPr>
            <w:tcW w:w="2126" w:type="dxa"/>
          </w:tcPr>
          <w:p w14:paraId="0BCA3EE5" w14:textId="77777777" w:rsidR="002D1F23" w:rsidRPr="003A211B" w:rsidRDefault="006D2E9A" w:rsidP="002D1F23">
            <w:pPr>
              <w:pStyle w:val="Absatztextnormal"/>
              <w:ind w:left="0"/>
            </w:pPr>
            <w:r w:rsidRPr="003A211B">
              <w:t xml:space="preserve">Verschiebung des Betriebsanlaufs </w:t>
            </w:r>
          </w:p>
          <w:p w14:paraId="68DBA005" w14:textId="77777777" w:rsidR="006D2E9A" w:rsidRPr="003A211B" w:rsidRDefault="006D2E9A" w:rsidP="006D2E9A">
            <w:r w:rsidRPr="003A211B">
              <w:t>NEIN</w:t>
            </w:r>
          </w:p>
        </w:tc>
        <w:tc>
          <w:tcPr>
            <w:tcW w:w="1276" w:type="dxa"/>
          </w:tcPr>
          <w:p w14:paraId="4C96CEEF" w14:textId="77777777" w:rsidR="002D1F23" w:rsidRPr="003A211B" w:rsidRDefault="00A455DF" w:rsidP="002D1F23">
            <w:pPr>
              <w:pStyle w:val="Absatztextnormal"/>
              <w:tabs>
                <w:tab w:val="decimal" w:pos="652"/>
              </w:tabs>
              <w:ind w:left="0"/>
            </w:pPr>
            <w:r w:rsidRPr="003A211B">
              <w:t>500</w:t>
            </w:r>
          </w:p>
        </w:tc>
        <w:tc>
          <w:tcPr>
            <w:tcW w:w="1269" w:type="dxa"/>
          </w:tcPr>
          <w:p w14:paraId="508D8EF9" w14:textId="77777777" w:rsidR="002D1F23" w:rsidRPr="003A211B" w:rsidRDefault="00A455DF" w:rsidP="002D1F23">
            <w:pPr>
              <w:pStyle w:val="Absatztextnormal"/>
              <w:tabs>
                <w:tab w:val="decimal" w:pos="583"/>
              </w:tabs>
              <w:ind w:left="0"/>
            </w:pPr>
            <w:r w:rsidRPr="003A211B">
              <w:t>-</w:t>
            </w:r>
          </w:p>
        </w:tc>
      </w:tr>
      <w:tr w:rsidR="002D1F23" w:rsidRPr="00362579" w14:paraId="071473EB" w14:textId="77777777" w:rsidTr="00BB368A">
        <w:tc>
          <w:tcPr>
            <w:tcW w:w="526" w:type="dxa"/>
          </w:tcPr>
          <w:p w14:paraId="244B1578" w14:textId="77777777" w:rsidR="002D1F23" w:rsidRPr="003A211B" w:rsidRDefault="002D1F23" w:rsidP="002D1F23">
            <w:pPr>
              <w:pStyle w:val="Absatztextnormal"/>
              <w:ind w:left="0"/>
            </w:pPr>
            <w:r w:rsidRPr="003A211B">
              <w:t>R6</w:t>
            </w:r>
          </w:p>
        </w:tc>
        <w:tc>
          <w:tcPr>
            <w:tcW w:w="1151" w:type="dxa"/>
          </w:tcPr>
          <w:p w14:paraId="6F8365A5" w14:textId="77777777" w:rsidR="002D1F23" w:rsidRPr="003A211B" w:rsidRDefault="002D1F23" w:rsidP="002D1F23">
            <w:pPr>
              <w:pStyle w:val="Absatztextnormal"/>
              <w:ind w:left="0"/>
            </w:pPr>
            <w:r w:rsidRPr="003A211B">
              <w:rPr>
                <w:rFonts w:cs="Arial"/>
              </w:rPr>
              <w:t>Überarbeitung Netzwerkinfrastruktur</w:t>
            </w:r>
          </w:p>
        </w:tc>
        <w:tc>
          <w:tcPr>
            <w:tcW w:w="1012" w:type="dxa"/>
          </w:tcPr>
          <w:p w14:paraId="1EDF6EF8" w14:textId="77777777" w:rsidR="002D1F23" w:rsidRPr="003A211B" w:rsidRDefault="002D1F23" w:rsidP="002D1F23">
            <w:pPr>
              <w:pStyle w:val="Absatztextnormal"/>
              <w:tabs>
                <w:tab w:val="decimal" w:pos="733"/>
              </w:tabs>
              <w:ind w:left="0"/>
            </w:pPr>
            <w:r w:rsidRPr="003A211B">
              <w:t>350 €</w:t>
            </w:r>
          </w:p>
        </w:tc>
        <w:tc>
          <w:tcPr>
            <w:tcW w:w="2268" w:type="dxa"/>
          </w:tcPr>
          <w:p w14:paraId="7CB0D5AA" w14:textId="77777777" w:rsidR="002D1F23" w:rsidRPr="003A211B" w:rsidRDefault="00A455DF" w:rsidP="002D1F23">
            <w:pPr>
              <w:pStyle w:val="Absatztextnormal"/>
              <w:ind w:left="0"/>
            </w:pPr>
            <w:r w:rsidRPr="003A211B">
              <w:t>Frühzeitiges Abfragen in der Bank und Überarbeitung im Projekt.</w:t>
            </w:r>
          </w:p>
          <w:p w14:paraId="2701D617" w14:textId="77777777" w:rsidR="006D2E9A" w:rsidRPr="003A211B" w:rsidRDefault="006D2E9A" w:rsidP="006D2E9A">
            <w:r w:rsidRPr="003A211B">
              <w:t>JA</w:t>
            </w:r>
          </w:p>
        </w:tc>
        <w:tc>
          <w:tcPr>
            <w:tcW w:w="2126" w:type="dxa"/>
          </w:tcPr>
          <w:p w14:paraId="0C7F0999" w14:textId="77777777" w:rsidR="002D1F23" w:rsidRPr="003A211B" w:rsidRDefault="00A455DF" w:rsidP="002D1F23">
            <w:pPr>
              <w:pStyle w:val="Absatztextnormal"/>
              <w:ind w:left="0"/>
            </w:pPr>
            <w:r w:rsidRPr="003A211B">
              <w:t xml:space="preserve">Im schlimmsten Fall </w:t>
            </w:r>
            <w:r w:rsidR="006D2E9A" w:rsidRPr="003A211B">
              <w:t xml:space="preserve">mit </w:t>
            </w:r>
            <w:r w:rsidRPr="003A211B">
              <w:t>Auflage und Betriebsprojekt im Anschluss.</w:t>
            </w:r>
          </w:p>
          <w:p w14:paraId="009FF2E0" w14:textId="77777777" w:rsidR="006D2E9A" w:rsidRPr="003A211B" w:rsidRDefault="006D2E9A" w:rsidP="006D2E9A">
            <w:r w:rsidRPr="003A211B">
              <w:t>JA</w:t>
            </w:r>
          </w:p>
          <w:p w14:paraId="13352902" w14:textId="77777777" w:rsidR="006D2E9A" w:rsidRPr="003A211B" w:rsidRDefault="006D2E9A" w:rsidP="006D2E9A"/>
          <w:p w14:paraId="7972FCF4" w14:textId="77777777" w:rsidR="006D2E9A" w:rsidRPr="003A211B" w:rsidRDefault="006D2E9A" w:rsidP="006D2E9A"/>
        </w:tc>
        <w:tc>
          <w:tcPr>
            <w:tcW w:w="1276" w:type="dxa"/>
          </w:tcPr>
          <w:p w14:paraId="4B5F1011" w14:textId="77777777" w:rsidR="002D1F23" w:rsidRPr="003A211B" w:rsidRDefault="00A56B63" w:rsidP="002D1F23">
            <w:pPr>
              <w:pStyle w:val="Absatztextnormal"/>
              <w:tabs>
                <w:tab w:val="decimal" w:pos="652"/>
              </w:tabs>
              <w:ind w:left="0"/>
            </w:pPr>
            <w:r w:rsidRPr="003A211B">
              <w:t>500</w:t>
            </w:r>
          </w:p>
        </w:tc>
        <w:tc>
          <w:tcPr>
            <w:tcW w:w="1269" w:type="dxa"/>
          </w:tcPr>
          <w:p w14:paraId="18F8424E" w14:textId="77777777" w:rsidR="002D1F23" w:rsidRPr="003A211B" w:rsidRDefault="00A56B63" w:rsidP="002D1F23">
            <w:pPr>
              <w:pStyle w:val="Absatztextnormal"/>
              <w:tabs>
                <w:tab w:val="decimal" w:pos="583"/>
              </w:tabs>
              <w:ind w:left="0"/>
            </w:pPr>
            <w:r w:rsidRPr="003A211B">
              <w:t>2.000</w:t>
            </w:r>
          </w:p>
        </w:tc>
      </w:tr>
      <w:tr w:rsidR="002D1F23" w14:paraId="715E1298" w14:textId="77777777" w:rsidTr="00BB368A">
        <w:tc>
          <w:tcPr>
            <w:tcW w:w="526" w:type="dxa"/>
            <w:tcBorders>
              <w:left w:val="nil"/>
              <w:bottom w:val="nil"/>
              <w:right w:val="nil"/>
            </w:tcBorders>
          </w:tcPr>
          <w:p w14:paraId="36AFC016" w14:textId="77777777" w:rsidR="002D1F23" w:rsidRPr="003A211B" w:rsidRDefault="002D1F23" w:rsidP="002D1F23">
            <w:pPr>
              <w:pStyle w:val="Absatztextnormal"/>
              <w:spacing w:before="60" w:after="60"/>
              <w:ind w:left="0"/>
            </w:pPr>
          </w:p>
        </w:tc>
        <w:tc>
          <w:tcPr>
            <w:tcW w:w="1151" w:type="dxa"/>
            <w:tcBorders>
              <w:left w:val="nil"/>
              <w:bottom w:val="nil"/>
            </w:tcBorders>
          </w:tcPr>
          <w:p w14:paraId="0F68CAEF" w14:textId="77777777" w:rsidR="002D1F23" w:rsidRPr="003A211B" w:rsidRDefault="002D1F23" w:rsidP="002D1F23">
            <w:pPr>
              <w:pStyle w:val="Absatztextnormal"/>
              <w:spacing w:before="60" w:after="60"/>
              <w:ind w:left="0"/>
            </w:pPr>
          </w:p>
        </w:tc>
        <w:tc>
          <w:tcPr>
            <w:tcW w:w="1012" w:type="dxa"/>
          </w:tcPr>
          <w:p w14:paraId="423DFC7B" w14:textId="77777777" w:rsidR="002D1F23" w:rsidRPr="003A211B" w:rsidRDefault="002D1F23" w:rsidP="002D1F23">
            <w:pPr>
              <w:pStyle w:val="Absatztextnormal"/>
              <w:tabs>
                <w:tab w:val="decimal" w:pos="73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28.350,00 €</w:t>
            </w:r>
            <w:r w:rsidRPr="003A211B">
              <w:rPr>
                <w:rFonts w:cs="Arial"/>
              </w:rPr>
              <w:fldChar w:fldCharType="end"/>
            </w:r>
          </w:p>
        </w:tc>
        <w:tc>
          <w:tcPr>
            <w:tcW w:w="2268" w:type="dxa"/>
            <w:tcBorders>
              <w:bottom w:val="nil"/>
              <w:right w:val="nil"/>
            </w:tcBorders>
          </w:tcPr>
          <w:p w14:paraId="5F0BC35D" w14:textId="77777777" w:rsidR="002D1F23" w:rsidRPr="003A211B" w:rsidRDefault="002D1F23" w:rsidP="002D1F23">
            <w:pPr>
              <w:pStyle w:val="Absatztextnormal"/>
              <w:spacing w:before="60" w:after="60"/>
              <w:ind w:left="0"/>
            </w:pPr>
          </w:p>
        </w:tc>
        <w:tc>
          <w:tcPr>
            <w:tcW w:w="2126" w:type="dxa"/>
            <w:tcBorders>
              <w:left w:val="nil"/>
              <w:bottom w:val="nil"/>
            </w:tcBorders>
          </w:tcPr>
          <w:p w14:paraId="6152A7F7" w14:textId="77777777" w:rsidR="002D1F23" w:rsidRPr="003A211B" w:rsidRDefault="002D1F23" w:rsidP="002D1F23">
            <w:pPr>
              <w:pStyle w:val="Absatztextnormal"/>
              <w:spacing w:before="60" w:after="60"/>
              <w:ind w:left="0"/>
            </w:pPr>
          </w:p>
        </w:tc>
        <w:tc>
          <w:tcPr>
            <w:tcW w:w="1276" w:type="dxa"/>
          </w:tcPr>
          <w:p w14:paraId="3B029F20" w14:textId="77777777" w:rsidR="002D1F23" w:rsidRPr="003A211B" w:rsidRDefault="002D1F23" w:rsidP="002D1F23">
            <w:pPr>
              <w:pStyle w:val="Absatztextnormal"/>
              <w:tabs>
                <w:tab w:val="decimal" w:pos="652"/>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2.000</w:t>
            </w:r>
            <w:r w:rsidRPr="003A211B">
              <w:rPr>
                <w:rFonts w:cs="Arial"/>
                <w:noProof/>
              </w:rPr>
              <w:t>,00 €</w:t>
            </w:r>
            <w:r w:rsidRPr="003A211B">
              <w:rPr>
                <w:rFonts w:cs="Arial"/>
              </w:rPr>
              <w:fldChar w:fldCharType="end"/>
            </w:r>
          </w:p>
        </w:tc>
        <w:tc>
          <w:tcPr>
            <w:tcW w:w="1269" w:type="dxa"/>
          </w:tcPr>
          <w:p w14:paraId="6E9F53C8" w14:textId="77777777" w:rsidR="002D1F23" w:rsidRPr="003A211B" w:rsidRDefault="002D1F23" w:rsidP="002D1F23">
            <w:pPr>
              <w:pStyle w:val="Absatztextnormal"/>
              <w:tabs>
                <w:tab w:val="decimal" w:pos="583"/>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w:t>
            </w:r>
            <w:r w:rsidR="00A56B63" w:rsidRPr="003A211B">
              <w:rPr>
                <w:rFonts w:cs="Arial"/>
                <w:noProof/>
              </w:rPr>
              <w:t>2</w:t>
            </w:r>
            <w:r w:rsidR="00462DC8" w:rsidRPr="003A211B">
              <w:rPr>
                <w:rFonts w:cs="Arial"/>
                <w:noProof/>
              </w:rPr>
              <w:t>.</w:t>
            </w:r>
            <w:r w:rsidR="00A56B63" w:rsidRPr="003A211B">
              <w:rPr>
                <w:rFonts w:cs="Arial"/>
                <w:noProof/>
              </w:rPr>
              <w:t>000</w:t>
            </w:r>
            <w:r w:rsidRPr="003A211B">
              <w:rPr>
                <w:rFonts w:cs="Arial"/>
                <w:noProof/>
              </w:rPr>
              <w:t>,00 €</w:t>
            </w:r>
            <w:r w:rsidRPr="003A211B">
              <w:rPr>
                <w:rFonts w:cs="Arial"/>
              </w:rPr>
              <w:fldChar w:fldCharType="end"/>
            </w:r>
          </w:p>
        </w:tc>
      </w:tr>
    </w:tbl>
    <w:p w14:paraId="40FC43A2" w14:textId="77777777" w:rsidR="001B2A5B" w:rsidRDefault="001B2A5B" w:rsidP="001B2A5B">
      <w:pPr>
        <w:pStyle w:val="Beschriftung"/>
      </w:pPr>
      <w:bookmarkStart w:id="57" w:name="_Toc142565831"/>
      <w:r>
        <w:t xml:space="preserve">Tabelle </w:t>
      </w:r>
      <w:fldSimple w:instr=" SEQ Tabelle \* ARABIC ">
        <w:r w:rsidR="001E2DC0">
          <w:rPr>
            <w:noProof/>
          </w:rPr>
          <w:t>11</w:t>
        </w:r>
      </w:fldSimple>
      <w:r>
        <w:t xml:space="preserve"> Risiken (</w:t>
      </w:r>
      <w:r w:rsidR="001B22ED">
        <w:t>3</w:t>
      </w:r>
      <w:r>
        <w:t>)</w:t>
      </w:r>
      <w:bookmarkEnd w:id="57"/>
    </w:p>
    <w:p w14:paraId="28BB85C7" w14:textId="77777777" w:rsidR="00245416" w:rsidRDefault="00245416" w:rsidP="00245416">
      <w:pPr>
        <w:pStyle w:val="Absatztextnormal"/>
        <w:ind w:left="0"/>
        <w:jc w:val="both"/>
      </w:pPr>
    </w:p>
    <w:p w14:paraId="3D07FAA9" w14:textId="77777777" w:rsidR="00245416" w:rsidRDefault="00245416" w:rsidP="00245416">
      <w:pPr>
        <w:pStyle w:val="Absatztextnormal"/>
        <w:ind w:left="0"/>
        <w:jc w:val="both"/>
      </w:pPr>
    </w:p>
    <w:p w14:paraId="7627F74A" w14:textId="77777777" w:rsidR="00245416" w:rsidRDefault="00245416" w:rsidP="00245416">
      <w:pPr>
        <w:pStyle w:val="Absatztextnormal"/>
        <w:ind w:left="0"/>
        <w:jc w:val="both"/>
      </w:pPr>
    </w:p>
    <w:tbl>
      <w:tblPr>
        <w:tblW w:w="4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1119"/>
        <w:gridCol w:w="1858"/>
        <w:gridCol w:w="1858"/>
        <w:gridCol w:w="1858"/>
      </w:tblGrid>
      <w:tr w:rsidR="00F53C5C" w14:paraId="0F1EDEDA" w14:textId="77777777" w:rsidTr="00A05150">
        <w:trPr>
          <w:tblHeader/>
        </w:trPr>
        <w:tc>
          <w:tcPr>
            <w:tcW w:w="1075" w:type="dxa"/>
            <w:shd w:val="clear" w:color="auto" w:fill="A8D08D"/>
          </w:tcPr>
          <w:p w14:paraId="7646C02D" w14:textId="77777777" w:rsidR="00F53C5C" w:rsidRPr="003A211B" w:rsidRDefault="00F53C5C">
            <w:pPr>
              <w:pStyle w:val="Absatztextnormal"/>
              <w:spacing w:before="120"/>
              <w:ind w:left="0"/>
              <w:rPr>
                <w:b/>
              </w:rPr>
            </w:pPr>
            <w:r w:rsidRPr="003A211B">
              <w:rPr>
                <w:b/>
              </w:rPr>
              <w:t>Nr.</w:t>
            </w:r>
          </w:p>
        </w:tc>
        <w:tc>
          <w:tcPr>
            <w:tcW w:w="1119" w:type="dxa"/>
            <w:shd w:val="clear" w:color="auto" w:fill="A8D08D"/>
          </w:tcPr>
          <w:p w14:paraId="13476693" w14:textId="77777777" w:rsidR="00F53C5C" w:rsidRPr="003A211B" w:rsidRDefault="00F53C5C">
            <w:pPr>
              <w:pStyle w:val="Absatztextnormal"/>
              <w:spacing w:before="120"/>
              <w:ind w:left="0"/>
              <w:rPr>
                <w:b/>
              </w:rPr>
            </w:pPr>
            <w:r w:rsidRPr="003A211B">
              <w:rPr>
                <w:b/>
              </w:rPr>
              <w:t>Risiko</w:t>
            </w:r>
          </w:p>
        </w:tc>
        <w:tc>
          <w:tcPr>
            <w:tcW w:w="1858" w:type="dxa"/>
            <w:shd w:val="clear" w:color="auto" w:fill="A8D08D"/>
          </w:tcPr>
          <w:p w14:paraId="3536E25B" w14:textId="77777777" w:rsidR="00F53C5C" w:rsidRPr="003A211B" w:rsidRDefault="00F53C5C">
            <w:pPr>
              <w:pStyle w:val="Absatztextnormal"/>
              <w:spacing w:before="120"/>
              <w:ind w:left="0"/>
              <w:rPr>
                <w:b/>
              </w:rPr>
            </w:pPr>
            <w:r w:rsidRPr="003A211B">
              <w:rPr>
                <w:b/>
              </w:rPr>
              <w:t xml:space="preserve">Eintrittswahrscheinlichkeit </w:t>
            </w:r>
            <w:r w:rsidRPr="003A211B">
              <w:rPr>
                <w:rFonts w:cs="Arial"/>
              </w:rPr>
              <w:t>(nach Maßnahmen)</w:t>
            </w:r>
          </w:p>
        </w:tc>
        <w:tc>
          <w:tcPr>
            <w:tcW w:w="1858" w:type="dxa"/>
            <w:shd w:val="clear" w:color="auto" w:fill="A8D08D"/>
          </w:tcPr>
          <w:p w14:paraId="15968571" w14:textId="77777777" w:rsidR="00F53C5C" w:rsidRPr="003A211B" w:rsidRDefault="00F53C5C">
            <w:pPr>
              <w:pStyle w:val="Absatztextnormal"/>
              <w:spacing w:before="120"/>
              <w:ind w:left="0"/>
              <w:rPr>
                <w:b/>
              </w:rPr>
            </w:pPr>
            <w:r w:rsidRPr="003A211B">
              <w:rPr>
                <w:b/>
              </w:rPr>
              <w:t xml:space="preserve">Schaden </w:t>
            </w:r>
            <w:r w:rsidRPr="003A211B">
              <w:rPr>
                <w:b/>
              </w:rPr>
              <w:br/>
            </w:r>
            <w:r w:rsidRPr="003A211B">
              <w:rPr>
                <w:rFonts w:cs="Arial"/>
              </w:rPr>
              <w:t>(nach Maßnahmen)</w:t>
            </w:r>
          </w:p>
        </w:tc>
        <w:tc>
          <w:tcPr>
            <w:tcW w:w="1858" w:type="dxa"/>
            <w:shd w:val="clear" w:color="auto" w:fill="A8D08D"/>
          </w:tcPr>
          <w:p w14:paraId="4A8A055C" w14:textId="77777777" w:rsidR="00F53C5C" w:rsidRPr="003A211B" w:rsidRDefault="00F53C5C">
            <w:pPr>
              <w:pStyle w:val="Absatztextnormal"/>
              <w:spacing w:before="120"/>
              <w:ind w:left="0"/>
              <w:rPr>
                <w:b/>
              </w:rPr>
            </w:pPr>
            <w:r w:rsidRPr="003A211B">
              <w:rPr>
                <w:b/>
              </w:rPr>
              <w:t>Risikowert</w:t>
            </w:r>
          </w:p>
          <w:p w14:paraId="2BFC74F0" w14:textId="77777777" w:rsidR="00F53C5C" w:rsidRPr="003A211B" w:rsidRDefault="00F53C5C">
            <w:pPr>
              <w:pStyle w:val="Absatztextnormal"/>
              <w:spacing w:before="120"/>
              <w:ind w:left="0"/>
              <w:rPr>
                <w:b/>
              </w:rPr>
            </w:pPr>
            <w:r w:rsidRPr="003A211B">
              <w:rPr>
                <w:rFonts w:cs="Arial"/>
              </w:rPr>
              <w:t>(nach Maßnahmen)</w:t>
            </w:r>
          </w:p>
        </w:tc>
      </w:tr>
      <w:tr w:rsidR="00F53C5C" w:rsidRPr="00362579" w14:paraId="3BE87B2D" w14:textId="77777777" w:rsidTr="00A05150">
        <w:tc>
          <w:tcPr>
            <w:tcW w:w="1075" w:type="dxa"/>
          </w:tcPr>
          <w:p w14:paraId="2E58057F" w14:textId="77777777" w:rsidR="00F53C5C" w:rsidRPr="003A211B" w:rsidRDefault="00F53C5C" w:rsidP="00731A76">
            <w:pPr>
              <w:pStyle w:val="Absatztextnormal"/>
              <w:ind w:left="0"/>
              <w:rPr>
                <w:noProof/>
              </w:rPr>
            </w:pPr>
            <w:r w:rsidRPr="003A211B">
              <w:rPr>
                <w:noProof/>
              </w:rPr>
              <w:t>R2</w:t>
            </w:r>
          </w:p>
        </w:tc>
        <w:tc>
          <w:tcPr>
            <w:tcW w:w="1119" w:type="dxa"/>
          </w:tcPr>
          <w:p w14:paraId="01D7AABD" w14:textId="77777777" w:rsidR="00F53C5C" w:rsidRPr="003A211B" w:rsidRDefault="00F53C5C" w:rsidP="00731A76">
            <w:pPr>
              <w:rPr>
                <w:rFonts w:cs="Arial"/>
              </w:rPr>
            </w:pPr>
            <w:r w:rsidRPr="003A211B">
              <w:rPr>
                <w:rFonts w:cs="Arial"/>
              </w:rPr>
              <w:t xml:space="preserve">Verletzung </w:t>
            </w:r>
          </w:p>
          <w:p w14:paraId="49BDC0B8" w14:textId="77777777" w:rsidR="00F53C5C" w:rsidRPr="003A211B" w:rsidRDefault="00F53C5C" w:rsidP="00731A76">
            <w:pPr>
              <w:pStyle w:val="Absatztextnormal"/>
              <w:ind w:left="0"/>
              <w:rPr>
                <w:noProof/>
              </w:rPr>
            </w:pPr>
            <w:r w:rsidRPr="003A211B">
              <w:rPr>
                <w:rFonts w:cs="Arial"/>
              </w:rPr>
              <w:t>Datenschutzgesetz</w:t>
            </w:r>
          </w:p>
        </w:tc>
        <w:tc>
          <w:tcPr>
            <w:tcW w:w="1858" w:type="dxa"/>
          </w:tcPr>
          <w:p w14:paraId="0F972532" w14:textId="77777777" w:rsidR="00F53C5C" w:rsidRPr="003A211B" w:rsidRDefault="00F53C5C">
            <w:pPr>
              <w:pStyle w:val="Absatztextnormal"/>
              <w:ind w:left="0"/>
              <w:rPr>
                <w:noProof/>
              </w:rPr>
            </w:pPr>
            <w:r w:rsidRPr="003A211B">
              <w:rPr>
                <w:noProof/>
              </w:rPr>
              <w:t>2,5%</w:t>
            </w:r>
          </w:p>
        </w:tc>
        <w:tc>
          <w:tcPr>
            <w:tcW w:w="1858" w:type="dxa"/>
          </w:tcPr>
          <w:p w14:paraId="347AAB2F" w14:textId="77777777" w:rsidR="00F53C5C" w:rsidRPr="003A211B" w:rsidRDefault="00F53C5C">
            <w:pPr>
              <w:pStyle w:val="Absatztextnormal"/>
              <w:ind w:left="0"/>
              <w:rPr>
                <w:noProof/>
              </w:rPr>
            </w:pPr>
            <w:r w:rsidRPr="003A211B">
              <w:rPr>
                <w:noProof/>
              </w:rPr>
              <w:t>250.000</w:t>
            </w:r>
          </w:p>
        </w:tc>
        <w:tc>
          <w:tcPr>
            <w:tcW w:w="1858" w:type="dxa"/>
          </w:tcPr>
          <w:p w14:paraId="6105F081" w14:textId="77777777" w:rsidR="00F53C5C" w:rsidRPr="003A211B" w:rsidRDefault="00F53C5C">
            <w:pPr>
              <w:pStyle w:val="Absatztextnormal"/>
              <w:tabs>
                <w:tab w:val="decimal" w:pos="1208"/>
              </w:tabs>
              <w:ind w:left="0"/>
              <w:rPr>
                <w:noProof/>
              </w:rPr>
            </w:pPr>
            <w:r w:rsidRPr="003A211B">
              <w:rPr>
                <w:noProof/>
              </w:rPr>
              <w:t>6.250</w:t>
            </w:r>
          </w:p>
        </w:tc>
      </w:tr>
      <w:tr w:rsidR="00F53C5C" w:rsidRPr="00362579" w14:paraId="28CAA277" w14:textId="77777777" w:rsidTr="00A05150">
        <w:tc>
          <w:tcPr>
            <w:tcW w:w="1075" w:type="dxa"/>
          </w:tcPr>
          <w:p w14:paraId="60CA3FEB" w14:textId="77777777" w:rsidR="00F53C5C" w:rsidRPr="003A211B" w:rsidRDefault="00F53C5C">
            <w:pPr>
              <w:pStyle w:val="Absatztextnormal"/>
              <w:ind w:left="0"/>
              <w:rPr>
                <w:noProof/>
              </w:rPr>
            </w:pPr>
            <w:r w:rsidRPr="003A211B">
              <w:rPr>
                <w:noProof/>
              </w:rPr>
              <w:t>R3</w:t>
            </w:r>
          </w:p>
        </w:tc>
        <w:tc>
          <w:tcPr>
            <w:tcW w:w="1119" w:type="dxa"/>
          </w:tcPr>
          <w:p w14:paraId="3E5D920B" w14:textId="77777777" w:rsidR="003178B4" w:rsidRDefault="00F53C5C" w:rsidP="00731A76">
            <w:pPr>
              <w:pStyle w:val="Absatztextnormal"/>
              <w:ind w:left="0"/>
              <w:rPr>
                <w:noProof/>
              </w:rPr>
            </w:pPr>
            <w:r w:rsidRPr="003A211B">
              <w:rPr>
                <w:noProof/>
              </w:rPr>
              <w:t>Vorlage Betriebs</w:t>
            </w:r>
            <w:r w:rsidR="003178B4">
              <w:rPr>
                <w:noProof/>
              </w:rPr>
              <w:t>-</w:t>
            </w:r>
          </w:p>
          <w:p w14:paraId="4A02FAA7" w14:textId="237AF033" w:rsidR="00F53C5C" w:rsidRPr="003A211B" w:rsidRDefault="00F53C5C" w:rsidP="00731A76">
            <w:pPr>
              <w:pStyle w:val="Absatztextnormal"/>
              <w:ind w:left="0"/>
              <w:rPr>
                <w:noProof/>
              </w:rPr>
            </w:pPr>
            <w:r w:rsidRPr="003A211B">
              <w:rPr>
                <w:noProof/>
              </w:rPr>
              <w:t>vertrag</w:t>
            </w:r>
          </w:p>
        </w:tc>
        <w:tc>
          <w:tcPr>
            <w:tcW w:w="1858" w:type="dxa"/>
          </w:tcPr>
          <w:p w14:paraId="6F56C22A" w14:textId="77777777" w:rsidR="00F53C5C" w:rsidRPr="003A211B" w:rsidRDefault="00F53C5C">
            <w:pPr>
              <w:pStyle w:val="Absatztextnormal"/>
              <w:ind w:left="0"/>
              <w:rPr>
                <w:noProof/>
              </w:rPr>
            </w:pPr>
            <w:r w:rsidRPr="003A211B">
              <w:rPr>
                <w:noProof/>
              </w:rPr>
              <w:t>10%</w:t>
            </w:r>
          </w:p>
        </w:tc>
        <w:tc>
          <w:tcPr>
            <w:tcW w:w="1858" w:type="dxa"/>
          </w:tcPr>
          <w:p w14:paraId="6E63BBDE" w14:textId="77777777" w:rsidR="00F53C5C" w:rsidRPr="003A211B" w:rsidRDefault="00F53C5C">
            <w:pPr>
              <w:pStyle w:val="Absatztextnormal"/>
              <w:ind w:left="0"/>
              <w:rPr>
                <w:noProof/>
              </w:rPr>
            </w:pPr>
            <w:r w:rsidRPr="003A211B">
              <w:rPr>
                <w:noProof/>
              </w:rPr>
              <w:t>13.000</w:t>
            </w:r>
          </w:p>
        </w:tc>
        <w:tc>
          <w:tcPr>
            <w:tcW w:w="1858" w:type="dxa"/>
          </w:tcPr>
          <w:p w14:paraId="032B222C" w14:textId="77777777" w:rsidR="00F53C5C" w:rsidRPr="003A211B" w:rsidRDefault="00F53C5C">
            <w:pPr>
              <w:pStyle w:val="Absatztextnormal"/>
              <w:tabs>
                <w:tab w:val="decimal" w:pos="1208"/>
              </w:tabs>
              <w:ind w:left="0"/>
              <w:rPr>
                <w:noProof/>
              </w:rPr>
            </w:pPr>
            <w:r w:rsidRPr="003A211B">
              <w:rPr>
                <w:noProof/>
              </w:rPr>
              <w:t>1.300</w:t>
            </w:r>
          </w:p>
        </w:tc>
      </w:tr>
      <w:tr w:rsidR="00F53C5C" w:rsidRPr="00362579" w14:paraId="48A16DED" w14:textId="77777777" w:rsidTr="00A05150">
        <w:tc>
          <w:tcPr>
            <w:tcW w:w="1075" w:type="dxa"/>
          </w:tcPr>
          <w:p w14:paraId="00C776B8" w14:textId="77777777" w:rsidR="00F53C5C" w:rsidRPr="003A211B" w:rsidRDefault="00F53C5C">
            <w:pPr>
              <w:pStyle w:val="Absatztextnormal"/>
              <w:ind w:left="0"/>
              <w:rPr>
                <w:noProof/>
              </w:rPr>
            </w:pPr>
            <w:r w:rsidRPr="003A211B">
              <w:rPr>
                <w:noProof/>
              </w:rPr>
              <w:t>R6</w:t>
            </w:r>
            <w:r w:rsidRPr="003A211B">
              <w:rPr>
                <w:noProof/>
              </w:rPr>
              <w:fldChar w:fldCharType="begin">
                <w:ffData>
                  <w:name w:val="Text165"/>
                  <w:enabled/>
                  <w:calcOnExit w:val="0"/>
                  <w:textInput/>
                </w:ffData>
              </w:fldChar>
            </w:r>
            <w:r w:rsidRPr="003A211B">
              <w:rPr>
                <w:noProof/>
              </w:rPr>
              <w:instrText xml:space="preserve"> FORMTEXT </w:instrText>
            </w:r>
            <w:r w:rsidR="00000000">
              <w:rPr>
                <w:noProof/>
              </w:rPr>
            </w:r>
            <w:r w:rsidR="00000000">
              <w:rPr>
                <w:noProof/>
              </w:rPr>
              <w:fldChar w:fldCharType="separate"/>
            </w:r>
            <w:r w:rsidRPr="003A211B">
              <w:rPr>
                <w:noProof/>
              </w:rPr>
              <w:fldChar w:fldCharType="end"/>
            </w:r>
          </w:p>
        </w:tc>
        <w:tc>
          <w:tcPr>
            <w:tcW w:w="1119" w:type="dxa"/>
          </w:tcPr>
          <w:p w14:paraId="7F221FE5" w14:textId="77777777" w:rsidR="00F53C5C" w:rsidRPr="003A211B" w:rsidRDefault="00F53C5C">
            <w:pPr>
              <w:pStyle w:val="Absatztextnormal"/>
              <w:ind w:left="0"/>
              <w:rPr>
                <w:noProof/>
              </w:rPr>
            </w:pPr>
            <w:r w:rsidRPr="003A211B">
              <w:rPr>
                <w:rFonts w:cs="Arial"/>
              </w:rPr>
              <w:t>Überarbeitung Netzwerkinfrastruktur</w:t>
            </w:r>
          </w:p>
        </w:tc>
        <w:tc>
          <w:tcPr>
            <w:tcW w:w="1858" w:type="dxa"/>
          </w:tcPr>
          <w:p w14:paraId="5B2E9717" w14:textId="77777777" w:rsidR="00F53C5C" w:rsidRPr="003A211B" w:rsidRDefault="00F53C5C">
            <w:pPr>
              <w:pStyle w:val="Absatztextnormal"/>
              <w:ind w:left="0"/>
              <w:rPr>
                <w:noProof/>
              </w:rPr>
            </w:pPr>
            <w:r w:rsidRPr="003A211B">
              <w:rPr>
                <w:noProof/>
              </w:rPr>
              <w:t>20%</w:t>
            </w:r>
          </w:p>
        </w:tc>
        <w:tc>
          <w:tcPr>
            <w:tcW w:w="1858" w:type="dxa"/>
          </w:tcPr>
          <w:p w14:paraId="25673F53" w14:textId="77777777" w:rsidR="00F53C5C" w:rsidRPr="003A211B" w:rsidRDefault="00F53C5C">
            <w:pPr>
              <w:pStyle w:val="Absatztextnormal"/>
              <w:ind w:left="0"/>
              <w:rPr>
                <w:noProof/>
              </w:rPr>
            </w:pPr>
            <w:r w:rsidRPr="003A211B">
              <w:rPr>
                <w:noProof/>
              </w:rPr>
              <w:t>570</w:t>
            </w:r>
          </w:p>
        </w:tc>
        <w:tc>
          <w:tcPr>
            <w:tcW w:w="1858" w:type="dxa"/>
          </w:tcPr>
          <w:p w14:paraId="04F51132" w14:textId="77777777" w:rsidR="00F53C5C" w:rsidRPr="003A211B" w:rsidRDefault="00F53C5C">
            <w:pPr>
              <w:pStyle w:val="Absatztextnormal"/>
              <w:tabs>
                <w:tab w:val="decimal" w:pos="1208"/>
              </w:tabs>
              <w:ind w:left="0"/>
              <w:rPr>
                <w:noProof/>
              </w:rPr>
            </w:pPr>
            <w:r w:rsidRPr="003A211B">
              <w:rPr>
                <w:noProof/>
              </w:rPr>
              <w:t>114</w:t>
            </w:r>
          </w:p>
        </w:tc>
      </w:tr>
      <w:tr w:rsidR="00F53C5C" w14:paraId="616E25D0" w14:textId="77777777" w:rsidTr="00A05150">
        <w:tc>
          <w:tcPr>
            <w:tcW w:w="1075" w:type="dxa"/>
            <w:tcBorders>
              <w:left w:val="nil"/>
              <w:bottom w:val="nil"/>
              <w:right w:val="nil"/>
            </w:tcBorders>
          </w:tcPr>
          <w:p w14:paraId="0880308B" w14:textId="77777777" w:rsidR="00F53C5C" w:rsidRPr="003A211B" w:rsidRDefault="00F53C5C">
            <w:pPr>
              <w:pStyle w:val="Absatztextnormal"/>
              <w:spacing w:before="60" w:after="60"/>
              <w:ind w:left="0"/>
            </w:pPr>
          </w:p>
        </w:tc>
        <w:tc>
          <w:tcPr>
            <w:tcW w:w="1119" w:type="dxa"/>
            <w:tcBorders>
              <w:left w:val="nil"/>
              <w:bottom w:val="nil"/>
              <w:right w:val="nil"/>
            </w:tcBorders>
          </w:tcPr>
          <w:p w14:paraId="38D30B3B" w14:textId="77777777" w:rsidR="00F53C5C" w:rsidRPr="003A211B" w:rsidRDefault="00F53C5C">
            <w:pPr>
              <w:pStyle w:val="Absatztextnormal"/>
              <w:spacing w:before="60" w:after="60"/>
              <w:ind w:left="0"/>
            </w:pPr>
          </w:p>
        </w:tc>
        <w:tc>
          <w:tcPr>
            <w:tcW w:w="1858" w:type="dxa"/>
            <w:tcBorders>
              <w:left w:val="nil"/>
              <w:bottom w:val="nil"/>
              <w:right w:val="nil"/>
            </w:tcBorders>
          </w:tcPr>
          <w:p w14:paraId="13629BE5" w14:textId="77777777" w:rsidR="00F53C5C" w:rsidRPr="003A211B" w:rsidRDefault="00F53C5C">
            <w:pPr>
              <w:pStyle w:val="Absatztextnormal"/>
              <w:spacing w:before="60" w:after="60"/>
              <w:ind w:left="0"/>
            </w:pPr>
          </w:p>
        </w:tc>
        <w:tc>
          <w:tcPr>
            <w:tcW w:w="1858" w:type="dxa"/>
            <w:tcBorders>
              <w:left w:val="nil"/>
              <w:bottom w:val="nil"/>
            </w:tcBorders>
          </w:tcPr>
          <w:p w14:paraId="49036247" w14:textId="77777777" w:rsidR="00F53C5C" w:rsidRPr="003A211B" w:rsidRDefault="00F53C5C">
            <w:pPr>
              <w:pStyle w:val="Absatztextnormal"/>
              <w:spacing w:before="60" w:after="60"/>
              <w:ind w:left="0"/>
            </w:pPr>
          </w:p>
        </w:tc>
        <w:tc>
          <w:tcPr>
            <w:tcW w:w="1858" w:type="dxa"/>
          </w:tcPr>
          <w:p w14:paraId="21DE1F94" w14:textId="77777777" w:rsidR="00F53C5C" w:rsidRPr="003A211B" w:rsidRDefault="00F53C5C">
            <w:pPr>
              <w:pStyle w:val="Absatztextnormal"/>
              <w:tabs>
                <w:tab w:val="decimal" w:pos="1167"/>
              </w:tabs>
              <w:spacing w:before="60" w:after="60"/>
              <w:ind w:left="0"/>
            </w:pPr>
            <w:r w:rsidRPr="003A211B">
              <w:rPr>
                <w:rFonts w:cs="Arial"/>
              </w:rPr>
              <w:t xml:space="preserve">∑ </w:t>
            </w:r>
            <w:r w:rsidRPr="003A211B">
              <w:rPr>
                <w:rFonts w:cs="Arial"/>
              </w:rPr>
              <w:fldChar w:fldCharType="begin"/>
            </w:r>
            <w:r w:rsidRPr="003A211B">
              <w:rPr>
                <w:rFonts w:cs="Arial"/>
              </w:rPr>
              <w:instrText xml:space="preserve"> =SUM(above) \# "#.##0,00 €;(#.##0,00 €)" </w:instrText>
            </w:r>
            <w:r w:rsidRPr="003A211B">
              <w:rPr>
                <w:rFonts w:cs="Arial"/>
              </w:rPr>
              <w:fldChar w:fldCharType="separate"/>
            </w:r>
            <w:r w:rsidRPr="003A211B">
              <w:rPr>
                <w:rFonts w:cs="Arial"/>
                <w:noProof/>
              </w:rPr>
              <w:t xml:space="preserve">   7.664,00 €</w:t>
            </w:r>
            <w:r w:rsidRPr="003A211B">
              <w:rPr>
                <w:rFonts w:cs="Arial"/>
              </w:rPr>
              <w:fldChar w:fldCharType="end"/>
            </w:r>
          </w:p>
        </w:tc>
      </w:tr>
    </w:tbl>
    <w:p w14:paraId="59AD8D7A" w14:textId="77777777" w:rsidR="00F922A2" w:rsidRDefault="00260D5E" w:rsidP="00260D5E">
      <w:pPr>
        <w:pStyle w:val="Beschriftung"/>
      </w:pPr>
      <w:bookmarkStart w:id="58" w:name="_Toc142565832"/>
      <w:r>
        <w:t xml:space="preserve">Tabelle </w:t>
      </w:r>
      <w:fldSimple w:instr=" SEQ Tabelle \* ARABIC ">
        <w:r w:rsidR="001E2DC0">
          <w:rPr>
            <w:noProof/>
          </w:rPr>
          <w:t>12</w:t>
        </w:r>
      </w:fldSimple>
      <w:r>
        <w:t xml:space="preserve"> Risiken (</w:t>
      </w:r>
      <w:r w:rsidR="001B22ED">
        <w:t>4</w:t>
      </w:r>
      <w:r>
        <w:t>)</w:t>
      </w:r>
      <w:bookmarkEnd w:id="58"/>
    </w:p>
    <w:p w14:paraId="72197741" w14:textId="77777777" w:rsidR="00B15CA3" w:rsidRDefault="00DA450E" w:rsidP="00C83CBF">
      <w:pPr>
        <w:pStyle w:val="berschrift2"/>
      </w:pPr>
      <w:r>
        <w:br w:type="page"/>
      </w:r>
      <w:bookmarkStart w:id="59" w:name="_Toc142565865"/>
      <w:r w:rsidR="00C83CBF">
        <w:lastRenderedPageBreak/>
        <w:t xml:space="preserve">Erfassung und Benennung einer </w:t>
      </w:r>
      <w:r w:rsidR="00B15CA3">
        <w:t>Chance</w:t>
      </w:r>
      <w:bookmarkEnd w:id="59"/>
    </w:p>
    <w:p w14:paraId="3BC26F5D" w14:textId="77777777" w:rsidR="00DA450E" w:rsidRPr="00157A8F" w:rsidRDefault="00DA450E"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1"/>
        <w:gridCol w:w="1663"/>
        <w:gridCol w:w="3181"/>
        <w:gridCol w:w="835"/>
        <w:gridCol w:w="3042"/>
      </w:tblGrid>
      <w:tr w:rsidR="00B15CA3" w:rsidRPr="00157A8F" w14:paraId="14CEC50C" w14:textId="77777777" w:rsidTr="004F3896">
        <w:trPr>
          <w:cantSplit/>
          <w:tblHeader/>
        </w:trPr>
        <w:tc>
          <w:tcPr>
            <w:tcW w:w="817" w:type="dxa"/>
            <w:shd w:val="clear" w:color="auto" w:fill="A8D08D"/>
          </w:tcPr>
          <w:p w14:paraId="2D37156F" w14:textId="77777777" w:rsidR="00B15CA3" w:rsidRPr="003A211B" w:rsidRDefault="00B15CA3" w:rsidP="00C0491E">
            <w:pPr>
              <w:spacing w:before="120"/>
              <w:ind w:left="113"/>
              <w:rPr>
                <w:rFonts w:cs="Arial"/>
                <w:b/>
              </w:rPr>
            </w:pPr>
            <w:r w:rsidRPr="003A211B">
              <w:rPr>
                <w:rFonts w:cs="Arial"/>
                <w:b/>
              </w:rPr>
              <w:t>Nr.</w:t>
            </w:r>
          </w:p>
        </w:tc>
        <w:tc>
          <w:tcPr>
            <w:tcW w:w="1701" w:type="dxa"/>
            <w:shd w:val="clear" w:color="auto" w:fill="A8D08D"/>
          </w:tcPr>
          <w:p w14:paraId="353E0437" w14:textId="77777777" w:rsidR="00B15CA3" w:rsidRPr="003A211B" w:rsidRDefault="00B15CA3" w:rsidP="00C0491E">
            <w:pPr>
              <w:spacing w:before="120"/>
              <w:ind w:left="113"/>
              <w:rPr>
                <w:rFonts w:cs="Arial"/>
                <w:b/>
              </w:rPr>
            </w:pPr>
            <w:r w:rsidRPr="003A211B">
              <w:rPr>
                <w:rFonts w:cs="Arial"/>
                <w:b/>
              </w:rPr>
              <w:t>Chancenbezeichnung</w:t>
            </w:r>
          </w:p>
        </w:tc>
        <w:tc>
          <w:tcPr>
            <w:tcW w:w="3260" w:type="dxa"/>
            <w:tcBorders>
              <w:bottom w:val="single" w:sz="4" w:space="0" w:color="auto"/>
            </w:tcBorders>
            <w:shd w:val="clear" w:color="auto" w:fill="A8D08D"/>
          </w:tcPr>
          <w:p w14:paraId="273470FF" w14:textId="77777777" w:rsidR="00B15CA3" w:rsidRPr="003A211B" w:rsidRDefault="00B15CA3" w:rsidP="00C0491E">
            <w:pPr>
              <w:spacing w:before="120"/>
              <w:ind w:left="113"/>
              <w:rPr>
                <w:rFonts w:cs="Arial"/>
                <w:b/>
              </w:rPr>
            </w:pPr>
            <w:r w:rsidRPr="003A211B">
              <w:rPr>
                <w:rFonts w:cs="Arial"/>
                <w:b/>
              </w:rPr>
              <w:t>Beschreibung</w:t>
            </w:r>
          </w:p>
          <w:p w14:paraId="21DFB743" w14:textId="77777777" w:rsidR="00B15CA3" w:rsidRPr="003A211B" w:rsidRDefault="00B15CA3" w:rsidP="00C0491E">
            <w:pPr>
              <w:ind w:left="113"/>
              <w:rPr>
                <w:rFonts w:cs="Arial"/>
              </w:rPr>
            </w:pPr>
          </w:p>
        </w:tc>
        <w:tc>
          <w:tcPr>
            <w:tcW w:w="851" w:type="dxa"/>
            <w:tcBorders>
              <w:bottom w:val="single" w:sz="4" w:space="0" w:color="auto"/>
            </w:tcBorders>
            <w:shd w:val="clear" w:color="auto" w:fill="A8D08D"/>
          </w:tcPr>
          <w:p w14:paraId="1E8649E7" w14:textId="77777777" w:rsidR="00B15CA3" w:rsidRPr="003A211B" w:rsidRDefault="00B15CA3" w:rsidP="00C0491E">
            <w:pPr>
              <w:spacing w:before="120"/>
              <w:ind w:left="113"/>
              <w:rPr>
                <w:rFonts w:cs="Arial"/>
                <w:b/>
              </w:rPr>
            </w:pPr>
            <w:r w:rsidRPr="003A211B">
              <w:rPr>
                <w:rFonts w:cs="Arial"/>
                <w:b/>
              </w:rPr>
              <w:t>Art</w:t>
            </w:r>
          </w:p>
        </w:tc>
        <w:tc>
          <w:tcPr>
            <w:tcW w:w="3117" w:type="dxa"/>
            <w:shd w:val="clear" w:color="auto" w:fill="A8D08D"/>
          </w:tcPr>
          <w:p w14:paraId="20CDDE1D" w14:textId="77777777" w:rsidR="00B15CA3" w:rsidRPr="003A211B" w:rsidRDefault="00B15CA3" w:rsidP="00C0491E">
            <w:pPr>
              <w:spacing w:before="120"/>
              <w:ind w:left="113"/>
              <w:rPr>
                <w:rFonts w:cs="Arial"/>
                <w:b/>
              </w:rPr>
            </w:pPr>
            <w:r w:rsidRPr="003A211B">
              <w:rPr>
                <w:rFonts w:cs="Arial"/>
                <w:b/>
              </w:rPr>
              <w:t>Ursache</w:t>
            </w:r>
          </w:p>
        </w:tc>
      </w:tr>
      <w:tr w:rsidR="00B15CA3" w:rsidRPr="00157A8F" w14:paraId="22CA81C6" w14:textId="77777777" w:rsidTr="004F3896">
        <w:trPr>
          <w:cantSplit/>
        </w:trPr>
        <w:tc>
          <w:tcPr>
            <w:tcW w:w="817" w:type="dxa"/>
          </w:tcPr>
          <w:p w14:paraId="5B6A0DE9" w14:textId="77777777" w:rsidR="00B15CA3" w:rsidRPr="003A211B" w:rsidRDefault="006C5C4B" w:rsidP="00C0491E">
            <w:pPr>
              <w:pStyle w:val="Absatztextnormal"/>
              <w:ind w:left="0"/>
              <w:jc w:val="both"/>
            </w:pPr>
            <w:r w:rsidRPr="003A211B">
              <w:t>1</w:t>
            </w:r>
          </w:p>
        </w:tc>
        <w:tc>
          <w:tcPr>
            <w:tcW w:w="1701" w:type="dxa"/>
          </w:tcPr>
          <w:p w14:paraId="4F3C80C2" w14:textId="77777777" w:rsidR="00CE2FEC" w:rsidRDefault="006C5C4B" w:rsidP="005C4728">
            <w:pPr>
              <w:rPr>
                <w:rFonts w:cs="Arial"/>
              </w:rPr>
            </w:pPr>
            <w:r w:rsidRPr="003A211B">
              <w:rPr>
                <w:rFonts w:cs="Arial"/>
              </w:rPr>
              <w:t>Prozess</w:t>
            </w:r>
            <w:r w:rsidR="00CE2FEC">
              <w:rPr>
                <w:rFonts w:cs="Arial"/>
              </w:rPr>
              <w:t xml:space="preserve">-  </w:t>
            </w:r>
          </w:p>
          <w:p w14:paraId="0EA49876" w14:textId="7F934149" w:rsidR="00B15CA3" w:rsidRPr="003A211B" w:rsidRDefault="006C5C4B" w:rsidP="005C4728">
            <w:pPr>
              <w:rPr>
                <w:rFonts w:cs="Arial"/>
              </w:rPr>
            </w:pPr>
            <w:proofErr w:type="spellStart"/>
            <w:r w:rsidRPr="003A211B">
              <w:rPr>
                <w:rFonts w:cs="Arial"/>
              </w:rPr>
              <w:t>dokumentation</w:t>
            </w:r>
            <w:proofErr w:type="spellEnd"/>
            <w:r w:rsidRPr="003A211B">
              <w:rPr>
                <w:rFonts w:cs="Arial"/>
              </w:rPr>
              <w:t xml:space="preserve"> </w:t>
            </w:r>
          </w:p>
        </w:tc>
        <w:tc>
          <w:tcPr>
            <w:tcW w:w="3260" w:type="dxa"/>
            <w:shd w:val="clear" w:color="auto" w:fill="auto"/>
          </w:tcPr>
          <w:p w14:paraId="5B79A129" w14:textId="559A967A" w:rsidR="00B15CA3" w:rsidRPr="003A211B" w:rsidRDefault="006A0B72" w:rsidP="005C4728">
            <w:pPr>
              <w:rPr>
                <w:rFonts w:cs="Arial"/>
                <w:noProof/>
              </w:rPr>
            </w:pPr>
            <w:r w:rsidRPr="006A0B72">
              <w:rPr>
                <w:rFonts w:cs="Arial"/>
              </w:rPr>
              <w:t>Die Analysephase wird erleichtert und Aufwände reduziert, wenn eine qualitativ hochwertige Prozessdokumentation bereits in der Bank vorhanden ist. Dies ermöglicht die Einhaltung der Terminziele.</w:t>
            </w:r>
          </w:p>
        </w:tc>
        <w:tc>
          <w:tcPr>
            <w:tcW w:w="851" w:type="dxa"/>
            <w:shd w:val="clear" w:color="auto" w:fill="auto"/>
          </w:tcPr>
          <w:p w14:paraId="642887DF" w14:textId="63063C6C" w:rsidR="00B15CA3" w:rsidRPr="003A211B" w:rsidRDefault="005C4728" w:rsidP="005C4728">
            <w:pPr>
              <w:rPr>
                <w:rFonts w:cs="Arial"/>
                <w:noProof/>
              </w:rPr>
            </w:pPr>
            <w:r>
              <w:rPr>
                <w:rFonts w:cs="Arial"/>
                <w:noProof/>
              </w:rPr>
              <w:t>Zeit, Ressourcen</w:t>
            </w:r>
          </w:p>
        </w:tc>
        <w:tc>
          <w:tcPr>
            <w:tcW w:w="3117" w:type="dxa"/>
          </w:tcPr>
          <w:p w14:paraId="01F15806" w14:textId="77777777" w:rsidR="00B15CA3" w:rsidRPr="003A211B" w:rsidRDefault="004F3896" w:rsidP="005C4728">
            <w:pPr>
              <w:rPr>
                <w:rFonts w:cs="Arial"/>
              </w:rPr>
            </w:pPr>
            <w:r w:rsidRPr="003A211B">
              <w:rPr>
                <w:rFonts w:cs="Arial"/>
                <w:noProof/>
              </w:rPr>
              <w:t>Eine qualitativ gute Prozessdokumentation existiert bereits in der Bank.</w:t>
            </w:r>
          </w:p>
        </w:tc>
      </w:tr>
    </w:tbl>
    <w:p w14:paraId="4DE1471F" w14:textId="77777777" w:rsidR="00DA450E" w:rsidRDefault="00DA450E" w:rsidP="00DA450E">
      <w:pPr>
        <w:pStyle w:val="Beschriftung"/>
      </w:pPr>
      <w:bookmarkStart w:id="60" w:name="_Toc142565833"/>
      <w:r>
        <w:t xml:space="preserve">Tabelle </w:t>
      </w:r>
      <w:fldSimple w:instr=" SEQ Tabelle \* ARABIC ">
        <w:r w:rsidR="001E2DC0">
          <w:rPr>
            <w:noProof/>
          </w:rPr>
          <w:t>13</w:t>
        </w:r>
      </w:fldSimple>
      <w:r>
        <w:t xml:space="preserve"> Chancen (1)</w:t>
      </w:r>
      <w:bookmarkEnd w:id="60"/>
    </w:p>
    <w:p w14:paraId="567257F6" w14:textId="77777777" w:rsidR="00B15CA3" w:rsidRDefault="00B15CA3" w:rsidP="00B15CA3"/>
    <w:p w14:paraId="7BA56130" w14:textId="77777777" w:rsidR="00B15CA3" w:rsidRPr="00157A8F" w:rsidRDefault="00B15CA3" w:rsidP="00B15CA3">
      <w:pPr>
        <w:rPr>
          <w:sz w:val="22"/>
          <w:szCs w:val="22"/>
        </w:rPr>
      </w:pPr>
    </w:p>
    <w:tbl>
      <w:tblPr>
        <w:tblW w:w="49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40"/>
        <w:gridCol w:w="1597"/>
        <w:gridCol w:w="1855"/>
        <w:gridCol w:w="1569"/>
        <w:gridCol w:w="3561"/>
      </w:tblGrid>
      <w:tr w:rsidR="00B15CA3" w:rsidRPr="00157A8F" w14:paraId="1550C0FC" w14:textId="77777777" w:rsidTr="005C4728">
        <w:trPr>
          <w:cantSplit/>
          <w:tblHeader/>
        </w:trPr>
        <w:tc>
          <w:tcPr>
            <w:tcW w:w="940" w:type="dxa"/>
            <w:shd w:val="clear" w:color="auto" w:fill="A8D08D"/>
          </w:tcPr>
          <w:p w14:paraId="128E7310" w14:textId="77777777" w:rsidR="00B15CA3" w:rsidRPr="003A211B" w:rsidRDefault="00B15CA3" w:rsidP="00C0491E">
            <w:pPr>
              <w:spacing w:before="120"/>
              <w:ind w:left="113"/>
              <w:rPr>
                <w:rFonts w:cs="Arial"/>
                <w:b/>
              </w:rPr>
            </w:pPr>
            <w:r w:rsidRPr="003A211B">
              <w:rPr>
                <w:rFonts w:cs="Arial"/>
                <w:b/>
              </w:rPr>
              <w:t>Nr.</w:t>
            </w:r>
          </w:p>
        </w:tc>
        <w:tc>
          <w:tcPr>
            <w:tcW w:w="1597" w:type="dxa"/>
            <w:shd w:val="clear" w:color="auto" w:fill="A8D08D"/>
          </w:tcPr>
          <w:p w14:paraId="7DE0F3C4" w14:textId="40DBB1A9" w:rsidR="00B15CA3" w:rsidRPr="003A211B" w:rsidRDefault="00B15CA3" w:rsidP="00C0491E">
            <w:pPr>
              <w:spacing w:before="120"/>
              <w:ind w:left="113"/>
              <w:rPr>
                <w:rFonts w:cs="Arial"/>
                <w:b/>
              </w:rPr>
            </w:pPr>
            <w:r w:rsidRPr="003A211B">
              <w:rPr>
                <w:rFonts w:cs="Arial"/>
                <w:b/>
              </w:rPr>
              <w:t>Eintrittswahrscheinlichkeit</w:t>
            </w:r>
          </w:p>
        </w:tc>
        <w:tc>
          <w:tcPr>
            <w:tcW w:w="1855" w:type="dxa"/>
            <w:shd w:val="clear" w:color="auto" w:fill="A8D08D"/>
          </w:tcPr>
          <w:p w14:paraId="39F4A6EE" w14:textId="77777777" w:rsidR="00B15CA3" w:rsidRPr="003A211B" w:rsidRDefault="00B15CA3" w:rsidP="00C0491E">
            <w:pPr>
              <w:spacing w:before="120"/>
              <w:ind w:left="113"/>
              <w:rPr>
                <w:rFonts w:cs="Arial"/>
                <w:b/>
              </w:rPr>
            </w:pPr>
            <w:r w:rsidRPr="003A211B">
              <w:rPr>
                <w:rFonts w:cs="Arial"/>
                <w:b/>
              </w:rPr>
              <w:t>Auswirkungen / Chancenhöhe</w:t>
            </w:r>
          </w:p>
        </w:tc>
        <w:tc>
          <w:tcPr>
            <w:tcW w:w="1569" w:type="dxa"/>
            <w:shd w:val="clear" w:color="auto" w:fill="A8D08D"/>
          </w:tcPr>
          <w:p w14:paraId="79B4D4B2" w14:textId="77777777" w:rsidR="00B15CA3" w:rsidRPr="003A211B" w:rsidRDefault="00B15CA3" w:rsidP="00C0491E">
            <w:pPr>
              <w:spacing w:before="120"/>
              <w:ind w:left="113"/>
              <w:rPr>
                <w:rFonts w:cs="Arial"/>
                <w:b/>
              </w:rPr>
            </w:pPr>
            <w:r w:rsidRPr="003A211B">
              <w:rPr>
                <w:rFonts w:cs="Arial"/>
                <w:b/>
              </w:rPr>
              <w:t>Chancenwert</w:t>
            </w:r>
          </w:p>
        </w:tc>
        <w:tc>
          <w:tcPr>
            <w:tcW w:w="3561" w:type="dxa"/>
            <w:shd w:val="clear" w:color="auto" w:fill="A8D08D"/>
          </w:tcPr>
          <w:p w14:paraId="2950A182" w14:textId="77777777" w:rsidR="00B15CA3" w:rsidRPr="003A211B" w:rsidRDefault="00B15CA3" w:rsidP="00C0491E">
            <w:pPr>
              <w:spacing w:before="120"/>
              <w:ind w:left="113"/>
              <w:rPr>
                <w:rFonts w:cs="Arial"/>
                <w:b/>
              </w:rPr>
            </w:pPr>
            <w:r w:rsidRPr="003A211B">
              <w:rPr>
                <w:rFonts w:cs="Arial"/>
                <w:b/>
              </w:rPr>
              <w:t>Maßnahmen</w:t>
            </w:r>
            <w:r w:rsidR="00245416" w:rsidRPr="003A211B">
              <w:rPr>
                <w:rFonts w:cs="Arial"/>
                <w:b/>
              </w:rPr>
              <w:t xml:space="preserve"> und Wirkung</w:t>
            </w:r>
          </w:p>
        </w:tc>
      </w:tr>
      <w:tr w:rsidR="00B15CA3" w:rsidRPr="00157A8F" w14:paraId="7BBF38B0" w14:textId="77777777" w:rsidTr="005C4728">
        <w:trPr>
          <w:cantSplit/>
        </w:trPr>
        <w:tc>
          <w:tcPr>
            <w:tcW w:w="940" w:type="dxa"/>
          </w:tcPr>
          <w:p w14:paraId="56084555" w14:textId="77777777" w:rsidR="00B15CA3" w:rsidRPr="003A211B" w:rsidRDefault="00481C85" w:rsidP="00C0491E">
            <w:pPr>
              <w:ind w:left="113"/>
              <w:rPr>
                <w:rFonts w:cs="Arial"/>
              </w:rPr>
            </w:pPr>
            <w:r w:rsidRPr="003A211B">
              <w:rPr>
                <w:rFonts w:cs="Arial"/>
              </w:rPr>
              <w:t>1</w:t>
            </w:r>
          </w:p>
        </w:tc>
        <w:tc>
          <w:tcPr>
            <w:tcW w:w="1597" w:type="dxa"/>
          </w:tcPr>
          <w:p w14:paraId="1658BA27" w14:textId="77777777" w:rsidR="00B15CA3" w:rsidRPr="003A211B" w:rsidRDefault="004F3896" w:rsidP="00C0491E">
            <w:pPr>
              <w:ind w:left="113"/>
              <w:rPr>
                <w:rFonts w:cs="Arial"/>
              </w:rPr>
            </w:pPr>
            <w:r w:rsidRPr="003A211B">
              <w:rPr>
                <w:rFonts w:cs="Arial"/>
              </w:rPr>
              <w:t>35</w:t>
            </w:r>
            <w:r w:rsidR="00481C85" w:rsidRPr="003A211B">
              <w:rPr>
                <w:rFonts w:cs="Arial"/>
              </w:rPr>
              <w:t>%</w:t>
            </w:r>
          </w:p>
        </w:tc>
        <w:tc>
          <w:tcPr>
            <w:tcW w:w="1855" w:type="dxa"/>
          </w:tcPr>
          <w:p w14:paraId="64EA2FB3" w14:textId="431F08AF" w:rsidR="00B15CA3" w:rsidRPr="003A211B" w:rsidRDefault="004F3896" w:rsidP="005C4728">
            <w:pPr>
              <w:rPr>
                <w:rFonts w:cs="Arial"/>
              </w:rPr>
            </w:pPr>
            <w:r w:rsidRPr="003A211B">
              <w:rPr>
                <w:rFonts w:cs="Arial"/>
              </w:rPr>
              <w:t xml:space="preserve">4 </w:t>
            </w:r>
            <w:r w:rsidR="00481C85" w:rsidRPr="003A211B">
              <w:rPr>
                <w:rFonts w:cs="Arial"/>
              </w:rPr>
              <w:t xml:space="preserve">PT in der </w:t>
            </w:r>
            <w:r w:rsidRPr="003A211B">
              <w:rPr>
                <w:rFonts w:cs="Arial"/>
              </w:rPr>
              <w:t xml:space="preserve">Analyse-Phase: </w:t>
            </w:r>
            <w:r w:rsidR="00E745AC">
              <w:rPr>
                <w:rFonts w:cs="Arial"/>
              </w:rPr>
              <w:t>1</w:t>
            </w:r>
            <w:r w:rsidRPr="003A211B">
              <w:rPr>
                <w:rFonts w:cs="Arial"/>
              </w:rPr>
              <w:t>.7</w:t>
            </w:r>
            <w:r w:rsidR="00E745AC">
              <w:rPr>
                <w:rFonts w:cs="Arial"/>
              </w:rPr>
              <w:t>60</w:t>
            </w:r>
            <w:r w:rsidRPr="003A211B">
              <w:rPr>
                <w:rFonts w:cs="Arial"/>
              </w:rPr>
              <w:t xml:space="preserve"> €</w:t>
            </w:r>
          </w:p>
        </w:tc>
        <w:tc>
          <w:tcPr>
            <w:tcW w:w="1569" w:type="dxa"/>
          </w:tcPr>
          <w:p w14:paraId="0734D573" w14:textId="326CC4E9" w:rsidR="00B15CA3" w:rsidRPr="003A211B" w:rsidRDefault="00E745AC" w:rsidP="005C4728">
            <w:pPr>
              <w:rPr>
                <w:rFonts w:cs="Arial"/>
              </w:rPr>
            </w:pPr>
            <w:r>
              <w:rPr>
                <w:rFonts w:cs="Arial"/>
              </w:rPr>
              <w:t>500</w:t>
            </w:r>
            <w:r w:rsidR="004F3896" w:rsidRPr="003A211B">
              <w:rPr>
                <w:rFonts w:cs="Arial"/>
              </w:rPr>
              <w:t xml:space="preserve"> €</w:t>
            </w:r>
          </w:p>
        </w:tc>
        <w:tc>
          <w:tcPr>
            <w:tcW w:w="3561" w:type="dxa"/>
          </w:tcPr>
          <w:p w14:paraId="10ED5414" w14:textId="77777777" w:rsidR="00B15CA3" w:rsidRPr="003A211B" w:rsidRDefault="000A4B2A" w:rsidP="005C4728">
            <w:pPr>
              <w:rPr>
                <w:rFonts w:cs="Arial"/>
              </w:rPr>
            </w:pPr>
            <w:r w:rsidRPr="003A211B">
              <w:rPr>
                <w:rFonts w:cs="Arial"/>
              </w:rPr>
              <w:t>Verantwortliche seitens der Bank mit einbeziehen. Aufwand reduziert sich und Analyse-Phase wird vereinfacht. Die Terminziele werden eingehalten.</w:t>
            </w:r>
          </w:p>
        </w:tc>
      </w:tr>
      <w:tr w:rsidR="00B15CA3" w:rsidRPr="00157A8F" w14:paraId="1CC546A6" w14:textId="77777777" w:rsidTr="005C4728">
        <w:tc>
          <w:tcPr>
            <w:tcW w:w="940" w:type="dxa"/>
          </w:tcPr>
          <w:p w14:paraId="7B142D06" w14:textId="77777777" w:rsidR="00B15CA3" w:rsidRPr="003A211B" w:rsidRDefault="00B15CA3" w:rsidP="00C0491E">
            <w:pPr>
              <w:ind w:left="113"/>
              <w:rPr>
                <w:rFonts w:cs="Arial"/>
              </w:rPr>
            </w:pPr>
          </w:p>
        </w:tc>
        <w:tc>
          <w:tcPr>
            <w:tcW w:w="1597" w:type="dxa"/>
          </w:tcPr>
          <w:p w14:paraId="50103B09" w14:textId="77777777" w:rsidR="00B15CA3" w:rsidRPr="003A211B" w:rsidRDefault="00B15CA3" w:rsidP="00C0491E">
            <w:pPr>
              <w:ind w:left="113"/>
              <w:rPr>
                <w:rFonts w:cs="Arial"/>
              </w:rPr>
            </w:pPr>
          </w:p>
        </w:tc>
        <w:tc>
          <w:tcPr>
            <w:tcW w:w="1855" w:type="dxa"/>
          </w:tcPr>
          <w:p w14:paraId="19B5ABDA" w14:textId="77777777" w:rsidR="00B15CA3" w:rsidRPr="003A211B" w:rsidRDefault="00B15CA3" w:rsidP="00C0491E">
            <w:pPr>
              <w:ind w:left="113"/>
              <w:jc w:val="right"/>
              <w:rPr>
                <w:rFonts w:cs="Arial"/>
              </w:rPr>
            </w:pPr>
            <w:r w:rsidRPr="003A211B">
              <w:rPr>
                <w:rFonts w:cs="Arial"/>
              </w:rPr>
              <w:t>Summe</w:t>
            </w:r>
          </w:p>
        </w:tc>
        <w:tc>
          <w:tcPr>
            <w:tcW w:w="5130" w:type="dxa"/>
            <w:gridSpan w:val="2"/>
          </w:tcPr>
          <w:p w14:paraId="698E8D07" w14:textId="1E6EA91E" w:rsidR="00B15CA3" w:rsidRPr="003A211B" w:rsidRDefault="00E745AC" w:rsidP="00C0491E">
            <w:pPr>
              <w:tabs>
                <w:tab w:val="decimal" w:pos="1163"/>
              </w:tabs>
              <w:ind w:left="113"/>
              <w:rPr>
                <w:rFonts w:cs="Arial"/>
              </w:rPr>
            </w:pPr>
            <w:r>
              <w:rPr>
                <w:rFonts w:cs="Arial"/>
              </w:rPr>
              <w:t>500</w:t>
            </w:r>
            <w:r w:rsidR="000A4B2A" w:rsidRPr="003A211B">
              <w:rPr>
                <w:rFonts w:cs="Arial"/>
              </w:rPr>
              <w:t xml:space="preserve"> €</w:t>
            </w:r>
          </w:p>
        </w:tc>
      </w:tr>
    </w:tbl>
    <w:p w14:paraId="57340081" w14:textId="77777777" w:rsidR="00B15CA3" w:rsidRDefault="00B15CA3" w:rsidP="00B15CA3">
      <w:pPr>
        <w:pStyle w:val="Beschriftung"/>
      </w:pPr>
      <w:bookmarkStart w:id="61" w:name="_Toc142565834"/>
      <w:r>
        <w:t xml:space="preserve">Tabelle </w:t>
      </w:r>
      <w:fldSimple w:instr=" SEQ Tabelle \* ARABIC ">
        <w:r w:rsidR="001E2DC0">
          <w:rPr>
            <w:noProof/>
          </w:rPr>
          <w:t>14</w:t>
        </w:r>
      </w:fldSimple>
      <w:r>
        <w:t xml:space="preserve"> Chancen</w:t>
      </w:r>
      <w:r w:rsidR="00DA450E">
        <w:t xml:space="preserve"> (2)</w:t>
      </w:r>
      <w:bookmarkEnd w:id="61"/>
    </w:p>
    <w:p w14:paraId="01044988" w14:textId="77777777" w:rsidR="00B15CA3" w:rsidRPr="005466BF" w:rsidRDefault="00B15CA3" w:rsidP="00B15CA3">
      <w:pPr>
        <w:rPr>
          <w:sz w:val="22"/>
          <w:szCs w:val="22"/>
        </w:rPr>
      </w:pPr>
    </w:p>
    <w:p w14:paraId="1C8592C4" w14:textId="77777777" w:rsidR="00FD7BFB" w:rsidRPr="001B22ED" w:rsidRDefault="00582DD9" w:rsidP="00C731A5">
      <w:pPr>
        <w:pStyle w:val="berschrift1"/>
        <w:rPr>
          <w:sz w:val="22"/>
          <w:szCs w:val="22"/>
        </w:rPr>
      </w:pPr>
      <w:r>
        <w:br w:type="page"/>
      </w:r>
      <w:bookmarkStart w:id="62" w:name="_Toc142565866"/>
      <w:r w:rsidR="00FD7BFB" w:rsidRPr="00FD7BFB">
        <w:lastRenderedPageBreak/>
        <w:t>Projektdesign 04.05.01</w:t>
      </w:r>
      <w:bookmarkEnd w:id="62"/>
    </w:p>
    <w:p w14:paraId="4B5C310F" w14:textId="77777777" w:rsidR="00FD7BFB" w:rsidRDefault="00FD7BFB" w:rsidP="003521B7">
      <w:pPr>
        <w:pStyle w:val="berschrift2"/>
      </w:pPr>
      <w:bookmarkStart w:id="63" w:name="_Toc142565867"/>
      <w:r>
        <w:t>Erfolgskriterien</w:t>
      </w:r>
      <w:bookmarkEnd w:id="63"/>
    </w:p>
    <w:p w14:paraId="4F80B89E" w14:textId="274BA239" w:rsidR="009143A0" w:rsidRPr="009143A0" w:rsidRDefault="009143A0" w:rsidP="009143A0">
      <w:pPr>
        <w:rPr>
          <w:sz w:val="22"/>
          <w:szCs w:val="22"/>
        </w:rPr>
      </w:pPr>
      <w:r w:rsidRPr="009143A0">
        <w:rPr>
          <w:sz w:val="22"/>
          <w:szCs w:val="22"/>
        </w:rPr>
        <w:t xml:space="preserve">Bei dem Projekt „Servicemigration IT-Servicecenter“ geht es um die Einführung standardisierter Service- und Betriebsprozesse in der IT-Abteilung der </w:t>
      </w:r>
      <w:proofErr w:type="spellStart"/>
      <w:r w:rsidRPr="009143A0">
        <w:rPr>
          <w:sz w:val="22"/>
          <w:szCs w:val="22"/>
        </w:rPr>
        <w:t>Beckedorfer</w:t>
      </w:r>
      <w:proofErr w:type="spellEnd"/>
      <w:r w:rsidRPr="009143A0">
        <w:rPr>
          <w:sz w:val="22"/>
          <w:szCs w:val="22"/>
        </w:rPr>
        <w:t xml:space="preserve"> Bank, durch die </w:t>
      </w:r>
      <w:r w:rsidR="00143F1B">
        <w:rPr>
          <w:sz w:val="22"/>
          <w:szCs w:val="22"/>
        </w:rPr>
        <w:t>ABC</w:t>
      </w:r>
      <w:r w:rsidRPr="009143A0">
        <w:rPr>
          <w:sz w:val="22"/>
          <w:szCs w:val="22"/>
        </w:rPr>
        <w:t xml:space="preserve"> GmbH.</w:t>
      </w:r>
    </w:p>
    <w:p w14:paraId="1F5BD830" w14:textId="2BC1694B" w:rsidR="009143A0" w:rsidRPr="009143A0" w:rsidRDefault="009143A0" w:rsidP="009143A0">
      <w:pPr>
        <w:rPr>
          <w:sz w:val="22"/>
          <w:szCs w:val="22"/>
        </w:rPr>
      </w:pPr>
      <w:r w:rsidRPr="009143A0">
        <w:rPr>
          <w:sz w:val="22"/>
          <w:szCs w:val="22"/>
        </w:rPr>
        <w:t xml:space="preserve">Durch die Einführung werden Aufgaben und Prozesse der IT-Abteilung der Bank an die </w:t>
      </w:r>
      <w:r w:rsidR="00143F1B">
        <w:rPr>
          <w:sz w:val="22"/>
          <w:szCs w:val="22"/>
        </w:rPr>
        <w:t>ABC</w:t>
      </w:r>
      <w:r w:rsidRPr="009143A0">
        <w:rPr>
          <w:sz w:val="22"/>
          <w:szCs w:val="22"/>
        </w:rPr>
        <w:t xml:space="preserve"> GmbH teils übertragen, neu strukturiert und gegebenenfalls erweitert.</w:t>
      </w:r>
    </w:p>
    <w:p w14:paraId="6168CEEB" w14:textId="77777777" w:rsidR="009143A0" w:rsidRDefault="009143A0" w:rsidP="009143A0">
      <w:pPr>
        <w:rPr>
          <w:sz w:val="22"/>
          <w:szCs w:val="22"/>
        </w:rPr>
      </w:pPr>
      <w:r w:rsidRPr="009143A0">
        <w:rPr>
          <w:sz w:val="22"/>
          <w:szCs w:val="22"/>
        </w:rPr>
        <w:t xml:space="preserve">Herausfordernd ist in diesem Projekt, dass Mitarbeiter der IT-Abteilung der Bank innerhalb der </w:t>
      </w:r>
    </w:p>
    <w:p w14:paraId="7D6E50CD" w14:textId="0CD6E604" w:rsidR="009143A0" w:rsidRPr="009143A0" w:rsidRDefault="009143A0" w:rsidP="009143A0">
      <w:pPr>
        <w:rPr>
          <w:sz w:val="22"/>
          <w:szCs w:val="22"/>
        </w:rPr>
      </w:pPr>
      <w:r w:rsidRPr="009143A0">
        <w:rPr>
          <w:sz w:val="22"/>
          <w:szCs w:val="22"/>
        </w:rPr>
        <w:t>Projektlaufzeit in andere Bereiche wechseln und deshalb für das Migrationsprojekt nur begrenzt zur Verfügung stehen.</w:t>
      </w:r>
    </w:p>
    <w:p w14:paraId="3A8055E1" w14:textId="77777777" w:rsidR="009143A0" w:rsidRDefault="009143A0" w:rsidP="009143A0">
      <w:pPr>
        <w:rPr>
          <w:sz w:val="22"/>
          <w:szCs w:val="22"/>
        </w:rPr>
      </w:pPr>
      <w:r w:rsidRPr="009143A0">
        <w:rPr>
          <w:sz w:val="22"/>
          <w:szCs w:val="22"/>
        </w:rPr>
        <w:t xml:space="preserve">Der Geschäftsführer Herr S. </w:t>
      </w:r>
      <w:proofErr w:type="spellStart"/>
      <w:r w:rsidRPr="009143A0">
        <w:rPr>
          <w:sz w:val="22"/>
          <w:szCs w:val="22"/>
        </w:rPr>
        <w:t>Bonka</w:t>
      </w:r>
      <w:proofErr w:type="spellEnd"/>
      <w:r w:rsidRPr="009143A0">
        <w:rPr>
          <w:sz w:val="22"/>
          <w:szCs w:val="22"/>
        </w:rPr>
        <w:t xml:space="preserve"> erwartet, dass die Projektergebnisse gemäß Rahmenbedingungen hinsichtlich Kosten, Leistungen und Termine erfüllt werden. Durch Anerkennung der </w:t>
      </w:r>
    </w:p>
    <w:p w14:paraId="15053B03" w14:textId="686B7B7E" w:rsidR="009143A0" w:rsidRPr="009143A0" w:rsidRDefault="009143A0" w:rsidP="009143A0">
      <w:pPr>
        <w:rPr>
          <w:sz w:val="22"/>
          <w:szCs w:val="22"/>
        </w:rPr>
      </w:pPr>
      <w:r w:rsidRPr="009143A0">
        <w:rPr>
          <w:sz w:val="22"/>
          <w:szCs w:val="22"/>
        </w:rPr>
        <w:t>Ergebnisse von allen Stakeholdern wird der Projekterfolg definiert.</w:t>
      </w:r>
    </w:p>
    <w:p w14:paraId="04B5A5FB" w14:textId="77777777" w:rsidR="009143A0" w:rsidRPr="009143A0" w:rsidRDefault="009143A0" w:rsidP="009143A0">
      <w:pPr>
        <w:rPr>
          <w:sz w:val="22"/>
          <w:szCs w:val="22"/>
        </w:rPr>
      </w:pPr>
    </w:p>
    <w:p w14:paraId="47AD3106" w14:textId="4CFE4CE9" w:rsidR="009143A0" w:rsidRPr="009143A0" w:rsidRDefault="009143A0" w:rsidP="009143A0">
      <w:pPr>
        <w:pStyle w:val="Listenabsatz"/>
        <w:numPr>
          <w:ilvl w:val="0"/>
          <w:numId w:val="46"/>
        </w:numPr>
        <w:rPr>
          <w:sz w:val="22"/>
          <w:szCs w:val="22"/>
        </w:rPr>
      </w:pPr>
      <w:r w:rsidRPr="009143A0">
        <w:rPr>
          <w:sz w:val="22"/>
          <w:szCs w:val="22"/>
        </w:rPr>
        <w:t xml:space="preserve">Für Herrn S. </w:t>
      </w:r>
      <w:proofErr w:type="spellStart"/>
      <w:r w:rsidRPr="009143A0">
        <w:rPr>
          <w:sz w:val="22"/>
          <w:szCs w:val="22"/>
        </w:rPr>
        <w:t>Bonka</w:t>
      </w:r>
      <w:proofErr w:type="spellEnd"/>
      <w:r w:rsidRPr="009143A0">
        <w:rPr>
          <w:sz w:val="22"/>
          <w:szCs w:val="22"/>
        </w:rPr>
        <w:t xml:space="preserve">, Auftraggeber und Geschäftsführer der </w:t>
      </w:r>
      <w:proofErr w:type="spellStart"/>
      <w:r w:rsidRPr="009143A0">
        <w:rPr>
          <w:sz w:val="22"/>
          <w:szCs w:val="22"/>
        </w:rPr>
        <w:t>Beckedorfer</w:t>
      </w:r>
      <w:proofErr w:type="spellEnd"/>
      <w:r w:rsidRPr="009143A0">
        <w:rPr>
          <w:sz w:val="22"/>
          <w:szCs w:val="22"/>
        </w:rPr>
        <w:t xml:space="preserve"> Bank, führen die im Migrationsvertrag definierten Leistungen, welche unter Einhaltung des Budgets in Höhe von </w:t>
      </w:r>
      <w:r>
        <w:rPr>
          <w:sz w:val="22"/>
          <w:szCs w:val="22"/>
        </w:rPr>
        <w:t>120.485,02</w:t>
      </w:r>
      <w:r w:rsidRPr="009143A0">
        <w:rPr>
          <w:sz w:val="22"/>
          <w:szCs w:val="22"/>
        </w:rPr>
        <w:t xml:space="preserve"> € bis zum 01.09.23 erfüllt werden, zur Anerkennung des Projekterfolgs. In diesem Projekt hat das Qualitätsziel (Leistungsziel) Priorität vor den Terminzielen und dem Kostenziel.</w:t>
      </w:r>
    </w:p>
    <w:p w14:paraId="5A3E9EC7" w14:textId="77777777" w:rsidR="009143A0" w:rsidRPr="009143A0" w:rsidRDefault="009143A0" w:rsidP="009143A0">
      <w:pPr>
        <w:rPr>
          <w:sz w:val="22"/>
          <w:szCs w:val="22"/>
        </w:rPr>
      </w:pPr>
    </w:p>
    <w:p w14:paraId="2F5E0BD7" w14:textId="01FFB0A7" w:rsidR="009143A0" w:rsidRPr="009143A0" w:rsidRDefault="009143A0" w:rsidP="009143A0">
      <w:pPr>
        <w:pStyle w:val="Listenabsatz"/>
        <w:numPr>
          <w:ilvl w:val="0"/>
          <w:numId w:val="46"/>
        </w:numPr>
        <w:rPr>
          <w:sz w:val="22"/>
          <w:szCs w:val="22"/>
        </w:rPr>
      </w:pPr>
      <w:r w:rsidRPr="009143A0">
        <w:rPr>
          <w:sz w:val="22"/>
          <w:szCs w:val="22"/>
        </w:rPr>
        <w:t>Durch die Anerkennung der Projektergebnisse, der im Migrationsvertrag definierten Leis-</w:t>
      </w:r>
      <w:proofErr w:type="spellStart"/>
      <w:r w:rsidRPr="009143A0">
        <w:rPr>
          <w:sz w:val="22"/>
          <w:szCs w:val="22"/>
        </w:rPr>
        <w:t>tungen</w:t>
      </w:r>
      <w:proofErr w:type="spellEnd"/>
      <w:r w:rsidRPr="009143A0">
        <w:rPr>
          <w:sz w:val="22"/>
          <w:szCs w:val="22"/>
        </w:rPr>
        <w:t xml:space="preserve">, können die standardisierten Service- und Betriebsprozesse eingeführt werden und die IT-Betriebsverantwortung von der </w:t>
      </w:r>
      <w:r w:rsidR="00143F1B">
        <w:rPr>
          <w:sz w:val="22"/>
          <w:szCs w:val="22"/>
        </w:rPr>
        <w:t>ABC</w:t>
      </w:r>
      <w:r w:rsidRPr="009143A0">
        <w:rPr>
          <w:sz w:val="22"/>
          <w:szCs w:val="22"/>
        </w:rPr>
        <w:t xml:space="preserve"> GmbH übernommen werden.</w:t>
      </w:r>
    </w:p>
    <w:p w14:paraId="45F8FEE3" w14:textId="77777777" w:rsidR="009143A0" w:rsidRPr="009143A0" w:rsidRDefault="009143A0" w:rsidP="009143A0">
      <w:pPr>
        <w:rPr>
          <w:sz w:val="22"/>
          <w:szCs w:val="22"/>
        </w:rPr>
      </w:pPr>
    </w:p>
    <w:p w14:paraId="7C5724C0" w14:textId="36DDAD15" w:rsidR="009143A0" w:rsidRPr="009143A0" w:rsidRDefault="009143A0" w:rsidP="009143A0">
      <w:pPr>
        <w:pStyle w:val="Listenabsatz"/>
        <w:numPr>
          <w:ilvl w:val="0"/>
          <w:numId w:val="46"/>
        </w:numPr>
        <w:rPr>
          <w:sz w:val="22"/>
          <w:szCs w:val="22"/>
        </w:rPr>
      </w:pPr>
      <w:r w:rsidRPr="009143A0">
        <w:rPr>
          <w:sz w:val="22"/>
          <w:szCs w:val="22"/>
        </w:rPr>
        <w:t>Die erfolgreiche Durchführung der Quality Gates dient allen Projektbeteiligten zur Qualitäts-sicherung und stellt gleichzeitig die Fortschrittskontrolle dar. Ziel der QG ist einen bestimm-</w:t>
      </w:r>
      <w:proofErr w:type="spellStart"/>
      <w:r w:rsidRPr="009143A0">
        <w:rPr>
          <w:sz w:val="22"/>
          <w:szCs w:val="22"/>
        </w:rPr>
        <w:t>ten</w:t>
      </w:r>
      <w:proofErr w:type="spellEnd"/>
      <w:r w:rsidRPr="009143A0">
        <w:rPr>
          <w:sz w:val="22"/>
          <w:szCs w:val="22"/>
        </w:rPr>
        <w:t xml:space="preserve">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festzustellen, zu prüfen und ggf. Maß-nahmen einzuleiten.</w:t>
      </w:r>
    </w:p>
    <w:p w14:paraId="3629D53C" w14:textId="77777777" w:rsidR="009143A0" w:rsidRPr="009143A0" w:rsidRDefault="009143A0" w:rsidP="009143A0">
      <w:pPr>
        <w:rPr>
          <w:sz w:val="22"/>
          <w:szCs w:val="22"/>
        </w:rPr>
      </w:pPr>
    </w:p>
    <w:p w14:paraId="4652CB3C" w14:textId="761B28EE" w:rsidR="00FD7BFB" w:rsidRPr="009143A0" w:rsidRDefault="009143A0" w:rsidP="009143A0">
      <w:pPr>
        <w:pStyle w:val="Listenabsatz"/>
        <w:numPr>
          <w:ilvl w:val="0"/>
          <w:numId w:val="46"/>
        </w:numPr>
        <w:rPr>
          <w:sz w:val="22"/>
          <w:szCs w:val="22"/>
        </w:rPr>
      </w:pPr>
      <w:r w:rsidRPr="009143A0">
        <w:rPr>
          <w:sz w:val="22"/>
          <w:szCs w:val="22"/>
        </w:rPr>
        <w:t>Die Interdisziplinarität im Projekt führt zu einer reibungslosen und unkomplizierten Zusammenarbeit. Es wird klar kommuniziert und dadurch kann das Vertrauen im Team gestärkt werden und Unsicherheiten vorgebeugt werden.</w:t>
      </w:r>
    </w:p>
    <w:p w14:paraId="6D3A8403" w14:textId="77777777" w:rsidR="009143A0" w:rsidRDefault="009143A0" w:rsidP="00FD7BFB">
      <w:pPr>
        <w:rPr>
          <w:sz w:val="22"/>
          <w:szCs w:val="22"/>
        </w:rPr>
      </w:pPr>
    </w:p>
    <w:p w14:paraId="714B9DC0" w14:textId="77777777" w:rsidR="00FD7BFB" w:rsidRDefault="00FD7BFB" w:rsidP="00FD7BFB">
      <w:pPr>
        <w:pStyle w:val="berschrift2"/>
      </w:pPr>
      <w:bookmarkStart w:id="64" w:name="_Toc142565868"/>
      <w:r>
        <w:t>Projektmanagementansatz</w:t>
      </w:r>
      <w:bookmarkEnd w:id="64"/>
    </w:p>
    <w:p w14:paraId="6F9B2376" w14:textId="2C9D7F34" w:rsidR="009143A0" w:rsidRPr="009143A0" w:rsidRDefault="009143A0" w:rsidP="009143A0">
      <w:pPr>
        <w:rPr>
          <w:sz w:val="22"/>
          <w:szCs w:val="22"/>
        </w:rPr>
      </w:pPr>
      <w:r w:rsidRPr="009143A0">
        <w:rPr>
          <w:sz w:val="22"/>
          <w:szCs w:val="22"/>
        </w:rPr>
        <w:t>Die zu erbringende Leistung des Projektes ist klar beschrieben, weshalb ein planbasierter Ansatz gewählt wurde.</w:t>
      </w:r>
      <w:r>
        <w:rPr>
          <w:sz w:val="22"/>
          <w:szCs w:val="22"/>
        </w:rPr>
        <w:t xml:space="preserve"> </w:t>
      </w:r>
      <w:r w:rsidRPr="009143A0">
        <w:rPr>
          <w:sz w:val="22"/>
          <w:szCs w:val="22"/>
        </w:rPr>
        <w:t>Durch die im Migrationsvertrag klar definierten Leistungen, konnte das Leistungsziel als Muss-Ziel kategorisiert werden und gegenüber den Terminzielen und dem Kostenziel priorisiert werden.</w:t>
      </w:r>
    </w:p>
    <w:p w14:paraId="2DAC5536" w14:textId="77777777" w:rsidR="009143A0" w:rsidRPr="009143A0" w:rsidRDefault="009143A0" w:rsidP="009143A0">
      <w:pPr>
        <w:rPr>
          <w:sz w:val="22"/>
          <w:szCs w:val="22"/>
        </w:rPr>
      </w:pPr>
    </w:p>
    <w:p w14:paraId="474DCF75" w14:textId="77777777" w:rsidR="009143A0" w:rsidRPr="009143A0" w:rsidRDefault="009143A0" w:rsidP="009143A0">
      <w:pPr>
        <w:rPr>
          <w:sz w:val="22"/>
          <w:szCs w:val="22"/>
        </w:rPr>
      </w:pPr>
      <w:r w:rsidRPr="009143A0">
        <w:rPr>
          <w:sz w:val="22"/>
          <w:szCs w:val="22"/>
        </w:rPr>
        <w:t>Bezug zu den Erfolgskriterien:</w:t>
      </w:r>
    </w:p>
    <w:p w14:paraId="0F1CA95A" w14:textId="77777777" w:rsidR="009143A0" w:rsidRPr="009143A0" w:rsidRDefault="009143A0" w:rsidP="009143A0">
      <w:pPr>
        <w:rPr>
          <w:sz w:val="22"/>
          <w:szCs w:val="22"/>
        </w:rPr>
      </w:pPr>
    </w:p>
    <w:p w14:paraId="5999A01C" w14:textId="10C87D48" w:rsidR="009143A0" w:rsidRPr="009143A0" w:rsidRDefault="009143A0" w:rsidP="009143A0">
      <w:pPr>
        <w:pStyle w:val="Listenabsatz"/>
        <w:numPr>
          <w:ilvl w:val="0"/>
          <w:numId w:val="47"/>
        </w:numPr>
        <w:rPr>
          <w:sz w:val="22"/>
          <w:szCs w:val="22"/>
        </w:rPr>
      </w:pPr>
      <w:r w:rsidRPr="009143A0">
        <w:rPr>
          <w:sz w:val="22"/>
          <w:szCs w:val="22"/>
        </w:rPr>
        <w:t>Das Leistungsziel konnte unter Einhaltung der Terminziele und des Kostenziels erreicht werden.</w:t>
      </w:r>
    </w:p>
    <w:p w14:paraId="1E888C76" w14:textId="6405A57D" w:rsidR="009143A0" w:rsidRPr="009143A0" w:rsidRDefault="009143A0" w:rsidP="009143A0">
      <w:pPr>
        <w:pStyle w:val="Listenabsatz"/>
        <w:numPr>
          <w:ilvl w:val="0"/>
          <w:numId w:val="47"/>
        </w:numPr>
        <w:rPr>
          <w:sz w:val="22"/>
          <w:szCs w:val="22"/>
        </w:rPr>
      </w:pPr>
      <w:r w:rsidRPr="009143A0">
        <w:rPr>
          <w:sz w:val="22"/>
          <w:szCs w:val="22"/>
        </w:rPr>
        <w:t>Die standardisierten Service- und Betriebsprozesse konnten eingeführt werden und die</w:t>
      </w:r>
    </w:p>
    <w:p w14:paraId="34F97F5D" w14:textId="20A518B9" w:rsidR="009143A0" w:rsidRPr="009143A0" w:rsidRDefault="009143A0" w:rsidP="009143A0">
      <w:pPr>
        <w:pStyle w:val="Listenabsatz"/>
        <w:numPr>
          <w:ilvl w:val="0"/>
          <w:numId w:val="47"/>
        </w:numPr>
        <w:rPr>
          <w:sz w:val="22"/>
          <w:szCs w:val="22"/>
        </w:rPr>
      </w:pPr>
      <w:r w:rsidRPr="009143A0">
        <w:rPr>
          <w:sz w:val="22"/>
          <w:szCs w:val="22"/>
        </w:rPr>
        <w:t xml:space="preserve">IT-Betriebsverantwortung wurde von der </w:t>
      </w:r>
      <w:r w:rsidR="00143F1B">
        <w:rPr>
          <w:sz w:val="22"/>
          <w:szCs w:val="22"/>
        </w:rPr>
        <w:t>ABC</w:t>
      </w:r>
      <w:r w:rsidRPr="009143A0">
        <w:rPr>
          <w:sz w:val="22"/>
          <w:szCs w:val="22"/>
        </w:rPr>
        <w:t xml:space="preserve"> GmbH übernommen.</w:t>
      </w:r>
    </w:p>
    <w:p w14:paraId="7A0A0009" w14:textId="687D797B" w:rsidR="009143A0" w:rsidRPr="009143A0" w:rsidRDefault="009143A0" w:rsidP="009143A0">
      <w:pPr>
        <w:pStyle w:val="Listenabsatz"/>
        <w:numPr>
          <w:ilvl w:val="0"/>
          <w:numId w:val="47"/>
        </w:numPr>
        <w:rPr>
          <w:sz w:val="22"/>
          <w:szCs w:val="22"/>
        </w:rPr>
      </w:pPr>
      <w:r w:rsidRPr="009143A0">
        <w:rPr>
          <w:sz w:val="22"/>
          <w:szCs w:val="22"/>
        </w:rPr>
        <w:t xml:space="preserve">Die erfolgreiche Durchführung der Quality Gates diente allen Projektbeteiligten zur </w:t>
      </w:r>
      <w:proofErr w:type="spellStart"/>
      <w:r w:rsidRPr="009143A0">
        <w:rPr>
          <w:sz w:val="22"/>
          <w:szCs w:val="22"/>
        </w:rPr>
        <w:t>Quali-tätssicherung</w:t>
      </w:r>
      <w:proofErr w:type="spellEnd"/>
      <w:r w:rsidRPr="009143A0">
        <w:rPr>
          <w:sz w:val="22"/>
          <w:szCs w:val="22"/>
        </w:rPr>
        <w:t xml:space="preserve"> und Fortschrittskontrolle. Dadurch konnte ein bestimmter Fortschrittsgrad zu einem definierten </w:t>
      </w:r>
      <w:proofErr w:type="spellStart"/>
      <w:r w:rsidRPr="009143A0">
        <w:rPr>
          <w:sz w:val="22"/>
          <w:szCs w:val="22"/>
        </w:rPr>
        <w:t>Ze</w:t>
      </w:r>
      <w:r w:rsidR="00143F1B">
        <w:rPr>
          <w:sz w:val="22"/>
          <w:szCs w:val="22"/>
        </w:rPr>
        <w:t>ABC</w:t>
      </w:r>
      <w:r w:rsidRPr="009143A0">
        <w:rPr>
          <w:sz w:val="22"/>
          <w:szCs w:val="22"/>
        </w:rPr>
        <w:t>unkt</w:t>
      </w:r>
      <w:proofErr w:type="spellEnd"/>
      <w:r w:rsidRPr="009143A0">
        <w:rPr>
          <w:sz w:val="22"/>
          <w:szCs w:val="22"/>
        </w:rPr>
        <w:t xml:space="preserve"> festgestellt und geprüft werden.</w:t>
      </w:r>
    </w:p>
    <w:p w14:paraId="1CBA42FE" w14:textId="7C6928B6" w:rsidR="00FD1DA0" w:rsidRPr="009143A0" w:rsidRDefault="009143A0" w:rsidP="009143A0">
      <w:pPr>
        <w:pStyle w:val="Listenabsatz"/>
        <w:numPr>
          <w:ilvl w:val="0"/>
          <w:numId w:val="47"/>
        </w:numPr>
        <w:rPr>
          <w:sz w:val="22"/>
          <w:szCs w:val="22"/>
        </w:rPr>
      </w:pPr>
      <w:r w:rsidRPr="009143A0">
        <w:rPr>
          <w:sz w:val="22"/>
          <w:szCs w:val="22"/>
        </w:rPr>
        <w:t xml:space="preserve">Es fand im Projekt eine klare Kommunikation und die Projektbeteiligten konnten ohne </w:t>
      </w:r>
      <w:proofErr w:type="spellStart"/>
      <w:r w:rsidRPr="009143A0">
        <w:rPr>
          <w:sz w:val="22"/>
          <w:szCs w:val="22"/>
        </w:rPr>
        <w:t>Unsi-cherheit</w:t>
      </w:r>
      <w:proofErr w:type="spellEnd"/>
      <w:r w:rsidRPr="009143A0">
        <w:rPr>
          <w:sz w:val="22"/>
          <w:szCs w:val="22"/>
        </w:rPr>
        <w:t xml:space="preserve"> reibungslos und unkompliziert miteinander arbeiten.</w:t>
      </w:r>
    </w:p>
    <w:p w14:paraId="79E366FE" w14:textId="77777777" w:rsidR="00F1572B" w:rsidRDefault="00F1572B" w:rsidP="00F1572B">
      <w:pPr>
        <w:ind w:left="720"/>
        <w:rPr>
          <w:sz w:val="22"/>
          <w:szCs w:val="22"/>
        </w:rPr>
      </w:pPr>
    </w:p>
    <w:p w14:paraId="23F32153" w14:textId="77777777" w:rsidR="00F1572B" w:rsidRPr="00F1572B" w:rsidRDefault="00F1572B" w:rsidP="00F1572B">
      <w:pPr>
        <w:rPr>
          <w:vanish/>
          <w:sz w:val="22"/>
          <w:szCs w:val="22"/>
        </w:rPr>
      </w:pPr>
    </w:p>
    <w:p w14:paraId="5C06E299" w14:textId="77777777" w:rsidR="00FD7BFB" w:rsidRPr="00FD7BFB" w:rsidRDefault="00FD7BFB" w:rsidP="00FD7BFB">
      <w:pPr>
        <w:rPr>
          <w:sz w:val="22"/>
          <w:szCs w:val="22"/>
        </w:rPr>
      </w:pPr>
    </w:p>
    <w:p w14:paraId="200A79CF" w14:textId="77777777" w:rsidR="00F922A2" w:rsidRDefault="00FD7BFB" w:rsidP="00F922A2">
      <w:pPr>
        <w:pStyle w:val="berschrift1"/>
      </w:pPr>
      <w:r>
        <w:br w:type="page"/>
      </w:r>
      <w:bookmarkStart w:id="65" w:name="_Toc142565869"/>
      <w:r w:rsidR="00F922A2">
        <w:lastRenderedPageBreak/>
        <w:t>Organisation, Information und Dokumentation 4.5.5</w:t>
      </w:r>
      <w:r w:rsidR="00B5150F">
        <w:t>.</w:t>
      </w:r>
      <w:bookmarkEnd w:id="65"/>
    </w:p>
    <w:p w14:paraId="4CEFB83D" w14:textId="77777777" w:rsidR="00F922A2" w:rsidRDefault="00F922A2" w:rsidP="00F922A2">
      <w:pPr>
        <w:pStyle w:val="berschrift2"/>
      </w:pPr>
      <w:bookmarkStart w:id="66" w:name="_Ref520114159"/>
      <w:bookmarkStart w:id="67" w:name="_Toc142565870"/>
      <w:r>
        <w:t>Projektorganisation</w:t>
      </w:r>
      <w:bookmarkEnd w:id="66"/>
      <w:bookmarkEnd w:id="67"/>
    </w:p>
    <w:p w14:paraId="40F74DA0" w14:textId="77777777" w:rsidR="00F922A2" w:rsidRPr="00FE5343" w:rsidRDefault="00F922A2" w:rsidP="00F922A2">
      <w:pPr>
        <w:pStyle w:val="Absatztextnormal"/>
        <w:ind w:left="0"/>
        <w:rPr>
          <w:sz w:val="22"/>
          <w:szCs w:val="22"/>
        </w:rPr>
      </w:pPr>
      <w:r w:rsidRPr="00FE5343">
        <w:rPr>
          <w:sz w:val="22"/>
          <w:szCs w:val="22"/>
        </w:rPr>
        <w:t xml:space="preserve">Für das beschriebene Projekt wurde als Organisationsform eine </w:t>
      </w:r>
      <w:r w:rsidR="005F5538" w:rsidRPr="00FE5343">
        <w:rPr>
          <w:sz w:val="22"/>
          <w:szCs w:val="22"/>
        </w:rPr>
        <w:t xml:space="preserve">Matrix-Projektorganisation </w:t>
      </w:r>
      <w:r w:rsidRPr="00FE5343">
        <w:rPr>
          <w:sz w:val="22"/>
          <w:szCs w:val="22"/>
        </w:rPr>
        <w:t>gewählt</w:t>
      </w:r>
      <w:r w:rsidR="00014835" w:rsidRPr="00FE5343">
        <w:rPr>
          <w:sz w:val="22"/>
          <w:szCs w:val="22"/>
        </w:rPr>
        <w:t xml:space="preserve"> worden</w:t>
      </w:r>
      <w:r w:rsidRPr="00FE5343">
        <w:rPr>
          <w:sz w:val="22"/>
          <w:szCs w:val="22"/>
        </w:rPr>
        <w:t>.</w:t>
      </w:r>
    </w:p>
    <w:p w14:paraId="6A69C9D1" w14:textId="77777777" w:rsidR="00F922A2" w:rsidRPr="00FE5343" w:rsidRDefault="00F922A2" w:rsidP="00F922A2">
      <w:pPr>
        <w:rPr>
          <w:sz w:val="22"/>
          <w:szCs w:val="22"/>
        </w:rPr>
      </w:pPr>
    </w:p>
    <w:p w14:paraId="777036D5" w14:textId="77777777" w:rsidR="00FE5343" w:rsidRDefault="00F922A2" w:rsidP="00F922A2">
      <w:pPr>
        <w:pStyle w:val="Absatztextnormal"/>
        <w:ind w:left="0"/>
        <w:rPr>
          <w:sz w:val="22"/>
          <w:szCs w:val="22"/>
        </w:rPr>
      </w:pPr>
      <w:r w:rsidRPr="00FE5343">
        <w:rPr>
          <w:sz w:val="22"/>
          <w:szCs w:val="22"/>
        </w:rPr>
        <w:t xml:space="preserve">Begründung: </w:t>
      </w:r>
    </w:p>
    <w:p w14:paraId="6C37B0A2" w14:textId="32B3424D" w:rsidR="00FD1DA0" w:rsidRPr="00FE5343" w:rsidRDefault="00FD1DA0" w:rsidP="00884468">
      <w:pPr>
        <w:rPr>
          <w:sz w:val="22"/>
          <w:szCs w:val="22"/>
        </w:rPr>
      </w:pPr>
      <w:r w:rsidRPr="00FD1DA0">
        <w:rPr>
          <w:sz w:val="22"/>
          <w:szCs w:val="22"/>
        </w:rPr>
        <w:t xml:space="preserve">Für das Projekt wurde eine Matrix-Projektorganisation gewählt, um einen flexiblen Ressourcenzugriff und den Einsatz interdisziplinärer Teams zu ermöglichen. Diese Organisationsform ermöglicht den Projektmitarbeitern, in ihren Fachabteilungen zu verbleiben und von Wissen und Austausch zu profitieren. Klare und transparente Kommunikation der Projektziele sowie gesteigerte Produktivität und Effektivität sind weitere Vorteile. Eine Stabs-Projektorganisation wurde aufgrund fehlender Weisungsbefugnis und fehlendem festen Projektteam verworfen. Die </w:t>
      </w:r>
      <w:r>
        <w:rPr>
          <w:sz w:val="22"/>
          <w:szCs w:val="22"/>
        </w:rPr>
        <w:t>r</w:t>
      </w:r>
      <w:r w:rsidRPr="00FD1DA0">
        <w:rPr>
          <w:sz w:val="22"/>
          <w:szCs w:val="22"/>
        </w:rPr>
        <w:t>eine Projektorganisation wurde aufgrund erhöhten Aufwands bei der Wiedereingliederung und Schwierigkeiten im Wissensaustausch abgelehnt.</w:t>
      </w:r>
    </w:p>
    <w:p w14:paraId="2835897F" w14:textId="77777777" w:rsidR="002D006A" w:rsidRPr="00884468" w:rsidRDefault="002D006A" w:rsidP="002D006A">
      <w:pPr>
        <w:pStyle w:val="Absatztextnormal"/>
        <w:ind w:left="0"/>
        <w:rPr>
          <w:u w:val="single"/>
        </w:rPr>
      </w:pPr>
    </w:p>
    <w:p w14:paraId="28E88615" w14:textId="77777777" w:rsidR="002D006A" w:rsidRPr="00916C8C" w:rsidRDefault="002D006A" w:rsidP="002D006A">
      <w:pPr>
        <w:pStyle w:val="Absatztextnormal"/>
        <w:ind w:left="0"/>
        <w:rPr>
          <w:u w:val="single"/>
          <w:lang w:val="it-IT"/>
        </w:rPr>
      </w:pPr>
      <w:r w:rsidRPr="00916C8C">
        <w:rPr>
          <w:u w:val="single"/>
          <w:lang w:val="it-IT"/>
        </w:rPr>
        <w:t>Matrix-PO</w:t>
      </w:r>
      <w:r>
        <w:rPr>
          <w:u w:val="single"/>
          <w:lang w:val="it-IT"/>
        </w:rPr>
        <w:t xml:space="preserve">: </w:t>
      </w:r>
      <w:proofErr w:type="spellStart"/>
      <w:r>
        <w:rPr>
          <w:u w:val="single"/>
          <w:lang w:val="it-IT"/>
        </w:rPr>
        <w:t>Unternehmensorganigramm</w:t>
      </w:r>
      <w:proofErr w:type="spellEnd"/>
    </w:p>
    <w:bookmarkStart w:id="68" w:name="_MON_1760184177"/>
    <w:bookmarkEnd w:id="68"/>
    <w:p w14:paraId="7B6CAF43" w14:textId="0D599FDF" w:rsidR="002D006A" w:rsidRDefault="00AF1D6D" w:rsidP="002D006A">
      <w:pPr>
        <w:pStyle w:val="Absatztextnormal"/>
        <w:jc w:val="center"/>
      </w:pPr>
      <w:r>
        <w:rPr>
          <w:noProof/>
        </w:rPr>
        <w:object w:dxaOrig="12907" w:dyaOrig="7862" w14:anchorId="5F90D9F9">
          <v:shape id="_x0000_i1025" type="#_x0000_t75" alt="" style="width:334.1pt;height:201.9pt;mso-width-percent:0;mso-height-percent:0;mso-width-percent:0;mso-height-percent:0" o:ole="">
            <v:imagedata r:id="rId15" o:title=""/>
          </v:shape>
          <o:OLEObject Type="Embed" ProgID="Visio.Drawing.15" ShapeID="_x0000_i1025" DrawAspect="Content" ObjectID="_1768564116" r:id="rId16"/>
        </w:object>
      </w:r>
    </w:p>
    <w:p w14:paraId="138CA32A" w14:textId="77777777" w:rsidR="002D006A" w:rsidRDefault="002D006A" w:rsidP="002D006A">
      <w:pPr>
        <w:pStyle w:val="Absatztextnormal"/>
        <w:ind w:left="0"/>
        <w:rPr>
          <w:lang w:val="it-IT"/>
        </w:rPr>
      </w:pPr>
      <w:r>
        <w:rPr>
          <w:lang w:val="it-IT"/>
        </w:rPr>
        <w:t xml:space="preserve">Matrix-PO: </w:t>
      </w:r>
      <w:commentRangeStart w:id="69"/>
      <w:r>
        <w:rPr>
          <w:lang w:val="it-IT"/>
        </w:rPr>
        <w:t>Projekt</w:t>
      </w:r>
      <w:r w:rsidRPr="006C616F">
        <w:rPr>
          <w:lang w:val="it-IT"/>
        </w:rPr>
        <w:t>organigramm</w:t>
      </w:r>
      <w:commentRangeEnd w:id="69"/>
      <w:r w:rsidR="00BC2ED9">
        <w:rPr>
          <w:rStyle w:val="Kommentarzeichen"/>
        </w:rPr>
        <w:commentReference w:id="69"/>
      </w:r>
    </w:p>
    <w:p w14:paraId="155C459F" w14:textId="121D7F1D" w:rsidR="002D006A" w:rsidRDefault="00386148" w:rsidP="002D006A">
      <w:pPr>
        <w:pStyle w:val="Absatztextnormal"/>
        <w:jc w:val="center"/>
      </w:pPr>
      <w:r>
        <w:rPr>
          <w:noProof/>
        </w:rPr>
        <w:drawing>
          <wp:inline distT="0" distB="0" distL="0" distR="0" wp14:anchorId="10A23E13" wp14:editId="1F3BA0EE">
            <wp:extent cx="2363257" cy="26289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77" t="3799" b="1357"/>
                    <a:stretch/>
                  </pic:blipFill>
                  <pic:spPr bwMode="auto">
                    <a:xfrm>
                      <a:off x="0" y="0"/>
                      <a:ext cx="2380491" cy="2648071"/>
                    </a:xfrm>
                    <a:prstGeom prst="rect">
                      <a:avLst/>
                    </a:prstGeom>
                    <a:ln>
                      <a:noFill/>
                    </a:ln>
                    <a:extLst>
                      <a:ext uri="{53640926-AAD7-44D8-BBD7-CCE9431645EC}">
                        <a14:shadowObscured xmlns:a14="http://schemas.microsoft.com/office/drawing/2010/main"/>
                      </a:ext>
                    </a:extLst>
                  </pic:spPr>
                </pic:pic>
              </a:graphicData>
            </a:graphic>
          </wp:inline>
        </w:drawing>
      </w:r>
    </w:p>
    <w:p w14:paraId="11A72C38" w14:textId="77777777" w:rsidR="002D006A" w:rsidRDefault="002D006A" w:rsidP="002D006A">
      <w:pPr>
        <w:jc w:val="center"/>
      </w:pPr>
    </w:p>
    <w:p w14:paraId="55582859" w14:textId="77777777" w:rsidR="002D006A" w:rsidRDefault="002D006A" w:rsidP="00F922A2"/>
    <w:p w14:paraId="3210CD87" w14:textId="77777777" w:rsidR="005913BA" w:rsidRDefault="005913BA" w:rsidP="005913BA">
      <w:pPr>
        <w:pStyle w:val="Beschriftung"/>
      </w:pPr>
      <w:bookmarkStart w:id="70" w:name="_Toc142565814"/>
      <w:r>
        <w:t xml:space="preserve">Abbildung </w:t>
      </w:r>
      <w:fldSimple w:instr=" SEQ Abbildung \* ARABIC ">
        <w:r w:rsidR="001B2A5B">
          <w:rPr>
            <w:noProof/>
          </w:rPr>
          <w:t>2</w:t>
        </w:r>
      </w:fldSimple>
      <w:r>
        <w:t xml:space="preserve"> Projektorganigramm</w:t>
      </w:r>
      <w:bookmarkEnd w:id="70"/>
    </w:p>
    <w:p w14:paraId="49A97CCC" w14:textId="77777777" w:rsidR="005913BA" w:rsidRPr="005913BA" w:rsidRDefault="005913BA" w:rsidP="00F922A2">
      <w:pPr>
        <w:rPr>
          <w:sz w:val="22"/>
          <w:szCs w:val="22"/>
        </w:rPr>
      </w:pPr>
    </w:p>
    <w:p w14:paraId="74151E95" w14:textId="790F7F7A" w:rsidR="00F922A2" w:rsidRDefault="00F922A2" w:rsidP="00DD2BCF">
      <w:pPr>
        <w:pStyle w:val="berschrift2"/>
      </w:pPr>
      <w:bookmarkStart w:id="71" w:name="_Toc142565871"/>
      <w:r>
        <w:lastRenderedPageBreak/>
        <w:t>Projektrollen</w:t>
      </w:r>
      <w:bookmarkEnd w:id="71"/>
    </w:p>
    <w:p w14:paraId="5981B7FD" w14:textId="77777777" w:rsidR="00DD2BCF" w:rsidRPr="00DD2BCF" w:rsidRDefault="00DD2BCF" w:rsidP="00DD2BCF"/>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1"/>
        <w:gridCol w:w="1049"/>
        <w:gridCol w:w="2271"/>
        <w:gridCol w:w="1936"/>
        <w:gridCol w:w="3038"/>
      </w:tblGrid>
      <w:tr w:rsidR="00906225" w:rsidRPr="005466BF" w14:paraId="507F9B53" w14:textId="77777777" w:rsidTr="00CD309E">
        <w:trPr>
          <w:cantSplit/>
          <w:trHeight w:val="264"/>
          <w:tblHeader/>
        </w:trPr>
        <w:tc>
          <w:tcPr>
            <w:tcW w:w="1351" w:type="dxa"/>
            <w:tcBorders>
              <w:bottom w:val="single" w:sz="4" w:space="0" w:color="auto"/>
            </w:tcBorders>
            <w:shd w:val="clear" w:color="auto" w:fill="A8D08D"/>
          </w:tcPr>
          <w:p w14:paraId="69433FA6" w14:textId="77777777" w:rsidR="0065400D" w:rsidRDefault="00FE5343" w:rsidP="005A40CE">
            <w:pPr>
              <w:pStyle w:val="Absatztextnormal"/>
              <w:spacing w:before="60"/>
              <w:ind w:left="113"/>
              <w:rPr>
                <w:b/>
              </w:rPr>
            </w:pPr>
            <w:bookmarkStart w:id="72" w:name="_Hlk151572455"/>
            <w:r w:rsidRPr="003A211B">
              <w:rPr>
                <w:b/>
              </w:rPr>
              <w:t xml:space="preserve">Rolle, </w:t>
            </w:r>
          </w:p>
          <w:p w14:paraId="53EDB784" w14:textId="77777777" w:rsidR="00FE5343" w:rsidRPr="003A211B" w:rsidRDefault="00FE5343" w:rsidP="005A40CE">
            <w:pPr>
              <w:pStyle w:val="Absatztextnormal"/>
              <w:spacing w:before="60"/>
              <w:ind w:left="113"/>
              <w:rPr>
                <w:b/>
              </w:rPr>
            </w:pPr>
            <w:r w:rsidRPr="003A211B">
              <w:rPr>
                <w:b/>
              </w:rPr>
              <w:t>Position in Linien</w:t>
            </w:r>
            <w:r w:rsidR="0065400D">
              <w:rPr>
                <w:b/>
              </w:rPr>
              <w:t>-</w:t>
            </w:r>
            <w:r w:rsidRPr="003A211B">
              <w:rPr>
                <w:b/>
              </w:rPr>
              <w:t>organisation</w:t>
            </w:r>
          </w:p>
        </w:tc>
        <w:tc>
          <w:tcPr>
            <w:tcW w:w="1049" w:type="dxa"/>
            <w:tcBorders>
              <w:bottom w:val="single" w:sz="4" w:space="0" w:color="auto"/>
            </w:tcBorders>
            <w:shd w:val="clear" w:color="auto" w:fill="A8D08D"/>
          </w:tcPr>
          <w:p w14:paraId="61A63897" w14:textId="77777777" w:rsidR="00FE5343" w:rsidRPr="003A211B" w:rsidRDefault="00FE5343" w:rsidP="000D24BB">
            <w:pPr>
              <w:pStyle w:val="Absatztextnormal"/>
              <w:spacing w:before="60"/>
              <w:ind w:left="113"/>
              <w:rPr>
                <w:b/>
              </w:rPr>
            </w:pPr>
            <w:r w:rsidRPr="003A211B">
              <w:rPr>
                <w:b/>
              </w:rPr>
              <w:t>Name</w:t>
            </w:r>
          </w:p>
        </w:tc>
        <w:tc>
          <w:tcPr>
            <w:tcW w:w="2271" w:type="dxa"/>
            <w:tcBorders>
              <w:bottom w:val="single" w:sz="4" w:space="0" w:color="auto"/>
            </w:tcBorders>
            <w:shd w:val="clear" w:color="auto" w:fill="A8D08D"/>
          </w:tcPr>
          <w:p w14:paraId="40D5D970" w14:textId="77777777" w:rsidR="00FE5343" w:rsidRPr="003A211B" w:rsidRDefault="00FE5343" w:rsidP="000D24BB">
            <w:pPr>
              <w:pStyle w:val="Absatztextnormal"/>
              <w:spacing w:before="60"/>
              <w:ind w:left="113"/>
              <w:rPr>
                <w:b/>
              </w:rPr>
            </w:pPr>
            <w:r w:rsidRPr="003A211B">
              <w:rPr>
                <w:b/>
              </w:rPr>
              <w:t>Aufgaben</w:t>
            </w:r>
          </w:p>
        </w:tc>
        <w:tc>
          <w:tcPr>
            <w:tcW w:w="1936" w:type="dxa"/>
            <w:tcBorders>
              <w:bottom w:val="single" w:sz="4" w:space="0" w:color="auto"/>
            </w:tcBorders>
            <w:shd w:val="clear" w:color="auto" w:fill="A8D08D"/>
          </w:tcPr>
          <w:p w14:paraId="67037CB2" w14:textId="77777777" w:rsidR="00FE5343" w:rsidRPr="003A211B" w:rsidRDefault="00FE5343" w:rsidP="000D24BB">
            <w:pPr>
              <w:spacing w:before="60"/>
              <w:rPr>
                <w:b/>
              </w:rPr>
            </w:pPr>
            <w:r w:rsidRPr="003A211B">
              <w:rPr>
                <w:b/>
              </w:rPr>
              <w:t>Kompetenzen</w:t>
            </w:r>
          </w:p>
        </w:tc>
        <w:tc>
          <w:tcPr>
            <w:tcW w:w="3038" w:type="dxa"/>
            <w:tcBorders>
              <w:bottom w:val="single" w:sz="4" w:space="0" w:color="auto"/>
            </w:tcBorders>
            <w:shd w:val="clear" w:color="auto" w:fill="A8D08D"/>
          </w:tcPr>
          <w:p w14:paraId="0BD39ECB" w14:textId="77777777" w:rsidR="00FE5343" w:rsidRPr="003A211B" w:rsidRDefault="00FE5343" w:rsidP="000D24BB">
            <w:pPr>
              <w:spacing w:before="60"/>
              <w:ind w:right="1432"/>
              <w:rPr>
                <w:b/>
              </w:rPr>
            </w:pPr>
            <w:r w:rsidRPr="003A211B">
              <w:rPr>
                <w:b/>
              </w:rPr>
              <w:t>Verantwortung</w:t>
            </w:r>
          </w:p>
        </w:tc>
      </w:tr>
      <w:tr w:rsidR="003F045B" w:rsidRPr="005466BF" w14:paraId="76495D04" w14:textId="77777777" w:rsidTr="00CD309E">
        <w:trPr>
          <w:cantSplit/>
          <w:trHeight w:val="391"/>
        </w:trPr>
        <w:tc>
          <w:tcPr>
            <w:tcW w:w="1351" w:type="dxa"/>
            <w:shd w:val="pct15" w:color="FFFFFF" w:fill="auto"/>
          </w:tcPr>
          <w:p w14:paraId="4A76A73A" w14:textId="77777777" w:rsidR="00FE5343" w:rsidRPr="0065400D" w:rsidRDefault="00FE5343" w:rsidP="004A2447">
            <w:pPr>
              <w:pStyle w:val="Absatztextnormal"/>
              <w:tabs>
                <w:tab w:val="left" w:pos="1695"/>
              </w:tabs>
              <w:ind w:left="0" w:right="324"/>
            </w:pPr>
            <w:r w:rsidRPr="0065400D">
              <w:rPr>
                <w:rFonts w:cs="Arial"/>
              </w:rPr>
              <w:t>Projektleiterin</w:t>
            </w:r>
          </w:p>
        </w:tc>
        <w:tc>
          <w:tcPr>
            <w:tcW w:w="1049" w:type="dxa"/>
            <w:shd w:val="pct15" w:color="FFFFFF" w:fill="auto"/>
          </w:tcPr>
          <w:p w14:paraId="44FA4160" w14:textId="774E5F87" w:rsidR="00FE5343" w:rsidRPr="0065400D" w:rsidRDefault="00143F1B" w:rsidP="000D24BB">
            <w:pPr>
              <w:pStyle w:val="Absatztextnormal"/>
              <w:ind w:left="113"/>
              <w:rPr>
                <w:rFonts w:cs="Arial"/>
              </w:rPr>
            </w:pPr>
            <w:r>
              <w:rPr>
                <w:rFonts w:cs="Arial"/>
              </w:rPr>
              <w:t>JT</w:t>
            </w:r>
          </w:p>
        </w:tc>
        <w:tc>
          <w:tcPr>
            <w:tcW w:w="2271" w:type="dxa"/>
            <w:shd w:val="pct15" w:color="FFFFFF" w:fill="auto"/>
          </w:tcPr>
          <w:p w14:paraId="3DB0E8FC" w14:textId="7CB8E09F" w:rsidR="00DD2BCF" w:rsidRDefault="00DD2BCF" w:rsidP="00DD2BCF">
            <w:pPr>
              <w:pStyle w:val="Listenabsatz"/>
              <w:numPr>
                <w:ilvl w:val="0"/>
                <w:numId w:val="32"/>
              </w:numPr>
              <w:rPr>
                <w:rFonts w:cs="Arial"/>
              </w:rPr>
            </w:pPr>
            <w:r w:rsidRPr="00DD2BCF">
              <w:rPr>
                <w:rFonts w:cs="Arial"/>
              </w:rPr>
              <w:t xml:space="preserve">Projektauftrag </w:t>
            </w:r>
            <w:r>
              <w:rPr>
                <w:rFonts w:cs="Arial"/>
              </w:rPr>
              <w:t>und</w:t>
            </w:r>
            <w:r w:rsidRPr="00DD2BCF">
              <w:rPr>
                <w:rFonts w:cs="Arial"/>
              </w:rPr>
              <w:t xml:space="preserve"> Ziele</w:t>
            </w:r>
          </w:p>
          <w:p w14:paraId="3C58C391" w14:textId="2B5FA0F0" w:rsidR="00DD2BCF" w:rsidRDefault="00DD2BCF" w:rsidP="00DD2BCF">
            <w:pPr>
              <w:pStyle w:val="Listenabsatz"/>
              <w:numPr>
                <w:ilvl w:val="0"/>
                <w:numId w:val="32"/>
              </w:numPr>
              <w:rPr>
                <w:rFonts w:cs="Arial"/>
              </w:rPr>
            </w:pPr>
            <w:r>
              <w:rPr>
                <w:rFonts w:cs="Arial"/>
              </w:rPr>
              <w:t>Analyse- und Risikomanagement</w:t>
            </w:r>
          </w:p>
          <w:p w14:paraId="65338AC8" w14:textId="6C37F4F0" w:rsidR="00DD2BCF" w:rsidRPr="007F12DA" w:rsidRDefault="00DD2BCF" w:rsidP="00DD2BCF">
            <w:pPr>
              <w:pStyle w:val="Listenabsatz"/>
              <w:numPr>
                <w:ilvl w:val="0"/>
                <w:numId w:val="32"/>
              </w:numPr>
              <w:rPr>
                <w:rFonts w:cs="Arial"/>
              </w:rPr>
            </w:pPr>
            <w:r>
              <w:rPr>
                <w:rFonts w:cs="Arial"/>
              </w:rPr>
              <w:t>Projektstart &amp; -steuerung</w:t>
            </w:r>
          </w:p>
          <w:p w14:paraId="06C36129" w14:textId="02EA48EB" w:rsidR="00FE5343" w:rsidRDefault="00DD2BCF" w:rsidP="007F12DA">
            <w:pPr>
              <w:numPr>
                <w:ilvl w:val="0"/>
                <w:numId w:val="32"/>
              </w:numPr>
              <w:rPr>
                <w:rFonts w:cs="Arial"/>
              </w:rPr>
            </w:pPr>
            <w:r>
              <w:rPr>
                <w:rFonts w:cs="Arial"/>
              </w:rPr>
              <w:t>Abnahme und Freigabe</w:t>
            </w:r>
          </w:p>
          <w:p w14:paraId="7AA88A82" w14:textId="41C43CCF" w:rsidR="00DD2BCF" w:rsidRPr="007F12DA" w:rsidRDefault="00DD2BCF" w:rsidP="007F12DA">
            <w:pPr>
              <w:numPr>
                <w:ilvl w:val="0"/>
                <w:numId w:val="32"/>
              </w:numPr>
              <w:rPr>
                <w:rFonts w:cs="Arial"/>
              </w:rPr>
            </w:pPr>
            <w:r>
              <w:rPr>
                <w:rFonts w:cs="Arial"/>
              </w:rPr>
              <w:t>Abschluss und Berichtswesen</w:t>
            </w:r>
          </w:p>
        </w:tc>
        <w:tc>
          <w:tcPr>
            <w:tcW w:w="1936" w:type="dxa"/>
            <w:shd w:val="pct15" w:color="FFFFFF" w:fill="auto"/>
          </w:tcPr>
          <w:p w14:paraId="45F528CF" w14:textId="77777777" w:rsidR="007F12DA" w:rsidRDefault="00DD2BCF" w:rsidP="007F12DA">
            <w:pPr>
              <w:pStyle w:val="Listenabsatz"/>
              <w:numPr>
                <w:ilvl w:val="0"/>
                <w:numId w:val="32"/>
              </w:numPr>
              <w:rPr>
                <w:rFonts w:cs="Arial"/>
              </w:rPr>
            </w:pPr>
            <w:r w:rsidRPr="00DD2BCF">
              <w:rPr>
                <w:rFonts w:cs="Arial"/>
              </w:rPr>
              <w:t>Teamführung und -koordination</w:t>
            </w:r>
          </w:p>
          <w:p w14:paraId="6327B4C1" w14:textId="77777777" w:rsidR="00DD2BCF" w:rsidRDefault="00DD2BCF" w:rsidP="007F12DA">
            <w:pPr>
              <w:pStyle w:val="Listenabsatz"/>
              <w:numPr>
                <w:ilvl w:val="0"/>
                <w:numId w:val="32"/>
              </w:numPr>
              <w:rPr>
                <w:rFonts w:cs="Arial"/>
              </w:rPr>
            </w:pPr>
            <w:r w:rsidRPr="00DD2BCF">
              <w:rPr>
                <w:rFonts w:cs="Arial"/>
              </w:rPr>
              <w:t>Projektmanagement</w:t>
            </w:r>
          </w:p>
          <w:p w14:paraId="250B6C61" w14:textId="77777777" w:rsidR="00DD2BCF" w:rsidRDefault="00DD2BCF" w:rsidP="007F12DA">
            <w:pPr>
              <w:pStyle w:val="Listenabsatz"/>
              <w:numPr>
                <w:ilvl w:val="0"/>
                <w:numId w:val="32"/>
              </w:numPr>
              <w:rPr>
                <w:rFonts w:cs="Arial"/>
              </w:rPr>
            </w:pPr>
            <w:r w:rsidRPr="00DD2BCF">
              <w:rPr>
                <w:rFonts w:cs="Arial"/>
              </w:rPr>
              <w:t>Qualitätskontrolle</w:t>
            </w:r>
          </w:p>
          <w:p w14:paraId="58D495A9" w14:textId="77777777" w:rsidR="00DD2BCF" w:rsidRDefault="00DD2BCF" w:rsidP="007F12DA">
            <w:pPr>
              <w:pStyle w:val="Listenabsatz"/>
              <w:numPr>
                <w:ilvl w:val="0"/>
                <w:numId w:val="32"/>
              </w:numPr>
              <w:rPr>
                <w:rFonts w:cs="Arial"/>
              </w:rPr>
            </w:pPr>
            <w:r w:rsidRPr="00DD2BCF">
              <w:rPr>
                <w:rFonts w:cs="Arial"/>
              </w:rPr>
              <w:t>Entscheidungsbefugnis</w:t>
            </w:r>
          </w:p>
          <w:p w14:paraId="4FC7DF98" w14:textId="77777777" w:rsidR="00DD2BCF" w:rsidRDefault="00DD2BCF" w:rsidP="007F12DA">
            <w:pPr>
              <w:pStyle w:val="Listenabsatz"/>
              <w:numPr>
                <w:ilvl w:val="0"/>
                <w:numId w:val="32"/>
              </w:numPr>
              <w:rPr>
                <w:rFonts w:cs="Arial"/>
              </w:rPr>
            </w:pPr>
            <w:r w:rsidRPr="00DD2BCF">
              <w:rPr>
                <w:rFonts w:cs="Arial"/>
              </w:rPr>
              <w:t>Leistungsbeurteilung</w:t>
            </w:r>
          </w:p>
          <w:p w14:paraId="30B55FF5" w14:textId="1860C71F" w:rsidR="00DD2BCF" w:rsidRPr="003F045B" w:rsidRDefault="00DD2BCF" w:rsidP="007F12DA">
            <w:pPr>
              <w:pStyle w:val="Listenabsatz"/>
              <w:numPr>
                <w:ilvl w:val="0"/>
                <w:numId w:val="32"/>
              </w:numPr>
              <w:rPr>
                <w:rFonts w:cs="Arial"/>
              </w:rPr>
            </w:pPr>
            <w:r w:rsidRPr="00DD2BCF">
              <w:rPr>
                <w:rFonts w:cs="Arial"/>
              </w:rPr>
              <w:t>Eskalationsmanagement</w:t>
            </w:r>
          </w:p>
        </w:tc>
        <w:tc>
          <w:tcPr>
            <w:tcW w:w="3038" w:type="dxa"/>
            <w:shd w:val="pct15" w:color="FFFFFF" w:fill="auto"/>
          </w:tcPr>
          <w:p w14:paraId="392F00F6" w14:textId="77777777" w:rsidR="00B05EFD" w:rsidRPr="003F045B" w:rsidRDefault="00B05EFD" w:rsidP="003F045B">
            <w:pPr>
              <w:numPr>
                <w:ilvl w:val="0"/>
                <w:numId w:val="32"/>
              </w:numPr>
              <w:rPr>
                <w:rFonts w:cs="Arial"/>
              </w:rPr>
            </w:pPr>
            <w:r w:rsidRPr="003F045B">
              <w:rPr>
                <w:rFonts w:cs="Arial"/>
              </w:rPr>
              <w:t>Die P</w:t>
            </w:r>
            <w:r w:rsidR="003F045B" w:rsidRPr="003F045B">
              <w:rPr>
                <w:rFonts w:cs="Arial"/>
              </w:rPr>
              <w:t>L</w:t>
            </w:r>
            <w:r w:rsidRPr="003F045B">
              <w:rPr>
                <w:rFonts w:cs="Arial"/>
              </w:rPr>
              <w:t xml:space="preserve"> übernimmt die Leitung innerhalb des Projektes und ist verantwortlich für die Erreichung der im Projektauftrag definierten Projektziele </w:t>
            </w:r>
            <w:r w:rsidR="00BC07F5" w:rsidRPr="003F045B">
              <w:rPr>
                <w:rFonts w:cs="Arial"/>
              </w:rPr>
              <w:t>hinsichtlich Termine</w:t>
            </w:r>
            <w:r w:rsidRPr="003F045B">
              <w:rPr>
                <w:rFonts w:cs="Arial"/>
              </w:rPr>
              <w:t>, Budget, Leistungsumfang und Qualität.</w:t>
            </w:r>
          </w:p>
          <w:p w14:paraId="5B44B7BB" w14:textId="77777777" w:rsidR="00FE5343" w:rsidRPr="003F045B" w:rsidRDefault="003F045B" w:rsidP="003F045B">
            <w:pPr>
              <w:numPr>
                <w:ilvl w:val="0"/>
                <w:numId w:val="32"/>
              </w:numPr>
              <w:rPr>
                <w:rFonts w:cs="Arial"/>
              </w:rPr>
            </w:pPr>
            <w:r w:rsidRPr="003F045B">
              <w:rPr>
                <w:rFonts w:cs="Arial"/>
              </w:rPr>
              <w:t>Sie</w:t>
            </w:r>
            <w:r w:rsidR="00B05EFD" w:rsidRPr="003F045B">
              <w:rPr>
                <w:rFonts w:cs="Arial"/>
              </w:rPr>
              <w:t xml:space="preserve"> verantwortet die rechtzeitige Eskalation bei auftretenden Problemen, die </w:t>
            </w:r>
            <w:r w:rsidRPr="003F045B">
              <w:rPr>
                <w:rFonts w:cs="Arial"/>
              </w:rPr>
              <w:t>Sie</w:t>
            </w:r>
            <w:r w:rsidR="00B05EFD" w:rsidRPr="003F045B">
              <w:rPr>
                <w:rFonts w:cs="Arial"/>
              </w:rPr>
              <w:t xml:space="preserve"> nicht innerhalb </w:t>
            </w:r>
            <w:r w:rsidRPr="003F045B">
              <w:rPr>
                <w:rFonts w:cs="Arial"/>
              </w:rPr>
              <w:t>ihrer</w:t>
            </w:r>
            <w:r w:rsidR="00B05EFD" w:rsidRPr="003F045B">
              <w:rPr>
                <w:rFonts w:cs="Arial"/>
              </w:rPr>
              <w:t xml:space="preserve"> Kompetenz lösen kann.</w:t>
            </w:r>
          </w:p>
        </w:tc>
      </w:tr>
      <w:tr w:rsidR="00906225" w:rsidRPr="005466BF" w14:paraId="3AC1799E" w14:textId="77777777" w:rsidTr="00CD309E">
        <w:trPr>
          <w:cantSplit/>
          <w:trHeight w:val="2823"/>
        </w:trPr>
        <w:tc>
          <w:tcPr>
            <w:tcW w:w="1351" w:type="dxa"/>
            <w:shd w:val="pct15" w:color="FFFFFF" w:fill="auto"/>
          </w:tcPr>
          <w:p w14:paraId="77826BB8" w14:textId="68A07E32" w:rsidR="00FE5343" w:rsidRPr="0065400D" w:rsidRDefault="00FE5343" w:rsidP="000D24BB">
            <w:pPr>
              <w:pStyle w:val="Absatztextnormal"/>
              <w:ind w:left="113"/>
            </w:pPr>
            <w:r w:rsidRPr="0065400D">
              <w:rPr>
                <w:rFonts w:cs="Arial"/>
              </w:rPr>
              <w:t>Proje</w:t>
            </w:r>
            <w:r w:rsidR="004F4ECA">
              <w:rPr>
                <w:rFonts w:cs="Arial"/>
              </w:rPr>
              <w:t>ct Office</w:t>
            </w:r>
          </w:p>
        </w:tc>
        <w:tc>
          <w:tcPr>
            <w:tcW w:w="1049" w:type="dxa"/>
            <w:shd w:val="pct15" w:color="FFFFFF" w:fill="auto"/>
          </w:tcPr>
          <w:p w14:paraId="616B690E" w14:textId="77777777" w:rsidR="00FE5343" w:rsidRPr="0065400D" w:rsidRDefault="00FE5343" w:rsidP="000D24BB">
            <w:pPr>
              <w:pStyle w:val="Absatztextnormal"/>
              <w:ind w:left="113"/>
              <w:rPr>
                <w:rFonts w:cs="Arial"/>
              </w:rPr>
            </w:pPr>
            <w:r w:rsidRPr="0065400D">
              <w:rPr>
                <w:rFonts w:cs="Arial"/>
              </w:rPr>
              <w:t>Julia Hartel</w:t>
            </w:r>
          </w:p>
        </w:tc>
        <w:tc>
          <w:tcPr>
            <w:tcW w:w="2271" w:type="dxa"/>
            <w:shd w:val="pct15" w:color="FFFFFF" w:fill="auto"/>
          </w:tcPr>
          <w:p w14:paraId="70AA179F" w14:textId="77777777" w:rsidR="00FE5343" w:rsidRPr="004F4ECA" w:rsidRDefault="004E016E" w:rsidP="004F4ECA">
            <w:pPr>
              <w:pStyle w:val="Listenabsatz"/>
              <w:numPr>
                <w:ilvl w:val="0"/>
                <w:numId w:val="32"/>
              </w:numPr>
            </w:pPr>
            <w:r>
              <w:rPr>
                <w:rFonts w:cs="Arial"/>
              </w:rPr>
              <w:t>Unters</w:t>
            </w:r>
            <w:r w:rsidRPr="004F4ECA">
              <w:t>tützung bzw. Entlastung des PL und des Projektteams bei der Planung und Verfolgung des Projektes</w:t>
            </w:r>
          </w:p>
          <w:p w14:paraId="48593149" w14:textId="77777777" w:rsidR="003F045B" w:rsidRDefault="004E016E" w:rsidP="004F4ECA">
            <w:pPr>
              <w:pStyle w:val="Listenabsatz"/>
              <w:numPr>
                <w:ilvl w:val="0"/>
                <w:numId w:val="32"/>
              </w:numPr>
            </w:pPr>
            <w:r w:rsidRPr="004F4ECA">
              <w:t>Projektdokumentation</w:t>
            </w:r>
            <w:r>
              <w:t xml:space="preserve">, </w:t>
            </w:r>
          </w:p>
          <w:p w14:paraId="335C5A29" w14:textId="1D1E2606" w:rsidR="004E016E" w:rsidRPr="004E016E" w:rsidRDefault="004E016E" w:rsidP="0058794D">
            <w:pPr>
              <w:pStyle w:val="Listenabsatz"/>
              <w:numPr>
                <w:ilvl w:val="0"/>
                <w:numId w:val="32"/>
              </w:numPr>
            </w:pPr>
            <w:r>
              <w:t xml:space="preserve">Erstellung </w:t>
            </w:r>
            <w:r w:rsidR="001B3238">
              <w:t>Sitzungsprotokolle, Aktualisierung</w:t>
            </w:r>
            <w:r>
              <w:t xml:space="preserve"> Projektplan</w:t>
            </w:r>
            <w:r w:rsidR="004F4ECA">
              <w:t xml:space="preserve"> </w:t>
            </w:r>
          </w:p>
        </w:tc>
        <w:tc>
          <w:tcPr>
            <w:tcW w:w="1936" w:type="dxa"/>
            <w:shd w:val="pct15" w:color="FFFFFF" w:fill="auto"/>
          </w:tcPr>
          <w:p w14:paraId="78FBA87D" w14:textId="77777777" w:rsidR="00144A0D" w:rsidRDefault="00144A0D" w:rsidP="001B3238">
            <w:pPr>
              <w:numPr>
                <w:ilvl w:val="0"/>
                <w:numId w:val="32"/>
              </w:numPr>
              <w:rPr>
                <w:rFonts w:cs="Arial"/>
              </w:rPr>
            </w:pPr>
            <w:r>
              <w:rPr>
                <w:rFonts w:cs="Arial"/>
              </w:rPr>
              <w:t>Handelt nach Weisung durch PL</w:t>
            </w:r>
          </w:p>
          <w:p w14:paraId="697BBC31" w14:textId="77777777" w:rsidR="00144A0D" w:rsidRDefault="00144A0D" w:rsidP="001B3238">
            <w:pPr>
              <w:numPr>
                <w:ilvl w:val="0"/>
                <w:numId w:val="32"/>
              </w:numPr>
              <w:rPr>
                <w:rFonts w:cs="Arial"/>
              </w:rPr>
            </w:pPr>
            <w:r>
              <w:rPr>
                <w:rFonts w:cs="Arial"/>
              </w:rPr>
              <w:t>Verbesserung der Projektleistung</w:t>
            </w:r>
          </w:p>
          <w:p w14:paraId="4AEF9C83" w14:textId="77777777" w:rsidR="00FE5343" w:rsidRPr="003F045B" w:rsidRDefault="00144A0D" w:rsidP="000D24BB">
            <w:pPr>
              <w:numPr>
                <w:ilvl w:val="0"/>
                <w:numId w:val="32"/>
              </w:numPr>
              <w:rPr>
                <w:rFonts w:cs="Arial"/>
              </w:rPr>
            </w:pPr>
            <w:r w:rsidRPr="003F045B">
              <w:rPr>
                <w:rFonts w:cs="Arial"/>
              </w:rPr>
              <w:t xml:space="preserve">Sorgt für schnellere Kommunikation im Projekt </w:t>
            </w:r>
          </w:p>
          <w:p w14:paraId="655418F7" w14:textId="77777777" w:rsidR="00144A0D" w:rsidRPr="0065400D" w:rsidRDefault="00144A0D" w:rsidP="000D24BB"/>
        </w:tc>
        <w:tc>
          <w:tcPr>
            <w:tcW w:w="3038" w:type="dxa"/>
            <w:shd w:val="pct15" w:color="FFFFFF" w:fill="auto"/>
          </w:tcPr>
          <w:p w14:paraId="664EB197" w14:textId="77777777" w:rsidR="00FE5343" w:rsidRDefault="001B3238" w:rsidP="001B3238">
            <w:pPr>
              <w:numPr>
                <w:ilvl w:val="0"/>
                <w:numId w:val="32"/>
              </w:numPr>
              <w:rPr>
                <w:rFonts w:cs="Arial"/>
              </w:rPr>
            </w:pPr>
            <w:r>
              <w:rPr>
                <w:rFonts w:cs="Arial"/>
              </w:rPr>
              <w:t xml:space="preserve">Schnittstelle zwischen PL und Team </w:t>
            </w:r>
          </w:p>
          <w:p w14:paraId="73FFE357" w14:textId="77777777" w:rsidR="001B3238" w:rsidRPr="0065400D" w:rsidRDefault="001B3238" w:rsidP="003F045B">
            <w:pPr>
              <w:numPr>
                <w:ilvl w:val="0"/>
                <w:numId w:val="32"/>
              </w:numPr>
            </w:pPr>
            <w:r>
              <w:t>Verantworte</w:t>
            </w:r>
            <w:r w:rsidR="003F045B">
              <w:t>t</w:t>
            </w:r>
            <w:r>
              <w:t xml:space="preserve"> Aufgaben, die Ihr vom PL übertragen worden sind</w:t>
            </w:r>
          </w:p>
        </w:tc>
      </w:tr>
      <w:tr w:rsidR="0065400D" w:rsidRPr="0065400D" w14:paraId="3714B6E9" w14:textId="77777777" w:rsidTr="00CD309E">
        <w:trPr>
          <w:cantSplit/>
          <w:trHeight w:val="2449"/>
        </w:trPr>
        <w:tc>
          <w:tcPr>
            <w:tcW w:w="1351" w:type="dxa"/>
            <w:shd w:val="pct15" w:color="FFFFFF" w:fill="auto"/>
          </w:tcPr>
          <w:p w14:paraId="2B63635D" w14:textId="74F41C88" w:rsidR="00FE5343" w:rsidRPr="0065400D" w:rsidRDefault="00FE5343" w:rsidP="00FE5343">
            <w:pPr>
              <w:pStyle w:val="Absatztextnormal"/>
              <w:ind w:left="113"/>
              <w:rPr>
                <w:rFonts w:cs="Arial"/>
              </w:rPr>
            </w:pPr>
            <w:r w:rsidRPr="0065400D">
              <w:rPr>
                <w:rFonts w:cs="Arial"/>
              </w:rPr>
              <w:t>Mitarbeiter in Linie AP1</w:t>
            </w:r>
            <w:r w:rsidR="004F4ECA">
              <w:rPr>
                <w:rFonts w:cs="Arial"/>
              </w:rPr>
              <w:t xml:space="preserve"> Auftrags- &amp; Angebotsmanagment</w:t>
            </w:r>
          </w:p>
        </w:tc>
        <w:tc>
          <w:tcPr>
            <w:tcW w:w="1049" w:type="dxa"/>
            <w:shd w:val="pct15" w:color="FFFFFF" w:fill="auto"/>
          </w:tcPr>
          <w:p w14:paraId="1EE7ACC5" w14:textId="77777777" w:rsidR="00FE5343" w:rsidRPr="0065400D" w:rsidRDefault="00FE5343" w:rsidP="000D24BB">
            <w:pPr>
              <w:pStyle w:val="Absatztextnormal"/>
              <w:ind w:left="113"/>
              <w:rPr>
                <w:rFonts w:cs="Arial"/>
              </w:rPr>
            </w:pPr>
            <w:r w:rsidRPr="0065400D">
              <w:rPr>
                <w:rFonts w:cs="Arial"/>
              </w:rPr>
              <w:t>Thorsten Pitha</w:t>
            </w:r>
          </w:p>
        </w:tc>
        <w:tc>
          <w:tcPr>
            <w:tcW w:w="2271" w:type="dxa"/>
            <w:shd w:val="pct15" w:color="FFFFFF" w:fill="auto"/>
          </w:tcPr>
          <w:p w14:paraId="377620A7" w14:textId="6A20F707" w:rsidR="004F4ECA" w:rsidRDefault="00DD2BCF" w:rsidP="004F4ECA">
            <w:pPr>
              <w:pStyle w:val="Listenabsatz"/>
              <w:numPr>
                <w:ilvl w:val="0"/>
                <w:numId w:val="32"/>
              </w:numPr>
            </w:pPr>
            <w:r>
              <w:t>Teilnahme an Analysen</w:t>
            </w:r>
          </w:p>
          <w:p w14:paraId="3A07BBC3" w14:textId="77777777" w:rsidR="00DD2BCF" w:rsidRDefault="00DD2BCF" w:rsidP="004F4ECA">
            <w:pPr>
              <w:pStyle w:val="Listenabsatz"/>
              <w:numPr>
                <w:ilvl w:val="0"/>
                <w:numId w:val="32"/>
              </w:numPr>
            </w:pPr>
            <w:r>
              <w:t>Projektreviews</w:t>
            </w:r>
          </w:p>
          <w:p w14:paraId="5FDE16CE" w14:textId="77777777" w:rsidR="00DD2BCF" w:rsidRDefault="00DD2BCF" w:rsidP="004F4ECA">
            <w:pPr>
              <w:pStyle w:val="Listenabsatz"/>
              <w:numPr>
                <w:ilvl w:val="0"/>
                <w:numId w:val="32"/>
              </w:numPr>
            </w:pPr>
            <w:r>
              <w:t>Testbeteiligung</w:t>
            </w:r>
          </w:p>
          <w:p w14:paraId="32B425B9" w14:textId="77777777" w:rsidR="00DD2BCF" w:rsidRDefault="00DD2BCF" w:rsidP="004F4ECA">
            <w:pPr>
              <w:pStyle w:val="Listenabsatz"/>
              <w:numPr>
                <w:ilvl w:val="0"/>
                <w:numId w:val="32"/>
              </w:numPr>
            </w:pPr>
            <w:r>
              <w:t>Dokumentation und Spezifikation</w:t>
            </w:r>
          </w:p>
          <w:p w14:paraId="7A2F12C1" w14:textId="77777777" w:rsidR="00DD2BCF" w:rsidRDefault="00DD2BCF" w:rsidP="004F4ECA">
            <w:pPr>
              <w:pStyle w:val="Listenabsatz"/>
              <w:numPr>
                <w:ilvl w:val="0"/>
                <w:numId w:val="32"/>
              </w:numPr>
            </w:pPr>
            <w:r>
              <w:t>Einführungskonzept</w:t>
            </w:r>
          </w:p>
          <w:p w14:paraId="077664D1" w14:textId="77777777" w:rsidR="00DD2BCF" w:rsidRDefault="00DD2BCF" w:rsidP="004F4ECA">
            <w:pPr>
              <w:pStyle w:val="Listenabsatz"/>
              <w:numPr>
                <w:ilvl w:val="0"/>
                <w:numId w:val="32"/>
              </w:numPr>
            </w:pPr>
            <w:r>
              <w:t>Eskalations- und Berichtswege</w:t>
            </w:r>
          </w:p>
          <w:p w14:paraId="242A59E9" w14:textId="52FC5509" w:rsidR="00DD2BCF" w:rsidRPr="0065400D" w:rsidRDefault="00DD2BCF" w:rsidP="004F4ECA">
            <w:pPr>
              <w:pStyle w:val="Listenabsatz"/>
              <w:numPr>
                <w:ilvl w:val="0"/>
                <w:numId w:val="32"/>
              </w:numPr>
            </w:pPr>
            <w:r>
              <w:t>Informationspflicht</w:t>
            </w:r>
          </w:p>
        </w:tc>
        <w:tc>
          <w:tcPr>
            <w:tcW w:w="1936" w:type="dxa"/>
            <w:shd w:val="pct15" w:color="FFFFFF" w:fill="auto"/>
          </w:tcPr>
          <w:p w14:paraId="07C808A1" w14:textId="77777777" w:rsidR="00672021" w:rsidRPr="0065400D" w:rsidRDefault="00672021" w:rsidP="00906225">
            <w:pPr>
              <w:numPr>
                <w:ilvl w:val="0"/>
                <w:numId w:val="32"/>
              </w:numPr>
            </w:pPr>
            <w:r w:rsidRPr="0065400D">
              <w:t>Anstoßen einer Eskalation an die Projektleiterin</w:t>
            </w:r>
          </w:p>
          <w:p w14:paraId="1FFFB8D2" w14:textId="77777777" w:rsidR="00FE5343" w:rsidRPr="0065400D" w:rsidRDefault="00672021" w:rsidP="00906225">
            <w:pPr>
              <w:numPr>
                <w:ilvl w:val="0"/>
                <w:numId w:val="32"/>
              </w:numPr>
            </w:pPr>
            <w:r w:rsidRPr="0065400D">
              <w:t>Recht auf außerordentliche Abstimmung mit der Projektleiterin</w:t>
            </w:r>
          </w:p>
        </w:tc>
        <w:tc>
          <w:tcPr>
            <w:tcW w:w="3038" w:type="dxa"/>
            <w:shd w:val="pct15" w:color="FFFFFF" w:fill="auto"/>
          </w:tcPr>
          <w:p w14:paraId="306209D6" w14:textId="77777777" w:rsidR="00672021" w:rsidRPr="0065400D" w:rsidRDefault="006B0A3D" w:rsidP="00906225">
            <w:pPr>
              <w:numPr>
                <w:ilvl w:val="0"/>
                <w:numId w:val="32"/>
              </w:numPr>
            </w:pPr>
            <w:r>
              <w:t>Er v</w:t>
            </w:r>
            <w:r w:rsidR="00B05EFD" w:rsidRPr="0065400D">
              <w:t xml:space="preserve">erantwortet </w:t>
            </w:r>
            <w:r w:rsidR="00672021" w:rsidRPr="0065400D">
              <w:t>die fachlichen Inhalte der Projektergebnisse und die ordnungsgemäße Übe</w:t>
            </w:r>
            <w:r w:rsidR="00906225">
              <w:t>rführung</w:t>
            </w:r>
            <w:r w:rsidR="00672021" w:rsidRPr="0065400D">
              <w:t xml:space="preserve"> in d</w:t>
            </w:r>
            <w:r w:rsidR="00906225">
              <w:t>ie</w:t>
            </w:r>
            <w:r w:rsidR="00672021" w:rsidRPr="0065400D">
              <w:t xml:space="preserve"> Linie</w:t>
            </w:r>
          </w:p>
          <w:p w14:paraId="3C201D66" w14:textId="77777777" w:rsidR="00FE5343" w:rsidRPr="0065400D" w:rsidRDefault="00672021" w:rsidP="00906225">
            <w:pPr>
              <w:numPr>
                <w:ilvl w:val="0"/>
                <w:numId w:val="32"/>
              </w:numPr>
            </w:pPr>
            <w:r w:rsidRPr="0065400D">
              <w:t>Zudem</w:t>
            </w:r>
            <w:r w:rsidR="00B05EFD" w:rsidRPr="0065400D">
              <w:t xml:space="preserve"> w</w:t>
            </w:r>
            <w:r w:rsidR="00906225">
              <w:t>ird</w:t>
            </w:r>
            <w:r w:rsidR="00B05EFD" w:rsidRPr="0065400D">
              <w:t xml:space="preserve"> </w:t>
            </w:r>
            <w:r w:rsidRPr="0065400D">
              <w:t>die Definition, Durchführung und Dokumentation der fachlichen Tests</w:t>
            </w:r>
            <w:r w:rsidR="00B05EFD" w:rsidRPr="0065400D">
              <w:t xml:space="preserve"> verantwortet</w:t>
            </w:r>
          </w:p>
        </w:tc>
      </w:tr>
      <w:tr w:rsidR="00906225" w:rsidRPr="005466BF" w14:paraId="7D28CE54" w14:textId="77777777" w:rsidTr="00CD309E">
        <w:trPr>
          <w:cantSplit/>
          <w:trHeight w:val="1834"/>
        </w:trPr>
        <w:tc>
          <w:tcPr>
            <w:tcW w:w="1351" w:type="dxa"/>
            <w:shd w:val="pct15" w:color="FFFFFF" w:fill="auto"/>
          </w:tcPr>
          <w:p w14:paraId="30B9CEDB" w14:textId="77777777" w:rsidR="00FE5343" w:rsidRPr="0065400D" w:rsidRDefault="00BC07F5" w:rsidP="00FE5343">
            <w:pPr>
              <w:pStyle w:val="Absatztextnormal"/>
              <w:ind w:left="113"/>
            </w:pPr>
            <w:r w:rsidRPr="0065400D">
              <w:t>Auftrag</w:t>
            </w:r>
            <w:r w:rsidR="00095618">
              <w:t>-</w:t>
            </w:r>
            <w:r w:rsidRPr="0065400D">
              <w:t>geber</w:t>
            </w:r>
          </w:p>
        </w:tc>
        <w:tc>
          <w:tcPr>
            <w:tcW w:w="1049" w:type="dxa"/>
            <w:shd w:val="pct15" w:color="FFFFFF" w:fill="auto"/>
          </w:tcPr>
          <w:p w14:paraId="6341629A" w14:textId="77777777" w:rsidR="00FE5343" w:rsidRPr="0065400D" w:rsidRDefault="00BC07F5" w:rsidP="000D24BB">
            <w:pPr>
              <w:pStyle w:val="Absatztextnormal"/>
              <w:ind w:left="113"/>
              <w:rPr>
                <w:rFonts w:cs="Arial"/>
              </w:rPr>
            </w:pPr>
            <w:r w:rsidRPr="0065400D">
              <w:rPr>
                <w:rFonts w:cs="Arial"/>
              </w:rPr>
              <w:t>Stephan Bonka</w:t>
            </w:r>
          </w:p>
        </w:tc>
        <w:tc>
          <w:tcPr>
            <w:tcW w:w="2271" w:type="dxa"/>
            <w:shd w:val="pct15" w:color="FFFFFF" w:fill="auto"/>
          </w:tcPr>
          <w:p w14:paraId="69EBF18F" w14:textId="77777777" w:rsidR="004F4ECA" w:rsidRDefault="004F4ECA" w:rsidP="00095618">
            <w:pPr>
              <w:numPr>
                <w:ilvl w:val="0"/>
                <w:numId w:val="32"/>
              </w:numPr>
              <w:rPr>
                <w:rFonts w:cs="Arial"/>
              </w:rPr>
            </w:pPr>
            <w:r w:rsidRPr="004F4ECA">
              <w:rPr>
                <w:rFonts w:cs="Arial"/>
              </w:rPr>
              <w:t>Budget und Aufträge</w:t>
            </w:r>
          </w:p>
          <w:p w14:paraId="08B3A6EC" w14:textId="77777777" w:rsidR="00FE5343" w:rsidRDefault="004F4ECA" w:rsidP="00095618">
            <w:pPr>
              <w:numPr>
                <w:ilvl w:val="0"/>
                <w:numId w:val="32"/>
              </w:numPr>
              <w:rPr>
                <w:rFonts w:cs="Arial"/>
              </w:rPr>
            </w:pPr>
            <w:r>
              <w:rPr>
                <w:rFonts w:cs="Arial"/>
              </w:rPr>
              <w:t>Abnahmeverantwortung</w:t>
            </w:r>
          </w:p>
          <w:p w14:paraId="32BE5821" w14:textId="77777777" w:rsidR="004F4ECA" w:rsidRDefault="004F4ECA" w:rsidP="00095618">
            <w:pPr>
              <w:numPr>
                <w:ilvl w:val="0"/>
                <w:numId w:val="32"/>
              </w:numPr>
              <w:rPr>
                <w:rFonts w:cs="Arial"/>
              </w:rPr>
            </w:pPr>
            <w:r>
              <w:rPr>
                <w:rFonts w:cs="Arial"/>
              </w:rPr>
              <w:t>Änderungsmanagement</w:t>
            </w:r>
          </w:p>
          <w:p w14:paraId="3C13A587" w14:textId="14A1D30C" w:rsidR="004F4ECA" w:rsidRPr="0065400D" w:rsidRDefault="004F4ECA" w:rsidP="00095618">
            <w:pPr>
              <w:numPr>
                <w:ilvl w:val="0"/>
                <w:numId w:val="32"/>
              </w:numPr>
              <w:rPr>
                <w:rFonts w:cs="Arial"/>
              </w:rPr>
            </w:pPr>
            <w:r>
              <w:rPr>
                <w:rFonts w:cs="Arial"/>
              </w:rPr>
              <w:t>Gremienbeteiligung</w:t>
            </w:r>
          </w:p>
        </w:tc>
        <w:tc>
          <w:tcPr>
            <w:tcW w:w="1936" w:type="dxa"/>
            <w:shd w:val="pct15" w:color="FFFFFF" w:fill="auto"/>
          </w:tcPr>
          <w:p w14:paraId="267F7FBE" w14:textId="2AF09DBA" w:rsidR="003358D0" w:rsidRDefault="004F4ECA" w:rsidP="00095618">
            <w:pPr>
              <w:numPr>
                <w:ilvl w:val="0"/>
                <w:numId w:val="32"/>
              </w:numPr>
              <w:rPr>
                <w:rFonts w:cs="Arial"/>
              </w:rPr>
            </w:pPr>
            <w:r>
              <w:rPr>
                <w:rFonts w:cs="Arial"/>
              </w:rPr>
              <w:t>Delegations</w:t>
            </w:r>
            <w:r w:rsidR="00DD2BCF">
              <w:rPr>
                <w:rFonts w:cs="Arial"/>
              </w:rPr>
              <w:t>-</w:t>
            </w:r>
            <w:r>
              <w:rPr>
                <w:rFonts w:cs="Arial"/>
              </w:rPr>
              <w:t>verantwortung</w:t>
            </w:r>
          </w:p>
          <w:p w14:paraId="5215439F" w14:textId="4759DB29" w:rsidR="004F4ECA" w:rsidRDefault="004F4ECA" w:rsidP="00095618">
            <w:pPr>
              <w:numPr>
                <w:ilvl w:val="0"/>
                <w:numId w:val="32"/>
              </w:numPr>
              <w:rPr>
                <w:rFonts w:cs="Arial"/>
              </w:rPr>
            </w:pPr>
            <w:r>
              <w:rPr>
                <w:rFonts w:cs="Arial"/>
              </w:rPr>
              <w:t>Projektentscheidung</w:t>
            </w:r>
          </w:p>
          <w:p w14:paraId="66914F83" w14:textId="77777777" w:rsidR="004F4ECA" w:rsidRPr="0065400D" w:rsidRDefault="004F4ECA" w:rsidP="00095618">
            <w:pPr>
              <w:numPr>
                <w:ilvl w:val="0"/>
                <w:numId w:val="32"/>
              </w:numPr>
              <w:rPr>
                <w:rFonts w:cs="Arial"/>
              </w:rPr>
            </w:pPr>
          </w:p>
          <w:p w14:paraId="04545473" w14:textId="77777777" w:rsidR="003358D0" w:rsidRPr="0065400D" w:rsidRDefault="003358D0" w:rsidP="003358D0">
            <w:pPr>
              <w:shd w:val="clear" w:color="auto" w:fill="FFFFFF"/>
              <w:spacing w:before="100" w:beforeAutospacing="1" w:after="100" w:afterAutospacing="1"/>
              <w:ind w:left="720"/>
              <w:rPr>
                <w:rFonts w:cs="Arial"/>
              </w:rPr>
            </w:pPr>
          </w:p>
          <w:p w14:paraId="32386AA3" w14:textId="77777777" w:rsidR="00FE5343" w:rsidRPr="0065400D" w:rsidRDefault="00FE5343" w:rsidP="003358D0">
            <w:pPr>
              <w:shd w:val="clear" w:color="auto" w:fill="FFFFFF"/>
              <w:spacing w:before="100" w:beforeAutospacing="1" w:after="100" w:afterAutospacing="1"/>
              <w:ind w:left="720"/>
              <w:rPr>
                <w:rFonts w:cs="Arial"/>
              </w:rPr>
            </w:pPr>
          </w:p>
        </w:tc>
        <w:tc>
          <w:tcPr>
            <w:tcW w:w="3038" w:type="dxa"/>
            <w:shd w:val="pct15" w:color="FFFFFF" w:fill="auto"/>
          </w:tcPr>
          <w:p w14:paraId="37FAFDAA" w14:textId="77777777" w:rsidR="00FE5343" w:rsidRDefault="00DD2BCF" w:rsidP="00095618">
            <w:pPr>
              <w:numPr>
                <w:ilvl w:val="0"/>
                <w:numId w:val="32"/>
              </w:numPr>
              <w:rPr>
                <w:rFonts w:cs="Arial"/>
              </w:rPr>
            </w:pPr>
            <w:r>
              <w:rPr>
                <w:rFonts w:cs="Arial"/>
              </w:rPr>
              <w:t>Projektbeauftragung</w:t>
            </w:r>
          </w:p>
          <w:p w14:paraId="3B0ED9D3" w14:textId="77777777" w:rsidR="00DD2BCF" w:rsidRDefault="00DD2BCF" w:rsidP="00095618">
            <w:pPr>
              <w:numPr>
                <w:ilvl w:val="0"/>
                <w:numId w:val="32"/>
              </w:numPr>
              <w:rPr>
                <w:rFonts w:cs="Arial"/>
              </w:rPr>
            </w:pPr>
            <w:r>
              <w:rPr>
                <w:rFonts w:cs="Arial"/>
              </w:rPr>
              <w:t>Auftraggeberverantwortung je Projekt</w:t>
            </w:r>
          </w:p>
          <w:p w14:paraId="7A9D3C8C" w14:textId="535C358A" w:rsidR="00DD2BCF" w:rsidRPr="0065400D" w:rsidRDefault="00DD2BCF" w:rsidP="00095618">
            <w:pPr>
              <w:numPr>
                <w:ilvl w:val="0"/>
                <w:numId w:val="32"/>
              </w:numPr>
              <w:rPr>
                <w:rFonts w:cs="Arial"/>
              </w:rPr>
            </w:pPr>
            <w:r>
              <w:rPr>
                <w:rFonts w:cs="Arial"/>
              </w:rPr>
              <w:t>Formelle Abnahme</w:t>
            </w:r>
          </w:p>
        </w:tc>
      </w:tr>
    </w:tbl>
    <w:p w14:paraId="218055F1" w14:textId="77777777" w:rsidR="00A8118A" w:rsidRPr="00A8118A" w:rsidRDefault="00A8118A" w:rsidP="00A8118A">
      <w:pPr>
        <w:pStyle w:val="Beschriftung"/>
      </w:pPr>
      <w:bookmarkStart w:id="73" w:name="_Toc142565835"/>
      <w:bookmarkEnd w:id="72"/>
      <w:r>
        <w:t xml:space="preserve">Tabelle </w:t>
      </w:r>
      <w:fldSimple w:instr=" SEQ Tabelle \* ARABIC ">
        <w:r w:rsidR="001E2DC0">
          <w:rPr>
            <w:noProof/>
          </w:rPr>
          <w:t>15</w:t>
        </w:r>
      </w:fldSimple>
      <w:r>
        <w:t xml:space="preserve"> AKV-Matrix</w:t>
      </w:r>
      <w:bookmarkEnd w:id="73"/>
    </w:p>
    <w:p w14:paraId="536DC7E8" w14:textId="77777777" w:rsidR="00E4436D" w:rsidRDefault="00E4436D" w:rsidP="00E4436D">
      <w:pPr>
        <w:pStyle w:val="berschrift2"/>
      </w:pPr>
      <w:r>
        <w:br w:type="page"/>
      </w:r>
      <w:bookmarkStart w:id="74" w:name="_Ref520114247"/>
      <w:bookmarkStart w:id="75" w:name="_Toc142565872"/>
      <w:r w:rsidR="00CA4079">
        <w:lastRenderedPageBreak/>
        <w:t>Kommunikationsmatrix</w:t>
      </w:r>
      <w:bookmarkEnd w:id="74"/>
      <w:bookmarkEnd w:id="75"/>
    </w:p>
    <w:p w14:paraId="6870333C" w14:textId="77777777" w:rsidR="00E4436D" w:rsidRPr="005466BF" w:rsidRDefault="00E4436D" w:rsidP="00E4436D">
      <w:pPr>
        <w:rPr>
          <w:sz w:val="22"/>
          <w:szCs w:val="22"/>
        </w:rPr>
      </w:pPr>
    </w:p>
    <w:p w14:paraId="336A83F4" w14:textId="77777777" w:rsidR="00E4436D" w:rsidRPr="005466BF" w:rsidRDefault="00AE390F" w:rsidP="00E4436D">
      <w:pPr>
        <w:pStyle w:val="Absatztextnormal"/>
        <w:ind w:left="0"/>
        <w:rPr>
          <w:b/>
          <w:sz w:val="22"/>
          <w:szCs w:val="22"/>
        </w:rPr>
      </w:pPr>
      <w:r w:rsidRPr="005466BF">
        <w:rPr>
          <w:b/>
          <w:sz w:val="22"/>
          <w:szCs w:val="22"/>
        </w:rPr>
        <w:t>Kommunikationsmatrix</w:t>
      </w:r>
    </w:p>
    <w:tbl>
      <w:tblPr>
        <w:tblW w:w="51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319"/>
        <w:gridCol w:w="1909"/>
        <w:gridCol w:w="2072"/>
        <w:gridCol w:w="1290"/>
        <w:gridCol w:w="988"/>
      </w:tblGrid>
      <w:tr w:rsidR="008449FA" w:rsidRPr="008449FA" w14:paraId="0F782876" w14:textId="77777777" w:rsidTr="0058794D">
        <w:trPr>
          <w:cantSplit/>
          <w:tblHeader/>
        </w:trPr>
        <w:tc>
          <w:tcPr>
            <w:tcW w:w="1271" w:type="dxa"/>
            <w:tcBorders>
              <w:bottom w:val="single" w:sz="4" w:space="0" w:color="auto"/>
            </w:tcBorders>
            <w:shd w:val="clear" w:color="auto" w:fill="A8D08D"/>
          </w:tcPr>
          <w:p w14:paraId="0BCE2F68" w14:textId="77777777" w:rsidR="00AE390F" w:rsidRPr="008449FA" w:rsidRDefault="00AE390F" w:rsidP="005938E7">
            <w:pPr>
              <w:pStyle w:val="Absatztextnormal"/>
              <w:ind w:left="0"/>
              <w:rPr>
                <w:rFonts w:cs="Arial"/>
              </w:rPr>
            </w:pPr>
            <w:r w:rsidRPr="008449FA">
              <w:rPr>
                <w:rFonts w:cs="Arial"/>
                <w:b/>
                <w:bCs/>
              </w:rPr>
              <w:t xml:space="preserve">Stakeholder </w:t>
            </w:r>
            <w:r w:rsidRPr="008449FA">
              <w:rPr>
                <w:rFonts w:cs="Arial"/>
                <w:b/>
                <w:bCs/>
              </w:rPr>
              <w:br/>
              <w:t>(mit wem?)</w:t>
            </w:r>
          </w:p>
        </w:tc>
        <w:tc>
          <w:tcPr>
            <w:tcW w:w="2319" w:type="dxa"/>
            <w:tcBorders>
              <w:bottom w:val="single" w:sz="4" w:space="0" w:color="auto"/>
            </w:tcBorders>
            <w:shd w:val="clear" w:color="auto" w:fill="A8D08D"/>
          </w:tcPr>
          <w:p w14:paraId="7FFD71C2" w14:textId="77777777" w:rsidR="00AE390F" w:rsidRPr="008449FA" w:rsidRDefault="00AE390F" w:rsidP="005938E7">
            <w:pPr>
              <w:pStyle w:val="Absatztextnormal"/>
              <w:ind w:left="0"/>
              <w:rPr>
                <w:rFonts w:cs="Arial"/>
                <w:b/>
                <w:bCs/>
              </w:rPr>
            </w:pPr>
            <w:r w:rsidRPr="008449FA">
              <w:rPr>
                <w:rFonts w:cs="Arial"/>
                <w:b/>
                <w:bCs/>
              </w:rPr>
              <w:t xml:space="preserve">zuständig  </w:t>
            </w:r>
            <w:r w:rsidRPr="008449FA">
              <w:rPr>
                <w:rFonts w:cs="Arial"/>
                <w:b/>
                <w:bCs/>
              </w:rPr>
              <w:br/>
              <w:t>(wer?)</w:t>
            </w:r>
          </w:p>
        </w:tc>
        <w:tc>
          <w:tcPr>
            <w:tcW w:w="1909" w:type="dxa"/>
            <w:tcBorders>
              <w:bottom w:val="single" w:sz="4" w:space="0" w:color="auto"/>
            </w:tcBorders>
            <w:shd w:val="clear" w:color="auto" w:fill="A8D08D"/>
          </w:tcPr>
          <w:p w14:paraId="39021C88" w14:textId="77777777" w:rsidR="00AE390F" w:rsidRPr="008449FA" w:rsidRDefault="00AE390F" w:rsidP="005938E7">
            <w:pPr>
              <w:pStyle w:val="Absatztextnormal"/>
              <w:ind w:left="0"/>
              <w:rPr>
                <w:rFonts w:cs="Arial"/>
                <w:b/>
                <w:bCs/>
              </w:rPr>
            </w:pPr>
            <w:r w:rsidRPr="008449FA">
              <w:rPr>
                <w:rFonts w:cs="Arial"/>
                <w:b/>
                <w:bCs/>
              </w:rPr>
              <w:t xml:space="preserve">Inhalt       </w:t>
            </w:r>
            <w:r w:rsidRPr="008449FA">
              <w:rPr>
                <w:rFonts w:cs="Arial"/>
                <w:b/>
                <w:bCs/>
              </w:rPr>
              <w:br/>
              <w:t>(worüber?)</w:t>
            </w:r>
          </w:p>
        </w:tc>
        <w:tc>
          <w:tcPr>
            <w:tcW w:w="2072" w:type="dxa"/>
            <w:shd w:val="clear" w:color="auto" w:fill="A8D08D"/>
          </w:tcPr>
          <w:p w14:paraId="210D6D64" w14:textId="77777777" w:rsidR="00AE390F" w:rsidRPr="008449FA" w:rsidRDefault="00AE390F" w:rsidP="005938E7">
            <w:pPr>
              <w:pStyle w:val="Absatztextnormal"/>
              <w:ind w:left="0"/>
              <w:rPr>
                <w:rFonts w:cs="Arial"/>
                <w:b/>
                <w:bCs/>
              </w:rPr>
            </w:pPr>
            <w:r w:rsidRPr="008449FA">
              <w:rPr>
                <w:rFonts w:cs="Arial"/>
                <w:b/>
                <w:bCs/>
              </w:rPr>
              <w:t xml:space="preserve">Art                </w:t>
            </w:r>
            <w:r w:rsidRPr="008449FA">
              <w:rPr>
                <w:rFonts w:cs="Arial"/>
                <w:b/>
                <w:bCs/>
              </w:rPr>
              <w:br/>
              <w:t>(welche Weise?)</w:t>
            </w:r>
          </w:p>
        </w:tc>
        <w:tc>
          <w:tcPr>
            <w:tcW w:w="1290" w:type="dxa"/>
            <w:shd w:val="clear" w:color="auto" w:fill="A8D08D"/>
          </w:tcPr>
          <w:p w14:paraId="1B2A62F5" w14:textId="77777777" w:rsidR="00AE390F" w:rsidRPr="008449FA" w:rsidRDefault="00AE390F" w:rsidP="005938E7">
            <w:pPr>
              <w:pStyle w:val="Absatztextnormal"/>
              <w:ind w:left="0"/>
              <w:rPr>
                <w:rFonts w:cs="Arial"/>
                <w:b/>
                <w:bCs/>
              </w:rPr>
            </w:pPr>
            <w:r w:rsidRPr="008449FA">
              <w:rPr>
                <w:rFonts w:cs="Arial"/>
                <w:b/>
                <w:bCs/>
              </w:rPr>
              <w:t xml:space="preserve">Frequenz   </w:t>
            </w:r>
            <w:r w:rsidRPr="008449FA">
              <w:rPr>
                <w:rFonts w:cs="Arial"/>
                <w:b/>
                <w:bCs/>
              </w:rPr>
              <w:br/>
              <w:t>(wann?)</w:t>
            </w:r>
          </w:p>
        </w:tc>
        <w:tc>
          <w:tcPr>
            <w:tcW w:w="988" w:type="dxa"/>
            <w:shd w:val="clear" w:color="auto" w:fill="A8D08D"/>
          </w:tcPr>
          <w:p w14:paraId="44230B60" w14:textId="77777777" w:rsidR="00AE390F" w:rsidRPr="008449FA" w:rsidRDefault="00AE390F" w:rsidP="005938E7">
            <w:pPr>
              <w:pStyle w:val="Absatztextnormal"/>
              <w:ind w:left="0"/>
              <w:rPr>
                <w:rFonts w:cs="Arial"/>
                <w:b/>
                <w:bCs/>
              </w:rPr>
            </w:pPr>
            <w:r w:rsidRPr="008449FA">
              <w:rPr>
                <w:rFonts w:cs="Arial"/>
                <w:b/>
                <w:bCs/>
              </w:rPr>
              <w:t xml:space="preserve">Umfang    </w:t>
            </w:r>
            <w:r w:rsidRPr="008449FA">
              <w:rPr>
                <w:rFonts w:cs="Arial"/>
                <w:b/>
                <w:bCs/>
              </w:rPr>
              <w:br/>
              <w:t>(wie genau?)</w:t>
            </w:r>
          </w:p>
        </w:tc>
      </w:tr>
      <w:tr w:rsidR="008449FA" w:rsidRPr="008449FA" w14:paraId="376DFD93" w14:textId="77777777" w:rsidTr="0058794D">
        <w:trPr>
          <w:cantSplit/>
          <w:trHeight w:val="876"/>
        </w:trPr>
        <w:tc>
          <w:tcPr>
            <w:tcW w:w="1271" w:type="dxa"/>
            <w:shd w:val="pct15" w:color="FFFFFF" w:fill="auto"/>
          </w:tcPr>
          <w:p w14:paraId="0FB4EE64" w14:textId="71451DAE" w:rsidR="00EB5B13" w:rsidRPr="008449FA" w:rsidRDefault="00106662" w:rsidP="0058794D">
            <w:pPr>
              <w:pStyle w:val="Absatztextnormal"/>
              <w:ind w:left="0"/>
              <w:rPr>
                <w:rFonts w:cs="Arial"/>
              </w:rPr>
            </w:pPr>
            <w:r w:rsidRPr="008449FA">
              <w:rPr>
                <w:rFonts w:cs="Arial"/>
              </w:rPr>
              <w:t>Stephan Bonka (A</w:t>
            </w:r>
            <w:r w:rsidR="0058794D">
              <w:rPr>
                <w:rFonts w:cs="Arial"/>
              </w:rPr>
              <w:t>G</w:t>
            </w:r>
            <w:r w:rsidR="00EB5B13" w:rsidRPr="008449FA">
              <w:rPr>
                <w:rFonts w:cs="Arial"/>
              </w:rPr>
              <w:t>/</w:t>
            </w:r>
          </w:p>
          <w:p w14:paraId="2B2A3CA9" w14:textId="77777777" w:rsidR="00106662" w:rsidRPr="008449FA" w:rsidRDefault="00EB5B13" w:rsidP="0058794D">
            <w:pPr>
              <w:pStyle w:val="Absatztextnormal"/>
              <w:ind w:left="0"/>
              <w:rPr>
                <w:rFonts w:cs="Arial"/>
              </w:rPr>
            </w:pPr>
            <w:r w:rsidRPr="008449FA">
              <w:rPr>
                <w:rFonts w:cs="Arial"/>
              </w:rPr>
              <w:t>LA</w:t>
            </w:r>
            <w:r w:rsidR="00106662" w:rsidRPr="008449FA">
              <w:rPr>
                <w:rFonts w:cs="Arial"/>
              </w:rPr>
              <w:t>)</w:t>
            </w:r>
          </w:p>
        </w:tc>
        <w:tc>
          <w:tcPr>
            <w:tcW w:w="2319" w:type="dxa"/>
            <w:shd w:val="pct15" w:color="FFFFFF" w:fill="auto"/>
          </w:tcPr>
          <w:p w14:paraId="0E65DA11" w14:textId="77777777" w:rsidR="005F3B54" w:rsidRPr="008449FA" w:rsidRDefault="005F3B54" w:rsidP="005938E7">
            <w:pPr>
              <w:pStyle w:val="Absatztextnormal"/>
              <w:ind w:left="0"/>
              <w:jc w:val="both"/>
              <w:rPr>
                <w:rFonts w:cs="Arial"/>
              </w:rPr>
            </w:pPr>
            <w:r w:rsidRPr="008449FA">
              <w:rPr>
                <w:rFonts w:cs="Arial"/>
              </w:rPr>
              <w:t xml:space="preserve">Jasmin </w:t>
            </w:r>
          </w:p>
          <w:p w14:paraId="746B7A44" w14:textId="77777777" w:rsidR="005F3B54" w:rsidRPr="008449FA" w:rsidRDefault="005F3B54" w:rsidP="005938E7">
            <w:pPr>
              <w:pStyle w:val="Absatztextnormal"/>
              <w:ind w:left="0"/>
              <w:jc w:val="both"/>
              <w:rPr>
                <w:rFonts w:cs="Arial"/>
              </w:rPr>
            </w:pPr>
            <w:r w:rsidRPr="008449FA">
              <w:rPr>
                <w:rFonts w:cs="Arial"/>
              </w:rPr>
              <w:t xml:space="preserve">Teubert </w:t>
            </w:r>
          </w:p>
          <w:p w14:paraId="5A3E7677" w14:textId="77777777" w:rsidR="00AE390F" w:rsidRPr="008449FA" w:rsidRDefault="005F3B54" w:rsidP="005938E7">
            <w:pPr>
              <w:pStyle w:val="Absatztextnormal"/>
              <w:ind w:left="0"/>
              <w:jc w:val="both"/>
              <w:rPr>
                <w:rFonts w:cs="Arial"/>
              </w:rPr>
            </w:pPr>
            <w:r w:rsidRPr="008449FA">
              <w:rPr>
                <w:rFonts w:cs="Arial"/>
              </w:rPr>
              <w:t>(Projektleiterin)</w:t>
            </w:r>
          </w:p>
        </w:tc>
        <w:tc>
          <w:tcPr>
            <w:tcW w:w="1909" w:type="dxa"/>
            <w:shd w:val="pct15" w:color="FFFFFF" w:fill="auto"/>
          </w:tcPr>
          <w:p w14:paraId="2953A57F" w14:textId="77777777" w:rsidR="00AE390F" w:rsidRPr="008449FA" w:rsidRDefault="00EB5B13" w:rsidP="008449FA">
            <w:pPr>
              <w:pStyle w:val="Absatztextnormal"/>
              <w:ind w:left="0"/>
              <w:rPr>
                <w:rFonts w:cs="Arial"/>
              </w:rPr>
            </w:pPr>
            <w:r w:rsidRPr="008449FA">
              <w:rPr>
                <w:rFonts w:cs="Arial"/>
              </w:rPr>
              <w:t>Statusbericht zur Überwachung des Fortschritts</w:t>
            </w:r>
          </w:p>
        </w:tc>
        <w:tc>
          <w:tcPr>
            <w:tcW w:w="2072" w:type="dxa"/>
          </w:tcPr>
          <w:p w14:paraId="0900D30E" w14:textId="77777777" w:rsidR="008449FA" w:rsidRDefault="00EB5B13" w:rsidP="008449FA">
            <w:pPr>
              <w:pStyle w:val="Absatztextnormal"/>
              <w:ind w:left="0"/>
              <w:rPr>
                <w:rFonts w:cs="Arial"/>
              </w:rPr>
            </w:pPr>
            <w:r w:rsidRPr="008449FA">
              <w:rPr>
                <w:rFonts w:cs="Arial"/>
              </w:rPr>
              <w:t>Monatliches Meeting zum Lenkungs</w:t>
            </w:r>
            <w:r w:rsidR="008449FA">
              <w:rPr>
                <w:rFonts w:cs="Arial"/>
              </w:rPr>
              <w:t>-</w:t>
            </w:r>
            <w:r w:rsidRPr="008449FA">
              <w:rPr>
                <w:rFonts w:cs="Arial"/>
              </w:rPr>
              <w:t xml:space="preserve">ausschuss </w:t>
            </w:r>
          </w:p>
          <w:p w14:paraId="3C092F0E" w14:textId="7CDCB0B4" w:rsidR="00EB5B13" w:rsidRPr="008449FA" w:rsidRDefault="00EB5B13" w:rsidP="0058794D">
            <w:pPr>
              <w:pStyle w:val="Absatztextnormal"/>
              <w:ind w:left="0"/>
            </w:pPr>
            <w:r w:rsidRPr="008449FA">
              <w:rPr>
                <w:rFonts w:cs="Arial"/>
              </w:rPr>
              <w:t xml:space="preserve">mit Statusbericht </w:t>
            </w:r>
          </w:p>
        </w:tc>
        <w:tc>
          <w:tcPr>
            <w:tcW w:w="1290" w:type="dxa"/>
          </w:tcPr>
          <w:p w14:paraId="475EFAD6" w14:textId="77777777" w:rsidR="00AE390F" w:rsidRPr="008449FA" w:rsidRDefault="00EB5B13" w:rsidP="005938E7">
            <w:pPr>
              <w:pStyle w:val="Absatztextnormal"/>
              <w:ind w:left="0"/>
              <w:jc w:val="both"/>
              <w:rPr>
                <w:rFonts w:cs="Arial"/>
              </w:rPr>
            </w:pPr>
            <w:r w:rsidRPr="008449FA">
              <w:rPr>
                <w:rFonts w:cs="Arial"/>
              </w:rPr>
              <w:t xml:space="preserve">Monatlich </w:t>
            </w:r>
          </w:p>
          <w:p w14:paraId="21C9B9E9" w14:textId="77777777" w:rsidR="00EB5B13" w:rsidRPr="008449FA" w:rsidRDefault="00EB5B13" w:rsidP="00EB5B13"/>
        </w:tc>
        <w:tc>
          <w:tcPr>
            <w:tcW w:w="988" w:type="dxa"/>
          </w:tcPr>
          <w:p w14:paraId="52EDF523" w14:textId="77777777" w:rsidR="00EB5B13" w:rsidRPr="008449FA" w:rsidRDefault="00EB5B13" w:rsidP="008449FA">
            <w:pPr>
              <w:pStyle w:val="Absatztextnormal"/>
              <w:ind w:left="0"/>
              <w:rPr>
                <w:rFonts w:cs="Arial"/>
              </w:rPr>
            </w:pPr>
            <w:r w:rsidRPr="008449FA">
              <w:rPr>
                <w:rFonts w:cs="Arial"/>
              </w:rPr>
              <w:t xml:space="preserve">Jeweils </w:t>
            </w:r>
          </w:p>
          <w:p w14:paraId="0DE22339" w14:textId="77777777" w:rsidR="00AE390F" w:rsidRPr="008449FA" w:rsidRDefault="00EB5B13" w:rsidP="008449FA">
            <w:pPr>
              <w:pStyle w:val="Absatztextnormal"/>
              <w:ind w:left="0"/>
              <w:rPr>
                <w:rFonts w:cs="Arial"/>
              </w:rPr>
            </w:pPr>
            <w:r w:rsidRPr="008449FA">
              <w:rPr>
                <w:rFonts w:cs="Arial"/>
              </w:rPr>
              <w:t>1 Stunde LA</w:t>
            </w:r>
          </w:p>
        </w:tc>
      </w:tr>
      <w:tr w:rsidR="008449FA" w:rsidRPr="008449FA" w14:paraId="49FA72A6" w14:textId="77777777" w:rsidTr="0058794D">
        <w:trPr>
          <w:cantSplit/>
        </w:trPr>
        <w:tc>
          <w:tcPr>
            <w:tcW w:w="1271" w:type="dxa"/>
            <w:shd w:val="pct15" w:color="FFFFFF" w:fill="auto"/>
          </w:tcPr>
          <w:p w14:paraId="11A5CF44" w14:textId="26A88C8B" w:rsidR="00AE390F" w:rsidRPr="008449FA" w:rsidRDefault="00143F1B" w:rsidP="0058794D">
            <w:pPr>
              <w:pStyle w:val="Absatztextnormal"/>
              <w:ind w:left="0"/>
              <w:rPr>
                <w:rFonts w:cs="Arial"/>
              </w:rPr>
            </w:pPr>
            <w:r>
              <w:rPr>
                <w:rFonts w:cs="Arial"/>
              </w:rPr>
              <w:t>JT</w:t>
            </w:r>
            <w:r w:rsidR="00106662" w:rsidRPr="008449FA">
              <w:rPr>
                <w:rFonts w:cs="Arial"/>
              </w:rPr>
              <w:t xml:space="preserve"> (Projekt</w:t>
            </w:r>
            <w:r w:rsidR="0058794D">
              <w:rPr>
                <w:rFonts w:cs="Arial"/>
              </w:rPr>
              <w:t xml:space="preserve">- </w:t>
            </w:r>
            <w:proofErr w:type="spellStart"/>
            <w:r w:rsidR="00106662" w:rsidRPr="008449FA">
              <w:rPr>
                <w:rFonts w:cs="Arial"/>
              </w:rPr>
              <w:t>leiterin</w:t>
            </w:r>
            <w:proofErr w:type="spellEnd"/>
            <w:r w:rsidR="00106662" w:rsidRPr="008449FA">
              <w:rPr>
                <w:rFonts w:cs="Arial"/>
              </w:rPr>
              <w:t>)</w:t>
            </w:r>
          </w:p>
        </w:tc>
        <w:tc>
          <w:tcPr>
            <w:tcW w:w="2319" w:type="dxa"/>
            <w:shd w:val="pct15" w:color="FFFFFF" w:fill="auto"/>
          </w:tcPr>
          <w:p w14:paraId="210D1588" w14:textId="77777777" w:rsidR="00AE390F" w:rsidRPr="008449FA" w:rsidRDefault="008449FA" w:rsidP="005938E7">
            <w:pPr>
              <w:pStyle w:val="Absatztextnormal"/>
              <w:ind w:left="0"/>
              <w:jc w:val="both"/>
              <w:rPr>
                <w:rFonts w:cs="Arial"/>
              </w:rPr>
            </w:pPr>
            <w:r w:rsidRPr="008449FA">
              <w:rPr>
                <w:rFonts w:cs="Arial"/>
              </w:rPr>
              <w:t xml:space="preserve">Projektteam </w:t>
            </w:r>
          </w:p>
        </w:tc>
        <w:tc>
          <w:tcPr>
            <w:tcW w:w="1909" w:type="dxa"/>
            <w:shd w:val="pct15" w:color="FFFFFF" w:fill="auto"/>
          </w:tcPr>
          <w:p w14:paraId="0DFFD43B" w14:textId="77777777" w:rsidR="00AE390F" w:rsidRPr="008449FA" w:rsidRDefault="008449FA" w:rsidP="008449FA">
            <w:pPr>
              <w:pStyle w:val="Absatztextnormal"/>
              <w:ind w:left="0"/>
              <w:rPr>
                <w:rFonts w:cs="Arial"/>
              </w:rPr>
            </w:pPr>
            <w:r w:rsidRPr="008449FA">
              <w:rPr>
                <w:rFonts w:cs="Arial"/>
              </w:rPr>
              <w:t>Steuerung und Kontrolle des Projektes, Fortschrittskontrolle</w:t>
            </w:r>
          </w:p>
        </w:tc>
        <w:tc>
          <w:tcPr>
            <w:tcW w:w="2072" w:type="dxa"/>
          </w:tcPr>
          <w:p w14:paraId="2A7D9C66" w14:textId="77777777" w:rsidR="00AE390F" w:rsidRPr="008449FA" w:rsidRDefault="008449FA" w:rsidP="008449FA">
            <w:pPr>
              <w:pStyle w:val="Absatztextnormal"/>
              <w:ind w:left="0"/>
              <w:rPr>
                <w:rFonts w:cs="Arial"/>
              </w:rPr>
            </w:pPr>
            <w:r w:rsidRPr="008449FA">
              <w:rPr>
                <w:rFonts w:cs="Arial"/>
              </w:rPr>
              <w:t>Wöchentlicher Jour Fixé mit dem Projektteam</w:t>
            </w:r>
          </w:p>
        </w:tc>
        <w:tc>
          <w:tcPr>
            <w:tcW w:w="1290" w:type="dxa"/>
          </w:tcPr>
          <w:p w14:paraId="2FE5BB0A" w14:textId="77777777" w:rsidR="00AE390F" w:rsidRPr="008449FA" w:rsidRDefault="008449FA" w:rsidP="005938E7">
            <w:pPr>
              <w:pStyle w:val="Absatztextnormal"/>
              <w:ind w:left="0"/>
              <w:jc w:val="both"/>
              <w:rPr>
                <w:rFonts w:cs="Arial"/>
              </w:rPr>
            </w:pPr>
            <w:r w:rsidRPr="008449FA">
              <w:rPr>
                <w:rFonts w:cs="Arial"/>
              </w:rPr>
              <w:t>Wöchentlich</w:t>
            </w:r>
          </w:p>
        </w:tc>
        <w:tc>
          <w:tcPr>
            <w:tcW w:w="988" w:type="dxa"/>
          </w:tcPr>
          <w:p w14:paraId="1B453B23" w14:textId="77777777" w:rsidR="00AE390F" w:rsidRPr="008449FA" w:rsidRDefault="008449FA" w:rsidP="008449FA">
            <w:pPr>
              <w:pStyle w:val="Absatztextnormal"/>
              <w:ind w:left="0"/>
              <w:rPr>
                <w:rFonts w:cs="Arial"/>
              </w:rPr>
            </w:pPr>
            <w:r w:rsidRPr="008449FA">
              <w:rPr>
                <w:rFonts w:cs="Arial"/>
              </w:rPr>
              <w:t>45 Minuten Meeting</w:t>
            </w:r>
          </w:p>
        </w:tc>
      </w:tr>
      <w:tr w:rsidR="008449FA" w:rsidRPr="008449FA" w14:paraId="3F89B55B" w14:textId="77777777" w:rsidTr="0058794D">
        <w:trPr>
          <w:cantSplit/>
          <w:trHeight w:val="1002"/>
        </w:trPr>
        <w:tc>
          <w:tcPr>
            <w:tcW w:w="1271" w:type="dxa"/>
            <w:shd w:val="pct15" w:color="FFFFFF" w:fill="auto"/>
          </w:tcPr>
          <w:p w14:paraId="280D2857" w14:textId="77777777" w:rsidR="00FF1C2C" w:rsidRPr="008449FA" w:rsidRDefault="00FF1C2C" w:rsidP="0058794D">
            <w:r w:rsidRPr="008449FA">
              <w:t xml:space="preserve">Mitarbeiter der Bank </w:t>
            </w:r>
          </w:p>
        </w:tc>
        <w:tc>
          <w:tcPr>
            <w:tcW w:w="2319" w:type="dxa"/>
            <w:shd w:val="pct15" w:color="FFFFFF" w:fill="auto"/>
          </w:tcPr>
          <w:p w14:paraId="1BD169E0" w14:textId="77777777" w:rsidR="00FF1C2C" w:rsidRPr="008449FA" w:rsidRDefault="00FF1C2C" w:rsidP="00FF1C2C">
            <w:pPr>
              <w:pStyle w:val="Absatztextnormal"/>
              <w:ind w:left="0"/>
              <w:jc w:val="both"/>
              <w:rPr>
                <w:rFonts w:cs="Arial"/>
              </w:rPr>
            </w:pPr>
            <w:r w:rsidRPr="008449FA">
              <w:rPr>
                <w:rFonts w:cs="Arial"/>
              </w:rPr>
              <w:t>Thorsten Pitha</w:t>
            </w:r>
          </w:p>
          <w:p w14:paraId="4BD768CD" w14:textId="77777777" w:rsidR="00FF1C2C" w:rsidRPr="008449FA" w:rsidRDefault="00FF1C2C" w:rsidP="00FF1C2C">
            <w:r w:rsidRPr="008449FA">
              <w:t>(MA in Linie/ AP1 Auftragsmanagement Verantwortlicher)</w:t>
            </w:r>
          </w:p>
        </w:tc>
        <w:tc>
          <w:tcPr>
            <w:tcW w:w="1909" w:type="dxa"/>
            <w:shd w:val="pct15" w:color="FFFFFF" w:fill="auto"/>
          </w:tcPr>
          <w:p w14:paraId="21DC63AE" w14:textId="77777777" w:rsidR="008449FA" w:rsidRDefault="00FF1C2C" w:rsidP="008449FA">
            <w:pPr>
              <w:pStyle w:val="Absatztextnormal"/>
              <w:ind w:left="0"/>
              <w:rPr>
                <w:rFonts w:cs="Arial"/>
              </w:rPr>
            </w:pPr>
            <w:r w:rsidRPr="008449FA">
              <w:rPr>
                <w:rFonts w:cs="Arial"/>
              </w:rPr>
              <w:t xml:space="preserve">Gemeinsame   Abwicklung der </w:t>
            </w:r>
          </w:p>
          <w:p w14:paraId="1EE8D092" w14:textId="77777777" w:rsidR="008449FA" w:rsidRDefault="00FF1C2C" w:rsidP="008449FA">
            <w:pPr>
              <w:pStyle w:val="Absatztextnormal"/>
              <w:ind w:left="0"/>
              <w:rPr>
                <w:rFonts w:cs="Arial"/>
              </w:rPr>
            </w:pPr>
            <w:r w:rsidRPr="008449FA">
              <w:rPr>
                <w:rFonts w:cs="Arial"/>
              </w:rPr>
              <w:t xml:space="preserve">Aktivitäten im </w:t>
            </w:r>
          </w:p>
          <w:p w14:paraId="64963A04" w14:textId="77777777" w:rsidR="00FF1C2C" w:rsidRPr="008449FA" w:rsidRDefault="00FF1C2C" w:rsidP="008449FA">
            <w:pPr>
              <w:pStyle w:val="Absatztextnormal"/>
              <w:ind w:left="0"/>
              <w:rPr>
                <w:rFonts w:cs="Arial"/>
              </w:rPr>
            </w:pPr>
            <w:r w:rsidRPr="008449FA">
              <w:rPr>
                <w:rFonts w:cs="Arial"/>
              </w:rPr>
              <w:t>Projektplan</w:t>
            </w:r>
          </w:p>
        </w:tc>
        <w:tc>
          <w:tcPr>
            <w:tcW w:w="2072" w:type="dxa"/>
          </w:tcPr>
          <w:p w14:paraId="723CA881" w14:textId="77777777" w:rsidR="00FF1C2C" w:rsidRPr="008449FA" w:rsidRDefault="00FF1C2C" w:rsidP="008449FA">
            <w:pPr>
              <w:pStyle w:val="Absatztextnormal"/>
              <w:ind w:left="0"/>
              <w:rPr>
                <w:rFonts w:cs="Arial"/>
              </w:rPr>
            </w:pPr>
            <w:r w:rsidRPr="008449FA">
              <w:rPr>
                <w:rFonts w:cs="Arial"/>
              </w:rPr>
              <w:t xml:space="preserve">Wöchentlicher Jour Fixé des Arbeitspaketes Auftragsmanagement </w:t>
            </w:r>
          </w:p>
        </w:tc>
        <w:tc>
          <w:tcPr>
            <w:tcW w:w="1290" w:type="dxa"/>
          </w:tcPr>
          <w:p w14:paraId="1C196323" w14:textId="77777777" w:rsidR="00FF1C2C" w:rsidRPr="008449FA" w:rsidRDefault="008449FA" w:rsidP="008449FA">
            <w:pPr>
              <w:pStyle w:val="Absatztextnormal"/>
              <w:ind w:left="0"/>
              <w:rPr>
                <w:rFonts w:cs="Arial"/>
              </w:rPr>
            </w:pPr>
            <w:r w:rsidRPr="008449FA">
              <w:rPr>
                <w:rFonts w:cs="Arial"/>
              </w:rPr>
              <w:t>Wöchentlich</w:t>
            </w:r>
          </w:p>
        </w:tc>
        <w:tc>
          <w:tcPr>
            <w:tcW w:w="988" w:type="dxa"/>
          </w:tcPr>
          <w:p w14:paraId="14FCFC60" w14:textId="77777777" w:rsidR="008449FA" w:rsidRDefault="008449FA" w:rsidP="008449FA">
            <w:pPr>
              <w:pStyle w:val="Absatztextnormal"/>
              <w:ind w:left="0"/>
              <w:rPr>
                <w:rFonts w:cs="Arial"/>
              </w:rPr>
            </w:pPr>
            <w:r w:rsidRPr="008449FA">
              <w:rPr>
                <w:rFonts w:cs="Arial"/>
              </w:rPr>
              <w:t xml:space="preserve">1 </w:t>
            </w:r>
          </w:p>
          <w:p w14:paraId="486AAD5D" w14:textId="77777777" w:rsidR="00FF1C2C" w:rsidRPr="008449FA" w:rsidRDefault="008449FA" w:rsidP="008449FA">
            <w:pPr>
              <w:pStyle w:val="Absatztextnormal"/>
              <w:ind w:left="0"/>
              <w:rPr>
                <w:rFonts w:cs="Arial"/>
              </w:rPr>
            </w:pPr>
            <w:r w:rsidRPr="008449FA">
              <w:rPr>
                <w:rFonts w:cs="Arial"/>
              </w:rPr>
              <w:t>Stunde Meeting</w:t>
            </w:r>
          </w:p>
        </w:tc>
      </w:tr>
    </w:tbl>
    <w:p w14:paraId="22F7F707" w14:textId="77777777" w:rsidR="00E4436D" w:rsidRDefault="00C6109D" w:rsidP="00C6109D">
      <w:pPr>
        <w:pStyle w:val="Beschriftung"/>
      </w:pPr>
      <w:bookmarkStart w:id="76" w:name="_Toc142565836"/>
      <w:r>
        <w:t xml:space="preserve">Tabelle </w:t>
      </w:r>
      <w:fldSimple w:instr=" SEQ Tabelle \* ARABIC ">
        <w:r w:rsidR="001E2DC0">
          <w:rPr>
            <w:noProof/>
          </w:rPr>
          <w:t>16</w:t>
        </w:r>
      </w:fldSimple>
      <w:r>
        <w:t xml:space="preserve"> </w:t>
      </w:r>
      <w:r w:rsidR="00AE390F">
        <w:t>Kommunikationsmatrix</w:t>
      </w:r>
      <w:bookmarkEnd w:id="76"/>
    </w:p>
    <w:p w14:paraId="75D2FD73" w14:textId="063EF09B" w:rsidR="00527C57" w:rsidRDefault="00527C57" w:rsidP="00527C57">
      <w:pPr>
        <w:pStyle w:val="berschrift1"/>
      </w:pPr>
      <w:bookmarkStart w:id="77" w:name="_Toc142565873"/>
      <w:r>
        <w:t>Ablauf und Termine 4.5.4. Teil 1</w:t>
      </w:r>
      <w:bookmarkEnd w:id="77"/>
    </w:p>
    <w:p w14:paraId="3A52188B" w14:textId="77777777" w:rsidR="00527C57" w:rsidRDefault="00527C57" w:rsidP="00527C57">
      <w:pPr>
        <w:pStyle w:val="berschrift2"/>
      </w:pPr>
      <w:bookmarkStart w:id="78" w:name="_Ref520114188"/>
      <w:bookmarkStart w:id="79" w:name="_Toc142565874"/>
      <w:r>
        <w:t>Phasenplan</w:t>
      </w:r>
      <w:bookmarkEnd w:id="78"/>
      <w:bookmarkEnd w:id="79"/>
    </w:p>
    <w:p w14:paraId="594F75A4" w14:textId="7F1CC6D2" w:rsidR="00527C57" w:rsidRDefault="00111414" w:rsidP="00527C57">
      <w:pPr>
        <w:rPr>
          <w:rFonts w:cs="Arial"/>
          <w:sz w:val="22"/>
          <w:szCs w:val="22"/>
        </w:rPr>
      </w:pPr>
      <w:commentRangeStart w:id="80"/>
      <w:r>
        <w:rPr>
          <w:noProof/>
        </w:rPr>
        <w:drawing>
          <wp:inline distT="0" distB="0" distL="0" distR="0" wp14:anchorId="0E046033" wp14:editId="095E8803">
            <wp:extent cx="5869172" cy="1724579"/>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0345" cy="1727862"/>
                    </a:xfrm>
                    <a:prstGeom prst="rect">
                      <a:avLst/>
                    </a:prstGeom>
                  </pic:spPr>
                </pic:pic>
              </a:graphicData>
            </a:graphic>
          </wp:inline>
        </w:drawing>
      </w:r>
      <w:commentRangeEnd w:id="80"/>
      <w:r w:rsidR="00BC2ED9">
        <w:rPr>
          <w:rStyle w:val="Kommentarzeichen"/>
        </w:rPr>
        <w:commentReference w:id="80"/>
      </w:r>
    </w:p>
    <w:p w14:paraId="1A9BA58E" w14:textId="64FA50FC" w:rsidR="00527C57" w:rsidRDefault="00024187" w:rsidP="00527C57">
      <w:pPr>
        <w:rPr>
          <w:noProof/>
        </w:rPr>
      </w:pPr>
      <w:r>
        <w:rPr>
          <w:noProof/>
        </w:rPr>
        <w:drawing>
          <wp:inline distT="0" distB="0" distL="0" distR="0" wp14:anchorId="441B5EC2" wp14:editId="4BEAF6F5">
            <wp:extent cx="5252085" cy="2966483"/>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523" b="1196"/>
                    <a:stretch/>
                  </pic:blipFill>
                  <pic:spPr bwMode="auto">
                    <a:xfrm>
                      <a:off x="0" y="0"/>
                      <a:ext cx="5265741" cy="2974196"/>
                    </a:xfrm>
                    <a:prstGeom prst="rect">
                      <a:avLst/>
                    </a:prstGeom>
                    <a:ln>
                      <a:noFill/>
                    </a:ln>
                    <a:extLst>
                      <a:ext uri="{53640926-AAD7-44D8-BBD7-CCE9431645EC}">
                        <a14:shadowObscured xmlns:a14="http://schemas.microsoft.com/office/drawing/2010/main"/>
                      </a:ext>
                    </a:extLst>
                  </pic:spPr>
                </pic:pic>
              </a:graphicData>
            </a:graphic>
          </wp:inline>
        </w:drawing>
      </w:r>
    </w:p>
    <w:p w14:paraId="22DD7A82" w14:textId="2A92AF76" w:rsidR="00111414" w:rsidRPr="004340A3" w:rsidRDefault="004340A3" w:rsidP="00527C57">
      <w:pPr>
        <w:rPr>
          <w:sz w:val="22"/>
          <w:szCs w:val="22"/>
        </w:rPr>
      </w:pPr>
      <w:r>
        <w:rPr>
          <w:noProof/>
        </w:rPr>
        <mc:AlternateContent>
          <mc:Choice Requires="wps">
            <w:drawing>
              <wp:anchor distT="0" distB="0" distL="114300" distR="114300" simplePos="0" relativeHeight="251667456" behindDoc="0" locked="0" layoutInCell="1" allowOverlap="1" wp14:anchorId="7462C9CD" wp14:editId="15B43472">
                <wp:simplePos x="0" y="0"/>
                <wp:positionH relativeFrom="column">
                  <wp:posOffset>1068070</wp:posOffset>
                </wp:positionH>
                <wp:positionV relativeFrom="paragraph">
                  <wp:posOffset>14275</wp:posOffset>
                </wp:positionV>
                <wp:extent cx="123825" cy="131445"/>
                <wp:effectExtent l="0" t="0" r="9525" b="1905"/>
                <wp:wrapNone/>
                <wp:docPr id="42" name="Raute 38"/>
                <wp:cNvGraphicFramePr/>
                <a:graphic xmlns:a="http://schemas.openxmlformats.org/drawingml/2006/main">
                  <a:graphicData uri="http://schemas.microsoft.com/office/word/2010/wordprocessingShape">
                    <wps:wsp>
                      <wps:cNvSpPr/>
                      <wps:spPr>
                        <a:xfrm>
                          <a:off x="0" y="0"/>
                          <a:ext cx="123825" cy="131445"/>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56646E4" id="_x0000_t4" coordsize="21600,21600" o:spt="4" path="m10800,l,10800,10800,21600,21600,10800xe">
                <v:stroke joinstyle="miter"/>
                <v:path gradientshapeok="t" o:connecttype="rect" textboxrect="5400,5400,16200,16200"/>
              </v:shapetype>
              <v:shape id="Raute 38" o:spid="_x0000_s1026" type="#_x0000_t4" style="position:absolute;margin-left:84.1pt;margin-top:1.1pt;width:9.75pt;height: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" fillcolor="#ffc000" stroked="f" strokeweight="1pt"/>
            </w:pict>
          </mc:Fallback>
        </mc:AlternateContent>
      </w:r>
      <w:r w:rsidRPr="004340A3">
        <w:rPr>
          <w:sz w:val="22"/>
          <w:szCs w:val="22"/>
        </w:rPr>
        <w:t>Legende</w:t>
      </w:r>
      <w:r>
        <w:rPr>
          <w:sz w:val="22"/>
          <w:szCs w:val="22"/>
        </w:rPr>
        <w:t xml:space="preserve">: </w:t>
      </w:r>
      <w:r w:rsidR="00616D1D">
        <w:rPr>
          <w:sz w:val="22"/>
          <w:szCs w:val="22"/>
        </w:rPr>
        <w:t xml:space="preserve">Phase,  </w:t>
      </w:r>
      <w:r>
        <w:rPr>
          <w:sz w:val="22"/>
          <w:szCs w:val="22"/>
        </w:rPr>
        <w:t xml:space="preserve"> </w:t>
      </w:r>
      <w:r w:rsidR="00DF71B3">
        <w:rPr>
          <w:sz w:val="22"/>
          <w:szCs w:val="22"/>
        </w:rPr>
        <w:t xml:space="preserve"> </w:t>
      </w:r>
      <w:r>
        <w:rPr>
          <w:sz w:val="22"/>
          <w:szCs w:val="22"/>
        </w:rPr>
        <w:t>Meilenstein</w:t>
      </w:r>
    </w:p>
    <w:p w14:paraId="602AE697" w14:textId="77777777" w:rsidR="00527C57" w:rsidRDefault="00A8118A" w:rsidP="00A8118A">
      <w:pPr>
        <w:pStyle w:val="Beschriftung"/>
      </w:pPr>
      <w:bookmarkStart w:id="81" w:name="_Toc142565815"/>
      <w:r>
        <w:t xml:space="preserve">Abbildung </w:t>
      </w:r>
      <w:fldSimple w:instr=" SEQ Abbildung \* ARABIC ">
        <w:r w:rsidR="001B2A5B">
          <w:rPr>
            <w:noProof/>
          </w:rPr>
          <w:t>3</w:t>
        </w:r>
      </w:fldSimple>
      <w:r>
        <w:t xml:space="preserve"> Phasenplan</w:t>
      </w:r>
      <w:bookmarkEnd w:id="81"/>
    </w:p>
    <w:p w14:paraId="1FDD791D" w14:textId="11824108" w:rsidR="00E0113F" w:rsidRDefault="00056493" w:rsidP="00E0113F">
      <w:pPr>
        <w:pStyle w:val="berschrift2"/>
      </w:pPr>
      <w:r>
        <w:br w:type="page"/>
      </w:r>
      <w:bookmarkStart w:id="82" w:name="_Toc142565875"/>
      <w:r w:rsidR="00E0113F">
        <w:lastRenderedPageBreak/>
        <w:t>Phasen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992"/>
        <w:gridCol w:w="2551"/>
        <w:gridCol w:w="2268"/>
        <w:gridCol w:w="1134"/>
        <w:gridCol w:w="1695"/>
      </w:tblGrid>
      <w:tr w:rsidR="00056493" w:rsidRPr="00BA0B78" w14:paraId="78A0837C" w14:textId="77777777" w:rsidTr="002C0C79">
        <w:trPr>
          <w:trHeight w:val="600"/>
          <w:tblHeader/>
        </w:trPr>
        <w:tc>
          <w:tcPr>
            <w:tcW w:w="988" w:type="dxa"/>
            <w:shd w:val="clear" w:color="auto" w:fill="A8D08D"/>
          </w:tcPr>
          <w:p w14:paraId="4B545563" w14:textId="77777777" w:rsidR="00056493" w:rsidRPr="00BA0B78" w:rsidRDefault="00056493">
            <w:pPr>
              <w:spacing w:before="120"/>
              <w:ind w:left="113"/>
              <w:rPr>
                <w:rFonts w:cs="Arial"/>
                <w:b/>
              </w:rPr>
            </w:pPr>
            <w:r w:rsidRPr="00BA0B78">
              <w:rPr>
                <w:rFonts w:cs="Arial"/>
                <w:b/>
              </w:rPr>
              <w:t>Phase</w:t>
            </w:r>
          </w:p>
        </w:tc>
        <w:tc>
          <w:tcPr>
            <w:tcW w:w="992" w:type="dxa"/>
            <w:shd w:val="clear" w:color="auto" w:fill="A8D08D"/>
          </w:tcPr>
          <w:p w14:paraId="7D5C8E1A" w14:textId="77777777" w:rsidR="00056493" w:rsidRPr="00BA0B78" w:rsidRDefault="00056493">
            <w:pPr>
              <w:spacing w:before="120"/>
              <w:ind w:left="113"/>
              <w:rPr>
                <w:rFonts w:cs="Arial"/>
                <w:b/>
              </w:rPr>
            </w:pPr>
            <w:r w:rsidRPr="00BA0B78">
              <w:rPr>
                <w:rFonts w:cs="Arial"/>
                <w:b/>
              </w:rPr>
              <w:t>D</w:t>
            </w:r>
            <w:r>
              <w:rPr>
                <w:rFonts w:cs="Arial"/>
                <w:b/>
              </w:rPr>
              <w:t>auer</w:t>
            </w:r>
          </w:p>
        </w:tc>
        <w:tc>
          <w:tcPr>
            <w:tcW w:w="2551" w:type="dxa"/>
            <w:shd w:val="clear" w:color="auto" w:fill="A8D08D"/>
          </w:tcPr>
          <w:p w14:paraId="62C48529" w14:textId="77777777" w:rsidR="00056493" w:rsidRPr="00BA0B78" w:rsidRDefault="00056493">
            <w:pPr>
              <w:spacing w:before="120"/>
              <w:ind w:left="113"/>
              <w:rPr>
                <w:rFonts w:cs="Arial"/>
                <w:b/>
              </w:rPr>
            </w:pPr>
            <w:r>
              <w:rPr>
                <w:rFonts w:cs="Arial"/>
                <w:b/>
              </w:rPr>
              <w:t>Aktivitäten</w:t>
            </w:r>
          </w:p>
        </w:tc>
        <w:tc>
          <w:tcPr>
            <w:tcW w:w="2268" w:type="dxa"/>
            <w:shd w:val="clear" w:color="auto" w:fill="A8D08D"/>
          </w:tcPr>
          <w:p w14:paraId="283570B4" w14:textId="77777777" w:rsidR="00056493" w:rsidRPr="00BA0B78" w:rsidRDefault="00056493">
            <w:pPr>
              <w:spacing w:before="120"/>
              <w:ind w:left="113"/>
              <w:rPr>
                <w:rFonts w:cs="Arial"/>
                <w:b/>
              </w:rPr>
            </w:pPr>
            <w:r>
              <w:rPr>
                <w:rFonts w:cs="Arial"/>
                <w:b/>
              </w:rPr>
              <w:t>Ergebnisse</w:t>
            </w:r>
          </w:p>
        </w:tc>
        <w:tc>
          <w:tcPr>
            <w:tcW w:w="1134" w:type="dxa"/>
            <w:shd w:val="clear" w:color="auto" w:fill="A8D08D"/>
          </w:tcPr>
          <w:p w14:paraId="25317811" w14:textId="77777777" w:rsidR="00056493" w:rsidRPr="00BA0B78" w:rsidRDefault="00056493">
            <w:pPr>
              <w:spacing w:before="120"/>
              <w:ind w:left="113"/>
              <w:rPr>
                <w:rFonts w:cs="Arial"/>
                <w:b/>
              </w:rPr>
            </w:pPr>
            <w:r>
              <w:rPr>
                <w:rFonts w:cs="Arial"/>
                <w:b/>
              </w:rPr>
              <w:t xml:space="preserve">Aufwand </w:t>
            </w:r>
            <w:r w:rsidRPr="00BA0B78">
              <w:rPr>
                <w:rFonts w:cs="Arial"/>
                <w:b/>
              </w:rPr>
              <w:t>[</w:t>
            </w:r>
            <w:r>
              <w:rPr>
                <w:rFonts w:cs="Arial"/>
                <w:b/>
              </w:rPr>
              <w:t>PT</w:t>
            </w:r>
            <w:r w:rsidRPr="00BA0B78">
              <w:rPr>
                <w:rFonts w:cs="Arial"/>
                <w:b/>
              </w:rPr>
              <w:t>]</w:t>
            </w:r>
          </w:p>
        </w:tc>
        <w:tc>
          <w:tcPr>
            <w:tcW w:w="1695" w:type="dxa"/>
            <w:shd w:val="clear" w:color="auto" w:fill="A8D08D"/>
          </w:tcPr>
          <w:p w14:paraId="75D7F35F" w14:textId="77777777" w:rsidR="00056493" w:rsidRPr="00BA0B78" w:rsidRDefault="00056493">
            <w:pPr>
              <w:spacing w:before="120"/>
              <w:ind w:left="113"/>
              <w:rPr>
                <w:rFonts w:cs="Arial"/>
                <w:b/>
              </w:rPr>
            </w:pPr>
            <w:commentRangeStart w:id="83"/>
            <w:r w:rsidRPr="00BA0B78">
              <w:rPr>
                <w:rFonts w:cs="Arial"/>
                <w:b/>
              </w:rPr>
              <w:t xml:space="preserve">geschätzte </w:t>
            </w:r>
            <w:r w:rsidRPr="00BA0B78">
              <w:rPr>
                <w:rFonts w:cs="Arial"/>
                <w:b/>
              </w:rPr>
              <w:br/>
              <w:t xml:space="preserve">Kosten </w:t>
            </w:r>
            <w:commentRangeEnd w:id="83"/>
            <w:r w:rsidR="00BC2ED9">
              <w:rPr>
                <w:rStyle w:val="Kommentarzeichen"/>
              </w:rPr>
              <w:commentReference w:id="83"/>
            </w:r>
            <w:r w:rsidRPr="00BA0B78">
              <w:rPr>
                <w:rFonts w:cs="Arial"/>
                <w:b/>
              </w:rPr>
              <w:t>[€]</w:t>
            </w:r>
          </w:p>
        </w:tc>
      </w:tr>
      <w:tr w:rsidR="00056493" w:rsidRPr="00BA0B78" w14:paraId="5977B08E" w14:textId="77777777" w:rsidTr="002C0C79">
        <w:trPr>
          <w:tblHeader/>
        </w:trPr>
        <w:tc>
          <w:tcPr>
            <w:tcW w:w="988" w:type="dxa"/>
          </w:tcPr>
          <w:p w14:paraId="40E1358A" w14:textId="5C130A22" w:rsidR="00056493" w:rsidRPr="00AB5960" w:rsidRDefault="00EB4318" w:rsidP="009A4994">
            <w:pPr>
              <w:rPr>
                <w:rFonts w:cs="Arial"/>
              </w:rPr>
            </w:pPr>
            <w:r>
              <w:rPr>
                <w:rFonts w:cs="Arial"/>
              </w:rPr>
              <w:t>Vorbereitung</w:t>
            </w:r>
          </w:p>
        </w:tc>
        <w:tc>
          <w:tcPr>
            <w:tcW w:w="992" w:type="dxa"/>
          </w:tcPr>
          <w:p w14:paraId="1ACFD4F7" w14:textId="3267AF11" w:rsidR="00056493" w:rsidRPr="00BA0B78" w:rsidRDefault="00457BCD">
            <w:pPr>
              <w:ind w:left="113"/>
              <w:rPr>
                <w:rFonts w:cs="Arial"/>
              </w:rPr>
            </w:pPr>
            <w:r>
              <w:rPr>
                <w:rFonts w:cs="Arial"/>
              </w:rPr>
              <w:t xml:space="preserve">10 Tage </w:t>
            </w:r>
          </w:p>
        </w:tc>
        <w:tc>
          <w:tcPr>
            <w:tcW w:w="2551" w:type="dxa"/>
          </w:tcPr>
          <w:p w14:paraId="3229B570" w14:textId="67B8A98E" w:rsidR="00056493" w:rsidRPr="009A4994" w:rsidRDefault="009A4994" w:rsidP="009A4994">
            <w:pPr>
              <w:rPr>
                <w:rFonts w:cs="Arial"/>
                <w:lang w:val="en-US"/>
              </w:rPr>
            </w:pPr>
            <w:r w:rsidRPr="009A4994">
              <w:rPr>
                <w:rFonts w:cs="Arial"/>
                <w:lang w:val="en-US"/>
              </w:rPr>
              <w:t>Ressourcen in Beistellplanung, Kick-off Meeting</w:t>
            </w:r>
            <w:r>
              <w:rPr>
                <w:rFonts w:cs="Arial"/>
                <w:lang w:val="en-US"/>
              </w:rPr>
              <w:t>s, Terminierung Quality Gates</w:t>
            </w:r>
          </w:p>
        </w:tc>
        <w:tc>
          <w:tcPr>
            <w:tcW w:w="2268" w:type="dxa"/>
          </w:tcPr>
          <w:p w14:paraId="05225BE3" w14:textId="1BEC1B66" w:rsidR="00056493" w:rsidRPr="009A4994" w:rsidRDefault="009A4994" w:rsidP="009A4994">
            <w:pPr>
              <w:rPr>
                <w:rFonts w:cs="Arial"/>
              </w:rPr>
            </w:pPr>
            <w:r w:rsidRPr="009A4994">
              <w:rPr>
                <w:rFonts w:cs="Arial"/>
              </w:rPr>
              <w:t>Ressourcen zugesagt, Kick-Off Meetings durchgefü</w:t>
            </w:r>
            <w:r>
              <w:rPr>
                <w:rFonts w:cs="Arial"/>
              </w:rPr>
              <w:t>hrt, QG terminiert</w:t>
            </w:r>
          </w:p>
        </w:tc>
        <w:tc>
          <w:tcPr>
            <w:tcW w:w="1134" w:type="dxa"/>
          </w:tcPr>
          <w:p w14:paraId="122BD0E9" w14:textId="38DBB161" w:rsidR="00056493" w:rsidRPr="00BA0B78" w:rsidRDefault="00751549">
            <w:pPr>
              <w:ind w:left="113"/>
              <w:rPr>
                <w:rFonts w:cs="Arial"/>
              </w:rPr>
            </w:pPr>
            <w:r>
              <w:rPr>
                <w:rFonts w:cs="Arial"/>
              </w:rPr>
              <w:t>10 PT</w:t>
            </w:r>
          </w:p>
        </w:tc>
        <w:tc>
          <w:tcPr>
            <w:tcW w:w="1695" w:type="dxa"/>
          </w:tcPr>
          <w:p w14:paraId="35FA2C06" w14:textId="66CFC770" w:rsidR="00056493" w:rsidRPr="00BA0B78" w:rsidRDefault="00EF5147">
            <w:pPr>
              <w:ind w:left="113"/>
              <w:rPr>
                <w:rFonts w:cs="Arial"/>
              </w:rPr>
            </w:pPr>
            <w:r>
              <w:rPr>
                <w:rFonts w:cs="Arial"/>
              </w:rPr>
              <w:t>8.267,86</w:t>
            </w:r>
            <w:r w:rsidR="00751549">
              <w:rPr>
                <w:rFonts w:cs="Arial"/>
              </w:rPr>
              <w:t xml:space="preserve"> </w:t>
            </w:r>
            <w:r w:rsidR="00751549" w:rsidRPr="00751549">
              <w:rPr>
                <w:rFonts w:cs="Arial"/>
              </w:rPr>
              <w:t>€</w:t>
            </w:r>
          </w:p>
        </w:tc>
      </w:tr>
      <w:tr w:rsidR="00056493" w:rsidRPr="00BA0B78" w14:paraId="1A361BC9" w14:textId="77777777" w:rsidTr="002C0C79">
        <w:trPr>
          <w:tblHeader/>
        </w:trPr>
        <w:tc>
          <w:tcPr>
            <w:tcW w:w="988" w:type="dxa"/>
          </w:tcPr>
          <w:p w14:paraId="5FBD1146" w14:textId="44C6C422" w:rsidR="00056493" w:rsidRPr="00BA0B78" w:rsidRDefault="006F21C2" w:rsidP="009A4994">
            <w:pPr>
              <w:rPr>
                <w:rFonts w:cs="Arial"/>
              </w:rPr>
            </w:pPr>
            <w:r>
              <w:rPr>
                <w:rFonts w:cs="Arial"/>
              </w:rPr>
              <w:t>Ist Aufnahme</w:t>
            </w:r>
          </w:p>
        </w:tc>
        <w:tc>
          <w:tcPr>
            <w:tcW w:w="992" w:type="dxa"/>
          </w:tcPr>
          <w:p w14:paraId="734C9486" w14:textId="71F9457F" w:rsidR="00056493" w:rsidRPr="00BA0B78" w:rsidRDefault="00457BCD">
            <w:pPr>
              <w:ind w:left="113"/>
              <w:rPr>
                <w:rFonts w:cs="Arial"/>
              </w:rPr>
            </w:pPr>
            <w:r>
              <w:rPr>
                <w:rFonts w:cs="Arial"/>
              </w:rPr>
              <w:t>30 Tage</w:t>
            </w:r>
          </w:p>
        </w:tc>
        <w:tc>
          <w:tcPr>
            <w:tcW w:w="2551" w:type="dxa"/>
          </w:tcPr>
          <w:p w14:paraId="4117AF58" w14:textId="6BE05AA0" w:rsidR="00056493" w:rsidRDefault="00CA301E" w:rsidP="009A4994">
            <w:pPr>
              <w:rPr>
                <w:rFonts w:cs="Arial"/>
              </w:rPr>
            </w:pPr>
            <w:r>
              <w:rPr>
                <w:rFonts w:cs="Arial"/>
              </w:rPr>
              <w:t xml:space="preserve">Vorstellung der AP </w:t>
            </w:r>
            <w:r w:rsidR="009A4994" w:rsidRPr="009A4994">
              <w:rPr>
                <w:rFonts w:cs="Arial"/>
              </w:rPr>
              <w:t>Auftrags</w:t>
            </w:r>
            <w:r w:rsidR="009A4994">
              <w:rPr>
                <w:rFonts w:cs="Arial"/>
              </w:rPr>
              <w:t>-</w:t>
            </w:r>
            <w:r w:rsidR="009A4994" w:rsidRPr="009A4994">
              <w:rPr>
                <w:rFonts w:cs="Arial"/>
              </w:rPr>
              <w:t xml:space="preserve"> </w:t>
            </w:r>
            <w:r w:rsidR="009A4994">
              <w:rPr>
                <w:rFonts w:cs="Arial"/>
              </w:rPr>
              <w:t>&amp;</w:t>
            </w:r>
            <w:r w:rsidR="009A4994" w:rsidRPr="009A4994">
              <w:rPr>
                <w:rFonts w:cs="Arial"/>
              </w:rPr>
              <w:t xml:space="preserve"> Angebots</w:t>
            </w:r>
            <w:r w:rsidR="009A4994">
              <w:rPr>
                <w:rFonts w:cs="Arial"/>
              </w:rPr>
              <w:t>-,</w:t>
            </w:r>
          </w:p>
          <w:p w14:paraId="27E8FFA2" w14:textId="64B9BAC2" w:rsidR="009A4994" w:rsidRDefault="009A4994" w:rsidP="009A4994">
            <w:pPr>
              <w:rPr>
                <w:rFonts w:cs="Arial"/>
              </w:rPr>
            </w:pPr>
            <w:r w:rsidRPr="009A4994">
              <w:rPr>
                <w:rFonts w:cs="Arial"/>
              </w:rPr>
              <w:t>Incident</w:t>
            </w:r>
            <w:r w:rsidR="005C790B">
              <w:rPr>
                <w:rFonts w:cs="Arial"/>
              </w:rPr>
              <w:t>-</w:t>
            </w:r>
            <w:r>
              <w:rPr>
                <w:rFonts w:cs="Arial"/>
              </w:rPr>
              <w:t>,</w:t>
            </w:r>
          </w:p>
          <w:p w14:paraId="5BEAE0AC" w14:textId="2BDA7A02" w:rsidR="009A4994" w:rsidRPr="00BA0B78" w:rsidRDefault="009A4994" w:rsidP="009A4994">
            <w:pPr>
              <w:rPr>
                <w:rFonts w:cs="Arial"/>
              </w:rPr>
            </w:pPr>
            <w:r>
              <w:rPr>
                <w:rFonts w:cs="Arial"/>
              </w:rPr>
              <w:t>Asset-&amp; Endgeräte</w:t>
            </w:r>
            <w:r w:rsidR="005C790B">
              <w:rPr>
                <w:rFonts w:cs="Arial"/>
              </w:rPr>
              <w:t>-</w:t>
            </w:r>
            <w:r>
              <w:rPr>
                <w:rFonts w:cs="Arial"/>
              </w:rPr>
              <w:t>, Netzwe</w:t>
            </w:r>
            <w:r w:rsidR="005C790B">
              <w:rPr>
                <w:rFonts w:cs="Arial"/>
              </w:rPr>
              <w:t>rkmanagement, Anwendungsservice, Benutzerverwaltung</w:t>
            </w:r>
            <w:r w:rsidR="00CC589A">
              <w:rPr>
                <w:rFonts w:cs="Arial"/>
              </w:rPr>
              <w:t>,</w:t>
            </w:r>
            <w:r w:rsidR="00CA301E">
              <w:rPr>
                <w:rFonts w:cs="Arial"/>
              </w:rPr>
              <w:t xml:space="preserve"> Erhebung IST-Daten </w:t>
            </w:r>
            <w:r w:rsidR="00D81C43">
              <w:rPr>
                <w:rFonts w:cs="Arial"/>
              </w:rPr>
              <w:t>&amp;</w:t>
            </w:r>
            <w:r w:rsidR="00CA301E">
              <w:rPr>
                <w:rFonts w:cs="Arial"/>
              </w:rPr>
              <w:t xml:space="preserve"> Analyse, Zugriffsrechte Projekt-MA</w:t>
            </w:r>
            <w:r w:rsidR="00CC589A">
              <w:rPr>
                <w:rFonts w:cs="Arial"/>
              </w:rPr>
              <w:t>, QG 1</w:t>
            </w:r>
          </w:p>
        </w:tc>
        <w:tc>
          <w:tcPr>
            <w:tcW w:w="2268" w:type="dxa"/>
          </w:tcPr>
          <w:p w14:paraId="5CBA1A66" w14:textId="4ACC4803" w:rsidR="00056493" w:rsidRPr="00BA0B78" w:rsidRDefault="00CA301E" w:rsidP="00CA301E">
            <w:pPr>
              <w:rPr>
                <w:rFonts w:cs="Arial"/>
              </w:rPr>
            </w:pPr>
            <w:r>
              <w:rPr>
                <w:rFonts w:cs="Arial"/>
              </w:rPr>
              <w:t>Vorstellungen sind durchgeführt, Erhebung ist erfolgt, Zugriffsrechte sind eingerichtet</w:t>
            </w:r>
            <w:r w:rsidR="00CC589A">
              <w:rPr>
                <w:rFonts w:cs="Arial"/>
              </w:rPr>
              <w:t>, QG 1 erfolgreich abgeschlossen</w:t>
            </w:r>
          </w:p>
        </w:tc>
        <w:tc>
          <w:tcPr>
            <w:tcW w:w="1134" w:type="dxa"/>
          </w:tcPr>
          <w:p w14:paraId="6A9394D1" w14:textId="4055C4D8" w:rsidR="00056493" w:rsidRPr="00BA0B78" w:rsidRDefault="00751549">
            <w:pPr>
              <w:ind w:left="113"/>
              <w:rPr>
                <w:rFonts w:cs="Arial"/>
              </w:rPr>
            </w:pPr>
            <w:r>
              <w:rPr>
                <w:rFonts w:cs="Arial"/>
              </w:rPr>
              <w:t>15 PT</w:t>
            </w:r>
          </w:p>
        </w:tc>
        <w:tc>
          <w:tcPr>
            <w:tcW w:w="1695" w:type="dxa"/>
          </w:tcPr>
          <w:p w14:paraId="450F3B88" w14:textId="3AC35B65" w:rsidR="00056493" w:rsidRDefault="00EF5147">
            <w:pPr>
              <w:ind w:left="113"/>
              <w:rPr>
                <w:rFonts w:cs="Arial"/>
              </w:rPr>
            </w:pPr>
            <w:r>
              <w:rPr>
                <w:rFonts w:cs="Arial"/>
              </w:rPr>
              <w:t>10.227,86</w:t>
            </w:r>
            <w:r w:rsidR="00751549">
              <w:rPr>
                <w:rFonts w:cs="Arial"/>
              </w:rPr>
              <w:t xml:space="preserve"> </w:t>
            </w:r>
            <w:r w:rsidR="00751549" w:rsidRPr="00751549">
              <w:rPr>
                <w:rFonts w:cs="Arial"/>
              </w:rPr>
              <w:t>€</w:t>
            </w:r>
          </w:p>
          <w:p w14:paraId="3AC106FE" w14:textId="746BB9FA" w:rsidR="00894AA5" w:rsidRPr="00BA0B78" w:rsidRDefault="00894AA5" w:rsidP="00894AA5">
            <w:pPr>
              <w:rPr>
                <w:rFonts w:cs="Arial"/>
              </w:rPr>
            </w:pPr>
          </w:p>
        </w:tc>
      </w:tr>
      <w:tr w:rsidR="00056493" w:rsidRPr="00BA0B78" w14:paraId="4351342B" w14:textId="77777777" w:rsidTr="002C0C79">
        <w:trPr>
          <w:tblHeader/>
        </w:trPr>
        <w:tc>
          <w:tcPr>
            <w:tcW w:w="988" w:type="dxa"/>
          </w:tcPr>
          <w:p w14:paraId="28D4BBDF" w14:textId="0EE497A5" w:rsidR="00056493" w:rsidRPr="00BA0B78" w:rsidRDefault="006F21C2" w:rsidP="009A4994">
            <w:pPr>
              <w:rPr>
                <w:rFonts w:cs="Arial"/>
              </w:rPr>
            </w:pPr>
            <w:r>
              <w:rPr>
                <w:rFonts w:cs="Arial"/>
              </w:rPr>
              <w:t>Analyse</w:t>
            </w:r>
          </w:p>
        </w:tc>
        <w:tc>
          <w:tcPr>
            <w:tcW w:w="992" w:type="dxa"/>
          </w:tcPr>
          <w:p w14:paraId="0438294A" w14:textId="0B6D3236" w:rsidR="00056493" w:rsidRPr="00BA0B78" w:rsidRDefault="00457BCD">
            <w:pPr>
              <w:ind w:left="113"/>
              <w:rPr>
                <w:rFonts w:cs="Arial"/>
              </w:rPr>
            </w:pPr>
            <w:r>
              <w:rPr>
                <w:rFonts w:cs="Arial"/>
              </w:rPr>
              <w:t>35 Tage</w:t>
            </w:r>
          </w:p>
        </w:tc>
        <w:tc>
          <w:tcPr>
            <w:tcW w:w="2551" w:type="dxa"/>
          </w:tcPr>
          <w:p w14:paraId="02037133" w14:textId="77777777" w:rsidR="00CC589A" w:rsidRDefault="00CC589A" w:rsidP="00CC589A">
            <w:pPr>
              <w:rPr>
                <w:rFonts w:cs="Arial"/>
              </w:rPr>
            </w:pPr>
            <w:r>
              <w:rPr>
                <w:rFonts w:cs="Arial"/>
              </w:rPr>
              <w:t xml:space="preserve">AP1-6: </w:t>
            </w:r>
          </w:p>
          <w:p w14:paraId="294EC78C" w14:textId="77777777" w:rsidR="00056493" w:rsidRDefault="00CC589A" w:rsidP="00CC589A">
            <w:pPr>
              <w:rPr>
                <w:rFonts w:cs="Arial"/>
              </w:rPr>
            </w:pPr>
            <w:r>
              <w:rPr>
                <w:rFonts w:cs="Arial"/>
              </w:rPr>
              <w:t>GAP-Analyse, Erstellung Anforderungen &amp; Spezifikationen, Fotodokumentation Netzwerkschränke</w:t>
            </w:r>
          </w:p>
          <w:p w14:paraId="7994B619" w14:textId="488E94D2" w:rsidR="00390CBE" w:rsidRPr="00BA0B78" w:rsidRDefault="00390CBE" w:rsidP="00CC589A">
            <w:pPr>
              <w:rPr>
                <w:rFonts w:cs="Arial"/>
              </w:rPr>
            </w:pPr>
            <w:r>
              <w:rPr>
                <w:rFonts w:cs="Arial"/>
              </w:rPr>
              <w:t>QG2</w:t>
            </w:r>
          </w:p>
        </w:tc>
        <w:tc>
          <w:tcPr>
            <w:tcW w:w="2268" w:type="dxa"/>
          </w:tcPr>
          <w:p w14:paraId="591AE274" w14:textId="6F88F4C3" w:rsidR="00056493" w:rsidRPr="00BA0B78" w:rsidRDefault="00CC589A" w:rsidP="00CC589A">
            <w:pPr>
              <w:rPr>
                <w:rFonts w:cs="Arial"/>
              </w:rPr>
            </w:pPr>
            <w:r>
              <w:rPr>
                <w:rFonts w:cs="Arial"/>
              </w:rPr>
              <w:t>GAP-Analyse durchgeführt, Anforderungen &amp; Spezifikationen erstellt, Fotodoku</w:t>
            </w:r>
            <w:r w:rsidR="00D81C43">
              <w:rPr>
                <w:rFonts w:cs="Arial"/>
              </w:rPr>
              <w:t>mentation</w:t>
            </w:r>
            <w:r>
              <w:rPr>
                <w:rFonts w:cs="Arial"/>
              </w:rPr>
              <w:t xml:space="preserve"> liegt vor</w:t>
            </w:r>
            <w:r w:rsidR="00390CBE">
              <w:rPr>
                <w:rFonts w:cs="Arial"/>
              </w:rPr>
              <w:t>, QG2 erfolgreich durchgeführt</w:t>
            </w:r>
          </w:p>
        </w:tc>
        <w:tc>
          <w:tcPr>
            <w:tcW w:w="1134" w:type="dxa"/>
          </w:tcPr>
          <w:p w14:paraId="776E6244" w14:textId="7CE20AA3" w:rsidR="00056493" w:rsidRPr="00BA0B78" w:rsidRDefault="002769A9">
            <w:pPr>
              <w:ind w:left="113"/>
              <w:rPr>
                <w:rFonts w:cs="Arial"/>
              </w:rPr>
            </w:pPr>
            <w:r>
              <w:rPr>
                <w:rFonts w:cs="Arial"/>
              </w:rPr>
              <w:t>32</w:t>
            </w:r>
            <w:r w:rsidR="00751549">
              <w:rPr>
                <w:rFonts w:cs="Arial"/>
              </w:rPr>
              <w:t xml:space="preserve"> PT</w:t>
            </w:r>
          </w:p>
        </w:tc>
        <w:tc>
          <w:tcPr>
            <w:tcW w:w="1695" w:type="dxa"/>
          </w:tcPr>
          <w:p w14:paraId="60BCBAA5" w14:textId="00E3C781" w:rsidR="00056493" w:rsidRPr="00BA0B78" w:rsidRDefault="00EF5147">
            <w:pPr>
              <w:ind w:left="113"/>
              <w:rPr>
                <w:rFonts w:cs="Arial"/>
              </w:rPr>
            </w:pPr>
            <w:r>
              <w:rPr>
                <w:rFonts w:cs="Arial"/>
              </w:rPr>
              <w:t>17.652,86</w:t>
            </w:r>
            <w:r w:rsidR="00751549">
              <w:rPr>
                <w:rFonts w:cs="Arial"/>
              </w:rPr>
              <w:t xml:space="preserve"> </w:t>
            </w:r>
            <w:r w:rsidR="00751549" w:rsidRPr="00751549">
              <w:rPr>
                <w:rFonts w:cs="Arial"/>
              </w:rPr>
              <w:t>€</w:t>
            </w:r>
          </w:p>
        </w:tc>
      </w:tr>
      <w:tr w:rsidR="00056493" w:rsidRPr="00BA0B78" w14:paraId="2202B00D" w14:textId="77777777" w:rsidTr="002C0C79">
        <w:trPr>
          <w:tblHeader/>
        </w:trPr>
        <w:tc>
          <w:tcPr>
            <w:tcW w:w="988" w:type="dxa"/>
          </w:tcPr>
          <w:p w14:paraId="1D4B2280" w14:textId="61581ABA" w:rsidR="00056493" w:rsidRPr="00BA0B78" w:rsidRDefault="006F21C2" w:rsidP="009A4994">
            <w:pPr>
              <w:rPr>
                <w:rFonts w:cs="Arial"/>
              </w:rPr>
            </w:pPr>
            <w:r>
              <w:rPr>
                <w:rFonts w:cs="Arial"/>
              </w:rPr>
              <w:t>Modellierung</w:t>
            </w:r>
          </w:p>
        </w:tc>
        <w:tc>
          <w:tcPr>
            <w:tcW w:w="992" w:type="dxa"/>
          </w:tcPr>
          <w:p w14:paraId="667749E9" w14:textId="2183F747" w:rsidR="00056493" w:rsidRPr="00BA0B78" w:rsidRDefault="00457BCD">
            <w:pPr>
              <w:ind w:left="113"/>
              <w:rPr>
                <w:rFonts w:cs="Arial"/>
              </w:rPr>
            </w:pPr>
            <w:r>
              <w:rPr>
                <w:rFonts w:cs="Arial"/>
              </w:rPr>
              <w:t>48 Tage</w:t>
            </w:r>
          </w:p>
        </w:tc>
        <w:tc>
          <w:tcPr>
            <w:tcW w:w="2551" w:type="dxa"/>
          </w:tcPr>
          <w:p w14:paraId="276DF123" w14:textId="77777777" w:rsidR="00CC589A" w:rsidRDefault="00CC589A" w:rsidP="00CC589A">
            <w:pPr>
              <w:rPr>
                <w:rFonts w:cs="Arial"/>
              </w:rPr>
            </w:pPr>
            <w:r>
              <w:rPr>
                <w:rFonts w:cs="Arial"/>
              </w:rPr>
              <w:t>AP1-6:</w:t>
            </w:r>
          </w:p>
          <w:p w14:paraId="095B5F71" w14:textId="15A8D388" w:rsidR="00CC589A" w:rsidRPr="00BA0B78" w:rsidRDefault="00CC589A" w:rsidP="00CC589A">
            <w:pPr>
              <w:rPr>
                <w:rFonts w:cs="Arial"/>
              </w:rPr>
            </w:pPr>
            <w:r>
              <w:rPr>
                <w:rFonts w:cs="Arial"/>
              </w:rPr>
              <w:t>Erstellung Prozessmodelle für IT-Betrieb + Betriebskonzept &amp; techn</w:t>
            </w:r>
            <w:r w:rsidR="00D81C43">
              <w:rPr>
                <w:rFonts w:cs="Arial"/>
              </w:rPr>
              <w:t>.</w:t>
            </w:r>
            <w:r>
              <w:rPr>
                <w:rFonts w:cs="Arial"/>
              </w:rPr>
              <w:t xml:space="preserve"> Spezifikationen für die Übernahme, Abstimmung &amp; Lieferung Anwendungsdoku</w:t>
            </w:r>
            <w:r w:rsidR="00390CBE">
              <w:rPr>
                <w:rFonts w:cs="Arial"/>
              </w:rPr>
              <w:t>, QG3</w:t>
            </w:r>
          </w:p>
        </w:tc>
        <w:tc>
          <w:tcPr>
            <w:tcW w:w="2268" w:type="dxa"/>
          </w:tcPr>
          <w:p w14:paraId="116925D4" w14:textId="322DA199" w:rsidR="00056493" w:rsidRPr="00BA0B78" w:rsidRDefault="00CC589A" w:rsidP="00CC589A">
            <w:pPr>
              <w:rPr>
                <w:rFonts w:cs="Arial"/>
              </w:rPr>
            </w:pPr>
            <w:r>
              <w:rPr>
                <w:rFonts w:cs="Arial"/>
              </w:rPr>
              <w:t>Prozessmodelle, Betriebskonzepte &amp; techn</w:t>
            </w:r>
            <w:r w:rsidR="00D81C43">
              <w:rPr>
                <w:rFonts w:cs="Arial"/>
              </w:rPr>
              <w:t>.</w:t>
            </w:r>
            <w:r>
              <w:rPr>
                <w:rFonts w:cs="Arial"/>
              </w:rPr>
              <w:t xml:space="preserve"> Spezifikationen erstellt, Anwendungsdoku abgestimmt und geliefert</w:t>
            </w:r>
            <w:r w:rsidR="00390CBE">
              <w:rPr>
                <w:rFonts w:cs="Arial"/>
              </w:rPr>
              <w:t>, QG3 erfolgreich durchgeführt</w:t>
            </w:r>
          </w:p>
        </w:tc>
        <w:tc>
          <w:tcPr>
            <w:tcW w:w="1134" w:type="dxa"/>
          </w:tcPr>
          <w:p w14:paraId="09DCFD33" w14:textId="7A18127D" w:rsidR="00056493" w:rsidRPr="00BA0B78" w:rsidRDefault="00751549">
            <w:pPr>
              <w:ind w:left="113"/>
              <w:rPr>
                <w:rFonts w:cs="Arial"/>
              </w:rPr>
            </w:pPr>
            <w:r>
              <w:rPr>
                <w:rFonts w:cs="Arial"/>
              </w:rPr>
              <w:t>37 PT</w:t>
            </w:r>
          </w:p>
        </w:tc>
        <w:tc>
          <w:tcPr>
            <w:tcW w:w="1695" w:type="dxa"/>
          </w:tcPr>
          <w:p w14:paraId="7DEA566E" w14:textId="1E8DC4D3" w:rsidR="00056493" w:rsidRPr="00BA0B78" w:rsidRDefault="00EF5147">
            <w:pPr>
              <w:ind w:left="113"/>
              <w:rPr>
                <w:rFonts w:cs="Arial"/>
              </w:rPr>
            </w:pPr>
            <w:r>
              <w:rPr>
                <w:rFonts w:cs="Arial"/>
              </w:rPr>
              <w:t>19.907,86</w:t>
            </w:r>
            <w:r w:rsidR="00751549">
              <w:rPr>
                <w:rFonts w:cs="Arial"/>
              </w:rPr>
              <w:t xml:space="preserve"> </w:t>
            </w:r>
            <w:r w:rsidR="00751549" w:rsidRPr="00751549">
              <w:rPr>
                <w:rFonts w:cs="Arial"/>
              </w:rPr>
              <w:t>€</w:t>
            </w:r>
          </w:p>
        </w:tc>
      </w:tr>
      <w:tr w:rsidR="00056493" w:rsidRPr="00BA0B78" w14:paraId="3558383C" w14:textId="77777777" w:rsidTr="002C0C79">
        <w:trPr>
          <w:tblHeader/>
        </w:trPr>
        <w:tc>
          <w:tcPr>
            <w:tcW w:w="988" w:type="dxa"/>
          </w:tcPr>
          <w:p w14:paraId="5C28A063" w14:textId="3DD82DA7" w:rsidR="00056493" w:rsidRPr="00BA0B78" w:rsidRDefault="006F21C2" w:rsidP="009A4994">
            <w:pPr>
              <w:rPr>
                <w:rFonts w:cs="Arial"/>
              </w:rPr>
            </w:pPr>
            <w:r>
              <w:rPr>
                <w:rFonts w:cs="Arial"/>
              </w:rPr>
              <w:t>Migration</w:t>
            </w:r>
          </w:p>
        </w:tc>
        <w:tc>
          <w:tcPr>
            <w:tcW w:w="992" w:type="dxa"/>
          </w:tcPr>
          <w:p w14:paraId="1D9DE29D" w14:textId="7C0F5BCA" w:rsidR="00056493" w:rsidRPr="00BA0B78" w:rsidRDefault="00457BCD">
            <w:pPr>
              <w:ind w:left="113"/>
              <w:rPr>
                <w:rFonts w:cs="Arial"/>
              </w:rPr>
            </w:pPr>
            <w:r>
              <w:rPr>
                <w:rFonts w:cs="Arial"/>
              </w:rPr>
              <w:t>40 Tage</w:t>
            </w:r>
          </w:p>
        </w:tc>
        <w:tc>
          <w:tcPr>
            <w:tcW w:w="2551" w:type="dxa"/>
          </w:tcPr>
          <w:p w14:paraId="27D47567" w14:textId="77777777" w:rsidR="00056493" w:rsidRDefault="00CC589A" w:rsidP="00CC589A">
            <w:pPr>
              <w:rPr>
                <w:rFonts w:cs="Arial"/>
              </w:rPr>
            </w:pPr>
            <w:r>
              <w:rPr>
                <w:rFonts w:cs="Arial"/>
              </w:rPr>
              <w:t>AP1-6:</w:t>
            </w:r>
          </w:p>
          <w:p w14:paraId="4D0B630C" w14:textId="53FB01B5" w:rsidR="00CC589A" w:rsidRPr="00BA0B78" w:rsidRDefault="00CC589A" w:rsidP="00CC589A">
            <w:pPr>
              <w:rPr>
                <w:rFonts w:cs="Arial"/>
              </w:rPr>
            </w:pPr>
            <w:r>
              <w:rPr>
                <w:rFonts w:cs="Arial"/>
              </w:rPr>
              <w:t xml:space="preserve">Planung, Vorbereitung &amp; Umsetzung Datenmigration, Störungsmanagement </w:t>
            </w:r>
            <w:r w:rsidR="00390CBE">
              <w:rPr>
                <w:rFonts w:cs="Arial"/>
              </w:rPr>
              <w:t xml:space="preserve">&amp; Kommunikation </w:t>
            </w:r>
            <w:r>
              <w:rPr>
                <w:rFonts w:cs="Arial"/>
              </w:rPr>
              <w:t>mit DL</w:t>
            </w:r>
            <w:r w:rsidR="00390CBE">
              <w:rPr>
                <w:rFonts w:cs="Arial"/>
              </w:rPr>
              <w:t xml:space="preserve"> / </w:t>
            </w:r>
            <w:r>
              <w:rPr>
                <w:rFonts w:cs="Arial"/>
              </w:rPr>
              <w:t>Lieferanten</w:t>
            </w:r>
            <w:r w:rsidR="00390CBE">
              <w:rPr>
                <w:rFonts w:cs="Arial"/>
              </w:rPr>
              <w:t>, Service-Level Vereinbarungen pflegen, Anpassen &amp; Bereitstellen von Anwendungen</w:t>
            </w:r>
            <w:r>
              <w:rPr>
                <w:rFonts w:cs="Arial"/>
              </w:rPr>
              <w:t xml:space="preserve"> </w:t>
            </w:r>
          </w:p>
        </w:tc>
        <w:tc>
          <w:tcPr>
            <w:tcW w:w="2268" w:type="dxa"/>
          </w:tcPr>
          <w:p w14:paraId="60669275" w14:textId="77777777" w:rsidR="00390CBE" w:rsidRDefault="00390CBE">
            <w:pPr>
              <w:ind w:left="113"/>
              <w:rPr>
                <w:rFonts w:cs="Arial"/>
              </w:rPr>
            </w:pPr>
            <w:r>
              <w:rPr>
                <w:rFonts w:cs="Arial"/>
              </w:rPr>
              <w:t xml:space="preserve">Datenmigration umgesetzt, </w:t>
            </w:r>
          </w:p>
          <w:p w14:paraId="48E39E2C" w14:textId="1344B1F4" w:rsidR="00056493" w:rsidRPr="00BA0B78" w:rsidRDefault="00390CBE">
            <w:pPr>
              <w:ind w:left="113"/>
              <w:rPr>
                <w:rFonts w:cs="Arial"/>
              </w:rPr>
            </w:pPr>
            <w:r>
              <w:rPr>
                <w:rFonts w:cs="Arial"/>
              </w:rPr>
              <w:t xml:space="preserve">Störungsmanagment </w:t>
            </w:r>
            <w:r w:rsidR="00A05150">
              <w:rPr>
                <w:rFonts w:cs="Arial"/>
              </w:rPr>
              <w:t>&amp;</w:t>
            </w:r>
            <w:r>
              <w:rPr>
                <w:rFonts w:cs="Arial"/>
              </w:rPr>
              <w:t xml:space="preserve"> Kommunikation mit DL / Lieferanten durchgeführt, SLV gepflegt, Anwendungen bereitgestellt, QG 4 erfolg</w:t>
            </w:r>
            <w:r w:rsidR="00D81C43">
              <w:rPr>
                <w:rFonts w:cs="Arial"/>
              </w:rPr>
              <w:t xml:space="preserve">reich </w:t>
            </w:r>
            <w:r>
              <w:rPr>
                <w:rFonts w:cs="Arial"/>
              </w:rPr>
              <w:t>durchgeführt</w:t>
            </w:r>
          </w:p>
        </w:tc>
        <w:tc>
          <w:tcPr>
            <w:tcW w:w="1134" w:type="dxa"/>
          </w:tcPr>
          <w:p w14:paraId="5F37DD84" w14:textId="3F0E10BF" w:rsidR="00056493" w:rsidRPr="00BA0B78" w:rsidRDefault="00751549">
            <w:pPr>
              <w:ind w:left="113"/>
              <w:rPr>
                <w:rFonts w:cs="Arial"/>
              </w:rPr>
            </w:pPr>
            <w:r>
              <w:rPr>
                <w:rFonts w:cs="Arial"/>
              </w:rPr>
              <w:t>36 PT</w:t>
            </w:r>
          </w:p>
        </w:tc>
        <w:tc>
          <w:tcPr>
            <w:tcW w:w="1695" w:type="dxa"/>
          </w:tcPr>
          <w:p w14:paraId="7D3A017E" w14:textId="5F047903" w:rsidR="00056493" w:rsidRPr="00BA0B78" w:rsidRDefault="00EF5147">
            <w:pPr>
              <w:ind w:left="113"/>
              <w:rPr>
                <w:rFonts w:cs="Arial"/>
              </w:rPr>
            </w:pPr>
            <w:r>
              <w:rPr>
                <w:rFonts w:cs="Arial"/>
              </w:rPr>
              <w:t>19.412,86</w:t>
            </w:r>
            <w:r w:rsidR="00751549">
              <w:rPr>
                <w:rFonts w:cs="Arial"/>
              </w:rPr>
              <w:t xml:space="preserve"> </w:t>
            </w:r>
            <w:r w:rsidR="00751549" w:rsidRPr="00751549">
              <w:rPr>
                <w:rFonts w:cs="Arial"/>
              </w:rPr>
              <w:t>€</w:t>
            </w:r>
          </w:p>
        </w:tc>
      </w:tr>
      <w:tr w:rsidR="00056493" w:rsidRPr="00BA0B78" w14:paraId="177AC332" w14:textId="77777777" w:rsidTr="002C0C79">
        <w:trPr>
          <w:tblHeader/>
        </w:trPr>
        <w:tc>
          <w:tcPr>
            <w:tcW w:w="988" w:type="dxa"/>
          </w:tcPr>
          <w:p w14:paraId="14721A36" w14:textId="677C19A9" w:rsidR="00056493" w:rsidRPr="00BA0B78" w:rsidRDefault="006F21C2" w:rsidP="009A4994">
            <w:pPr>
              <w:rPr>
                <w:rFonts w:cs="Arial"/>
              </w:rPr>
            </w:pPr>
            <w:r>
              <w:rPr>
                <w:rFonts w:cs="Arial"/>
              </w:rPr>
              <w:t>Test</w:t>
            </w:r>
          </w:p>
        </w:tc>
        <w:tc>
          <w:tcPr>
            <w:tcW w:w="992" w:type="dxa"/>
          </w:tcPr>
          <w:p w14:paraId="786436DF" w14:textId="50466DD4" w:rsidR="00056493" w:rsidRPr="00BA0B78" w:rsidRDefault="00457BCD">
            <w:pPr>
              <w:ind w:left="113"/>
              <w:rPr>
                <w:rFonts w:cs="Arial"/>
              </w:rPr>
            </w:pPr>
            <w:r>
              <w:rPr>
                <w:rFonts w:cs="Arial"/>
              </w:rPr>
              <w:t>59 Tage</w:t>
            </w:r>
          </w:p>
        </w:tc>
        <w:tc>
          <w:tcPr>
            <w:tcW w:w="2551" w:type="dxa"/>
          </w:tcPr>
          <w:p w14:paraId="3799FE20" w14:textId="0CB535DE" w:rsidR="00056493" w:rsidRPr="00BA0B78" w:rsidRDefault="005C790B" w:rsidP="005C790B">
            <w:pPr>
              <w:rPr>
                <w:rFonts w:cs="Arial"/>
              </w:rPr>
            </w:pPr>
            <w:r>
              <w:rPr>
                <w:rFonts w:cs="Arial"/>
              </w:rPr>
              <w:t xml:space="preserve">Erstellung Testpläne &amp; -szenarien, Durchführung System- &amp; Integrationstests, Fehlerbehebung &amp; Optimierung </w:t>
            </w:r>
          </w:p>
        </w:tc>
        <w:tc>
          <w:tcPr>
            <w:tcW w:w="2268" w:type="dxa"/>
          </w:tcPr>
          <w:p w14:paraId="29B6E7DF" w14:textId="2F186F16" w:rsidR="00056493" w:rsidRPr="00BA0B78" w:rsidRDefault="00390CBE">
            <w:pPr>
              <w:ind w:left="113"/>
              <w:rPr>
                <w:rFonts w:cs="Arial"/>
              </w:rPr>
            </w:pPr>
            <w:r>
              <w:rPr>
                <w:rFonts w:cs="Arial"/>
              </w:rPr>
              <w:t>Testpläne &amp; -szenarien erstellt, System- &amp; Integrationstests durchgeführt, Fehler behoben, optimiert</w:t>
            </w:r>
          </w:p>
        </w:tc>
        <w:tc>
          <w:tcPr>
            <w:tcW w:w="1134" w:type="dxa"/>
          </w:tcPr>
          <w:p w14:paraId="68EA0C1C" w14:textId="47CBF2C5" w:rsidR="00056493" w:rsidRPr="00BA0B78" w:rsidRDefault="00751549">
            <w:pPr>
              <w:ind w:left="113"/>
              <w:rPr>
                <w:rFonts w:cs="Arial"/>
              </w:rPr>
            </w:pPr>
            <w:r>
              <w:rPr>
                <w:rFonts w:cs="Arial"/>
              </w:rPr>
              <w:t>66 PT</w:t>
            </w:r>
          </w:p>
        </w:tc>
        <w:tc>
          <w:tcPr>
            <w:tcW w:w="1695" w:type="dxa"/>
          </w:tcPr>
          <w:p w14:paraId="75DF6D8D" w14:textId="02D90D14" w:rsidR="00056493" w:rsidRPr="00BA0B78" w:rsidRDefault="00457BCD">
            <w:pPr>
              <w:ind w:left="113"/>
              <w:rPr>
                <w:rFonts w:cs="Arial"/>
              </w:rPr>
            </w:pPr>
            <w:r>
              <w:rPr>
                <w:rFonts w:cs="Arial"/>
              </w:rPr>
              <w:t>32.</w:t>
            </w:r>
            <w:r w:rsidR="00EF5147">
              <w:rPr>
                <w:rFonts w:cs="Arial"/>
              </w:rPr>
              <w:t>722,86</w:t>
            </w:r>
            <w:r w:rsidR="00751549">
              <w:rPr>
                <w:rFonts w:cs="Arial"/>
              </w:rPr>
              <w:t xml:space="preserve"> </w:t>
            </w:r>
            <w:r w:rsidR="00751549" w:rsidRPr="00751549">
              <w:rPr>
                <w:rFonts w:cs="Arial"/>
              </w:rPr>
              <w:t>€</w:t>
            </w:r>
          </w:p>
        </w:tc>
      </w:tr>
      <w:tr w:rsidR="00056493" w:rsidRPr="00BA0B78" w14:paraId="11C8BD51" w14:textId="77777777" w:rsidTr="002C0C79">
        <w:trPr>
          <w:tblHeader/>
        </w:trPr>
        <w:tc>
          <w:tcPr>
            <w:tcW w:w="988" w:type="dxa"/>
          </w:tcPr>
          <w:p w14:paraId="5B9F0A23" w14:textId="335B2337" w:rsidR="00056493" w:rsidRPr="00BA0B78" w:rsidRDefault="006F21C2" w:rsidP="009A4994">
            <w:pPr>
              <w:rPr>
                <w:rFonts w:cs="Arial"/>
              </w:rPr>
            </w:pPr>
            <w:r>
              <w:rPr>
                <w:rFonts w:cs="Arial"/>
              </w:rPr>
              <w:t>Cut</w:t>
            </w:r>
            <w:r w:rsidR="009A4994">
              <w:rPr>
                <w:rFonts w:cs="Arial"/>
              </w:rPr>
              <w:t xml:space="preserve"> </w:t>
            </w:r>
            <w:r>
              <w:rPr>
                <w:rFonts w:cs="Arial"/>
              </w:rPr>
              <w:t>Over</w:t>
            </w:r>
          </w:p>
        </w:tc>
        <w:tc>
          <w:tcPr>
            <w:tcW w:w="992" w:type="dxa"/>
          </w:tcPr>
          <w:p w14:paraId="7F54CAA9" w14:textId="4B9D892F" w:rsidR="00056493" w:rsidRPr="00BA0B78" w:rsidRDefault="00457BCD">
            <w:pPr>
              <w:ind w:left="113"/>
              <w:rPr>
                <w:rFonts w:cs="Arial"/>
              </w:rPr>
            </w:pPr>
            <w:r>
              <w:rPr>
                <w:rFonts w:cs="Arial"/>
              </w:rPr>
              <w:t>30 Tage</w:t>
            </w:r>
          </w:p>
        </w:tc>
        <w:tc>
          <w:tcPr>
            <w:tcW w:w="2551" w:type="dxa"/>
          </w:tcPr>
          <w:p w14:paraId="72EFAF73" w14:textId="567F7613" w:rsidR="00056493" w:rsidRPr="005C790B" w:rsidRDefault="005C790B" w:rsidP="005C790B">
            <w:pPr>
              <w:rPr>
                <w:rFonts w:cs="Arial"/>
              </w:rPr>
            </w:pPr>
            <w:r w:rsidRPr="005C790B">
              <w:rPr>
                <w:rFonts w:cs="Arial"/>
              </w:rPr>
              <w:t xml:space="preserve">Durchführung Workshops Wissenstransfer, </w:t>
            </w:r>
            <w:r w:rsidR="00577D70">
              <w:rPr>
                <w:rFonts w:cs="Arial"/>
              </w:rPr>
              <w:t>Reminizenz</w:t>
            </w:r>
            <w:r w:rsidRPr="005C790B">
              <w:rPr>
                <w:rFonts w:cs="Arial"/>
              </w:rPr>
              <w:t>, Schulung Bank MA, Doku</w:t>
            </w:r>
            <w:r>
              <w:rPr>
                <w:rFonts w:cs="Arial"/>
              </w:rPr>
              <w:t>mentationen für den Betrieb, Vertrag</w:t>
            </w:r>
          </w:p>
        </w:tc>
        <w:tc>
          <w:tcPr>
            <w:tcW w:w="2268" w:type="dxa"/>
          </w:tcPr>
          <w:p w14:paraId="702ACAEE" w14:textId="380B4C0F" w:rsidR="00056493" w:rsidRPr="00BA0B78" w:rsidRDefault="005C790B">
            <w:pPr>
              <w:ind w:left="113"/>
              <w:rPr>
                <w:rFonts w:cs="Arial"/>
              </w:rPr>
            </w:pPr>
            <w:r>
              <w:rPr>
                <w:rFonts w:cs="Arial"/>
              </w:rPr>
              <w:t>Workshops sind durchgeführt, Bank MA geschult, Dokumentationen l</w:t>
            </w:r>
            <w:r w:rsidR="00CA301E">
              <w:rPr>
                <w:rFonts w:cs="Arial"/>
              </w:rPr>
              <w:t>iegen vor</w:t>
            </w:r>
          </w:p>
        </w:tc>
        <w:tc>
          <w:tcPr>
            <w:tcW w:w="1134" w:type="dxa"/>
          </w:tcPr>
          <w:p w14:paraId="34B80BEA" w14:textId="52079E29" w:rsidR="00056493" w:rsidRPr="00BA0B78" w:rsidRDefault="00751549">
            <w:pPr>
              <w:ind w:left="113"/>
              <w:rPr>
                <w:rFonts w:cs="Arial"/>
              </w:rPr>
            </w:pPr>
            <w:r>
              <w:rPr>
                <w:rFonts w:cs="Arial"/>
              </w:rPr>
              <w:t>16 PT</w:t>
            </w:r>
          </w:p>
        </w:tc>
        <w:tc>
          <w:tcPr>
            <w:tcW w:w="1695" w:type="dxa"/>
          </w:tcPr>
          <w:p w14:paraId="13ADE8CD" w14:textId="7F93AA98" w:rsidR="00056493" w:rsidRPr="00BA0B78" w:rsidRDefault="00EF5147">
            <w:pPr>
              <w:ind w:left="113"/>
              <w:rPr>
                <w:rFonts w:cs="Arial"/>
              </w:rPr>
            </w:pPr>
            <w:r>
              <w:rPr>
                <w:rFonts w:cs="Arial"/>
              </w:rPr>
              <w:t>10.852,86</w:t>
            </w:r>
            <w:r w:rsidR="00751549">
              <w:rPr>
                <w:rFonts w:cs="Arial"/>
              </w:rPr>
              <w:t xml:space="preserve"> </w:t>
            </w:r>
            <w:r w:rsidR="00751549" w:rsidRPr="00751549">
              <w:rPr>
                <w:rFonts w:cs="Arial"/>
              </w:rPr>
              <w:t>€</w:t>
            </w:r>
          </w:p>
        </w:tc>
      </w:tr>
      <w:tr w:rsidR="00457BCD" w:rsidRPr="00BA0B78" w14:paraId="51A97CEB" w14:textId="77777777" w:rsidTr="002C0C79">
        <w:trPr>
          <w:tblHeader/>
        </w:trPr>
        <w:tc>
          <w:tcPr>
            <w:tcW w:w="988" w:type="dxa"/>
          </w:tcPr>
          <w:p w14:paraId="7698A068" w14:textId="4A62D08B" w:rsidR="00457BCD" w:rsidRDefault="00457BCD" w:rsidP="009A4994">
            <w:pPr>
              <w:rPr>
                <w:rFonts w:cs="Arial"/>
              </w:rPr>
            </w:pPr>
            <w:r>
              <w:rPr>
                <w:rFonts w:cs="Arial"/>
              </w:rPr>
              <w:t>Projektabschluss</w:t>
            </w:r>
          </w:p>
        </w:tc>
        <w:tc>
          <w:tcPr>
            <w:tcW w:w="992" w:type="dxa"/>
          </w:tcPr>
          <w:p w14:paraId="584EA712" w14:textId="54878D01" w:rsidR="00457BCD" w:rsidRPr="00BA0B78" w:rsidRDefault="00457BCD">
            <w:pPr>
              <w:ind w:left="113"/>
              <w:rPr>
                <w:rFonts w:cs="Arial"/>
              </w:rPr>
            </w:pPr>
            <w:r>
              <w:rPr>
                <w:rFonts w:cs="Arial"/>
              </w:rPr>
              <w:t>2 Tage</w:t>
            </w:r>
          </w:p>
        </w:tc>
        <w:tc>
          <w:tcPr>
            <w:tcW w:w="2551" w:type="dxa"/>
          </w:tcPr>
          <w:p w14:paraId="5C6C4FF4" w14:textId="6FB1B422" w:rsidR="00457BCD" w:rsidRPr="00BA0B78" w:rsidRDefault="00CA301E" w:rsidP="00CA301E">
            <w:pPr>
              <w:rPr>
                <w:rFonts w:cs="Arial"/>
              </w:rPr>
            </w:pPr>
            <w:r>
              <w:rPr>
                <w:rFonts w:cs="Arial"/>
              </w:rPr>
              <w:t xml:space="preserve">Abschlussbericht erstellen, </w:t>
            </w:r>
            <w:r w:rsidR="00390CBE" w:rsidRPr="00CA301E">
              <w:rPr>
                <w:rFonts w:cs="Arial"/>
              </w:rPr>
              <w:t>Evaluierung Projektergebnisse</w:t>
            </w:r>
            <w:r>
              <w:rPr>
                <w:rFonts w:cs="Arial"/>
              </w:rPr>
              <w:t>, Übergang planen</w:t>
            </w:r>
          </w:p>
        </w:tc>
        <w:tc>
          <w:tcPr>
            <w:tcW w:w="2268" w:type="dxa"/>
          </w:tcPr>
          <w:p w14:paraId="42442B7E" w14:textId="556EF13A" w:rsidR="00457BCD" w:rsidRPr="00BA0B78" w:rsidRDefault="00390CBE">
            <w:pPr>
              <w:ind w:left="113"/>
              <w:rPr>
                <w:rFonts w:cs="Arial"/>
              </w:rPr>
            </w:pPr>
            <w:r>
              <w:rPr>
                <w:rFonts w:cs="Arial"/>
              </w:rPr>
              <w:t>Bericht erstellt, Ergebnisse evaluiert, Übergang durchgeführt</w:t>
            </w:r>
          </w:p>
        </w:tc>
        <w:tc>
          <w:tcPr>
            <w:tcW w:w="1134" w:type="dxa"/>
          </w:tcPr>
          <w:p w14:paraId="4C45512C" w14:textId="18AD7074" w:rsidR="00457BCD" w:rsidRDefault="00751549">
            <w:pPr>
              <w:ind w:left="113"/>
              <w:rPr>
                <w:rFonts w:cs="Arial"/>
              </w:rPr>
            </w:pPr>
            <w:r>
              <w:rPr>
                <w:rFonts w:cs="Arial"/>
              </w:rPr>
              <w:t>2 PT</w:t>
            </w:r>
          </w:p>
        </w:tc>
        <w:tc>
          <w:tcPr>
            <w:tcW w:w="1695" w:type="dxa"/>
          </w:tcPr>
          <w:p w14:paraId="1A47DB01" w14:textId="2D87EA2D" w:rsidR="00457BCD" w:rsidRDefault="00457BCD">
            <w:pPr>
              <w:ind w:left="113"/>
              <w:rPr>
                <w:rFonts w:cs="Arial"/>
              </w:rPr>
            </w:pPr>
            <w:r>
              <w:rPr>
                <w:rFonts w:cs="Arial"/>
              </w:rPr>
              <w:t xml:space="preserve"> </w:t>
            </w:r>
            <w:r w:rsidR="00751549">
              <w:rPr>
                <w:rFonts w:cs="Arial"/>
              </w:rPr>
              <w:t>1</w:t>
            </w:r>
            <w:r>
              <w:rPr>
                <w:rFonts w:cs="Arial"/>
              </w:rPr>
              <w:t>.4</w:t>
            </w:r>
            <w:r w:rsidR="00751549">
              <w:rPr>
                <w:rFonts w:cs="Arial"/>
              </w:rPr>
              <w:t xml:space="preserve">40,00 </w:t>
            </w:r>
            <w:r w:rsidR="00751549" w:rsidRPr="00751549">
              <w:rPr>
                <w:rFonts w:cs="Arial"/>
              </w:rPr>
              <w:t>€</w:t>
            </w:r>
          </w:p>
        </w:tc>
      </w:tr>
      <w:tr w:rsidR="002769A9" w:rsidRPr="00BA0B78" w14:paraId="7ADC687C" w14:textId="77777777" w:rsidTr="002C0C79">
        <w:trPr>
          <w:tblHeader/>
        </w:trPr>
        <w:tc>
          <w:tcPr>
            <w:tcW w:w="988" w:type="dxa"/>
          </w:tcPr>
          <w:p w14:paraId="669D98AD" w14:textId="77777777" w:rsidR="002769A9" w:rsidRDefault="002769A9" w:rsidP="009A4994">
            <w:pPr>
              <w:rPr>
                <w:rFonts w:cs="Arial"/>
              </w:rPr>
            </w:pPr>
          </w:p>
        </w:tc>
        <w:tc>
          <w:tcPr>
            <w:tcW w:w="992" w:type="dxa"/>
          </w:tcPr>
          <w:p w14:paraId="46F71D7B" w14:textId="77777777" w:rsidR="002769A9" w:rsidRDefault="002769A9">
            <w:pPr>
              <w:ind w:left="113"/>
              <w:rPr>
                <w:rFonts w:cs="Arial"/>
              </w:rPr>
            </w:pPr>
          </w:p>
        </w:tc>
        <w:tc>
          <w:tcPr>
            <w:tcW w:w="2551" w:type="dxa"/>
          </w:tcPr>
          <w:p w14:paraId="1132E276" w14:textId="77777777" w:rsidR="002769A9" w:rsidRDefault="002769A9" w:rsidP="00CA301E">
            <w:pPr>
              <w:rPr>
                <w:rFonts w:cs="Arial"/>
              </w:rPr>
            </w:pPr>
          </w:p>
        </w:tc>
        <w:tc>
          <w:tcPr>
            <w:tcW w:w="2268" w:type="dxa"/>
          </w:tcPr>
          <w:p w14:paraId="6826761F" w14:textId="77777777" w:rsidR="002769A9" w:rsidRDefault="002769A9">
            <w:pPr>
              <w:ind w:left="113"/>
              <w:rPr>
                <w:rFonts w:cs="Arial"/>
              </w:rPr>
            </w:pPr>
          </w:p>
        </w:tc>
        <w:tc>
          <w:tcPr>
            <w:tcW w:w="1134" w:type="dxa"/>
          </w:tcPr>
          <w:p w14:paraId="268E7860" w14:textId="242BE147" w:rsidR="002769A9" w:rsidRDefault="002769A9" w:rsidP="002C0C79">
            <w:pPr>
              <w:rPr>
                <w:rFonts w:cs="Arial"/>
              </w:rPr>
            </w:pPr>
            <w:r>
              <w:rPr>
                <w:rFonts w:cs="Arial"/>
              </w:rPr>
              <w:t>∑ 214</w:t>
            </w:r>
            <w:r w:rsidR="002C0C79">
              <w:rPr>
                <w:rFonts w:cs="Arial"/>
              </w:rPr>
              <w:t xml:space="preserve"> P</w:t>
            </w:r>
            <w:r>
              <w:rPr>
                <w:rFonts w:cs="Arial"/>
              </w:rPr>
              <w:t>T</w:t>
            </w:r>
          </w:p>
        </w:tc>
        <w:tc>
          <w:tcPr>
            <w:tcW w:w="1695" w:type="dxa"/>
          </w:tcPr>
          <w:p w14:paraId="42ACD10B" w14:textId="16A99A4B" w:rsidR="002769A9" w:rsidRDefault="002C0C79">
            <w:pPr>
              <w:ind w:left="113"/>
              <w:rPr>
                <w:rFonts w:cs="Arial"/>
              </w:rPr>
            </w:pPr>
            <w:r>
              <w:rPr>
                <w:rFonts w:cs="Arial"/>
              </w:rPr>
              <w:t>∑</w:t>
            </w:r>
            <w:r w:rsidR="00EF5147">
              <w:rPr>
                <w:rFonts w:cs="Arial"/>
              </w:rPr>
              <w:t xml:space="preserve"> 120.485,0</w:t>
            </w:r>
            <w:r w:rsidR="009B4DC4">
              <w:rPr>
                <w:rFonts w:cs="Arial"/>
              </w:rPr>
              <w:t>2</w:t>
            </w:r>
            <w:r w:rsidR="00EF5147" w:rsidRPr="00751549">
              <w:rPr>
                <w:rFonts w:cs="Arial"/>
              </w:rPr>
              <w:t>€</w:t>
            </w:r>
          </w:p>
        </w:tc>
      </w:tr>
    </w:tbl>
    <w:p w14:paraId="5D1392C8" w14:textId="77777777" w:rsidR="00056493" w:rsidRDefault="00056493" w:rsidP="00056493">
      <w:pPr>
        <w:pStyle w:val="Beschriftung"/>
      </w:pPr>
      <w:bookmarkStart w:id="84" w:name="_Toc142565837"/>
      <w:r>
        <w:t xml:space="preserve">Tabelle </w:t>
      </w:r>
      <w:fldSimple w:instr=" SEQ Tabelle \* ARABIC ">
        <w:r w:rsidR="001E2DC0">
          <w:rPr>
            <w:noProof/>
          </w:rPr>
          <w:t>17</w:t>
        </w:r>
      </w:fldSimple>
      <w:r>
        <w:t xml:space="preserve"> </w:t>
      </w:r>
      <w:r w:rsidRPr="00911478">
        <w:t>Projektphasen</w:t>
      </w:r>
      <w:bookmarkEnd w:id="84"/>
    </w:p>
    <w:p w14:paraId="61FF2635" w14:textId="77777777" w:rsidR="00D95E87" w:rsidRDefault="00582DD9" w:rsidP="00F922A2">
      <w:pPr>
        <w:pStyle w:val="berschrift1"/>
      </w:pPr>
      <w:r>
        <w:br w:type="page"/>
      </w:r>
      <w:bookmarkStart w:id="85" w:name="_Toc142565876"/>
      <w:r w:rsidR="00D95E87">
        <w:lastRenderedPageBreak/>
        <w:t>Leistungsumfang und Lieferobjekte</w:t>
      </w:r>
      <w:r w:rsidR="004E5F64">
        <w:t xml:space="preserve"> 4.5.3</w:t>
      </w:r>
      <w:r w:rsidR="00B5150F">
        <w:t>.</w:t>
      </w:r>
      <w:bookmarkEnd w:id="85"/>
    </w:p>
    <w:p w14:paraId="1469AC47" w14:textId="77777777" w:rsidR="00D95E87" w:rsidRDefault="00D95E87" w:rsidP="00D95E87">
      <w:pPr>
        <w:pStyle w:val="berschrift2"/>
      </w:pPr>
      <w:bookmarkStart w:id="86" w:name="_Toc142565877"/>
      <w:r>
        <w:t>Grafische Darstellung eines codierten PSP</w:t>
      </w:r>
      <w:bookmarkEnd w:id="86"/>
    </w:p>
    <w:p w14:paraId="5FEFA331" w14:textId="09E932A0" w:rsidR="002A7EFE" w:rsidRPr="00226C02" w:rsidRDefault="002A7EFE" w:rsidP="002A7EFE">
      <w:pPr>
        <w:pStyle w:val="Absatztextnormal"/>
        <w:ind w:left="0"/>
        <w:jc w:val="both"/>
        <w:rPr>
          <w:b/>
          <w:sz w:val="22"/>
          <w:szCs w:val="22"/>
        </w:rPr>
      </w:pPr>
      <w:r w:rsidRPr="00226C02">
        <w:rPr>
          <w:b/>
          <w:sz w:val="22"/>
          <w:szCs w:val="22"/>
        </w:rPr>
        <w:t>Hierarchische Gliederung des PSP als Baumstruktur:</w:t>
      </w:r>
    </w:p>
    <w:p w14:paraId="07546E7D" w14:textId="5153893F" w:rsidR="002A7EFE" w:rsidRPr="00226C02" w:rsidRDefault="006E7DFE" w:rsidP="002A7EFE">
      <w:pPr>
        <w:pStyle w:val="Absatztextnormal"/>
        <w:ind w:left="0"/>
        <w:jc w:val="both"/>
        <w:rPr>
          <w:sz w:val="22"/>
          <w:szCs w:val="22"/>
        </w:rPr>
      </w:pPr>
      <w:r>
        <w:rPr>
          <w:noProof/>
        </w:rPr>
        <w:t xml:space="preserve"> </w:t>
      </w:r>
      <w:r w:rsidR="00616D1D" w:rsidRPr="009B4CEE">
        <w:rPr>
          <w:noProof/>
        </w:rPr>
        <w:drawing>
          <wp:inline distT="0" distB="0" distL="0" distR="0" wp14:anchorId="22A2D823" wp14:editId="4CB2B27A">
            <wp:extent cx="5814104" cy="2996906"/>
            <wp:effectExtent l="0" t="0" r="0" b="0"/>
            <wp:docPr id="12" name="Diagram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94DA8EB" w14:textId="77777777" w:rsidR="004F6284" w:rsidRDefault="004F6284" w:rsidP="002A7EFE">
      <w:pPr>
        <w:pStyle w:val="Beschriftung"/>
      </w:pPr>
      <w:bookmarkStart w:id="87" w:name="_Toc142565816"/>
    </w:p>
    <w:p w14:paraId="726AE2BD" w14:textId="77777777" w:rsidR="004F6284" w:rsidRDefault="002A7EFE" w:rsidP="004F6284">
      <w:pPr>
        <w:pStyle w:val="Beschriftung"/>
      </w:pPr>
      <w:r>
        <w:t xml:space="preserve">Abbildung </w:t>
      </w:r>
      <w:fldSimple w:instr=" SEQ Abbildung \* ARABIC ">
        <w:r w:rsidR="001B2A5B">
          <w:rPr>
            <w:noProof/>
          </w:rPr>
          <w:t>4</w:t>
        </w:r>
      </w:fldSimple>
      <w:r>
        <w:t xml:space="preserve"> </w:t>
      </w:r>
      <w:commentRangeStart w:id="88"/>
      <w:r>
        <w:t>Projektstrukturplan</w:t>
      </w:r>
      <w:bookmarkStart w:id="89" w:name="_Toc142565878"/>
      <w:bookmarkEnd w:id="87"/>
      <w:commentRangeEnd w:id="88"/>
      <w:r w:rsidR="00B941B7">
        <w:rPr>
          <w:rStyle w:val="Kommentarzeichen"/>
          <w:b w:val="0"/>
          <w:bCs w:val="0"/>
        </w:rPr>
        <w:commentReference w:id="88"/>
      </w:r>
    </w:p>
    <w:p w14:paraId="7844AA7A" w14:textId="77777777" w:rsidR="004F6284" w:rsidRDefault="004F6284" w:rsidP="004F6284">
      <w:pPr>
        <w:pStyle w:val="Beschriftung"/>
      </w:pPr>
    </w:p>
    <w:p w14:paraId="5DD9575E" w14:textId="09896DC4" w:rsidR="007E2629" w:rsidRDefault="007E2629" w:rsidP="004F6284">
      <w:pPr>
        <w:pStyle w:val="Beschriftung"/>
      </w:pPr>
      <w:r>
        <w:t>Begründung der gewählten Gliederung</w:t>
      </w:r>
      <w:bookmarkEnd w:id="89"/>
    </w:p>
    <w:p w14:paraId="75F9A788" w14:textId="09EE404B" w:rsidR="007E2629" w:rsidRDefault="007E2629" w:rsidP="007E2629">
      <w:pPr>
        <w:rPr>
          <w:sz w:val="22"/>
          <w:szCs w:val="22"/>
        </w:rPr>
      </w:pPr>
    </w:p>
    <w:p w14:paraId="06082E8B" w14:textId="77777777" w:rsidR="00D7005C" w:rsidRPr="00D7005C" w:rsidRDefault="00CA4079" w:rsidP="00D7005C">
      <w:pPr>
        <w:rPr>
          <w:sz w:val="22"/>
          <w:szCs w:val="22"/>
        </w:rPr>
      </w:pPr>
      <w:r w:rsidRPr="00226C02">
        <w:rPr>
          <w:sz w:val="22"/>
          <w:szCs w:val="22"/>
        </w:rPr>
        <w:t xml:space="preserve">Für den Projektstrukturplan wurde eine </w:t>
      </w:r>
      <w:r w:rsidR="00D7005C">
        <w:rPr>
          <w:sz w:val="22"/>
          <w:szCs w:val="22"/>
        </w:rPr>
        <w:t>p</w:t>
      </w:r>
      <w:commentRangeStart w:id="90"/>
      <w:r w:rsidR="00D7005C">
        <w:rPr>
          <w:sz w:val="22"/>
          <w:szCs w:val="22"/>
        </w:rPr>
        <w:t>hasen</w:t>
      </w:r>
      <w:commentRangeEnd w:id="90"/>
      <w:r w:rsidR="00B941B7">
        <w:rPr>
          <w:rStyle w:val="Kommentarzeichen"/>
        </w:rPr>
        <w:commentReference w:id="90"/>
      </w:r>
      <w:r w:rsidR="00D7005C">
        <w:rPr>
          <w:sz w:val="22"/>
          <w:szCs w:val="22"/>
        </w:rPr>
        <w:t>orientierte</w:t>
      </w:r>
      <w:r w:rsidRPr="00226C02">
        <w:rPr>
          <w:sz w:val="22"/>
          <w:szCs w:val="22"/>
        </w:rPr>
        <w:t xml:space="preserve"> Gliederung gewählt.</w:t>
      </w:r>
      <w:r w:rsidR="00D7005C">
        <w:rPr>
          <w:sz w:val="22"/>
          <w:szCs w:val="22"/>
        </w:rPr>
        <w:t xml:space="preserve"> Diese Struktur ermöglicht eine klare zeitliche Abfolge der Arbeit und hilft, den Fortschritt des Projekts besser zu verfolgen.</w:t>
      </w:r>
    </w:p>
    <w:p w14:paraId="38FF991D" w14:textId="6F756748" w:rsidR="007E2629" w:rsidRPr="00226C02" w:rsidRDefault="007E2629" w:rsidP="00C27846">
      <w:pPr>
        <w:pStyle w:val="Absatztextnormal"/>
        <w:ind w:left="0"/>
        <w:jc w:val="both"/>
        <w:rPr>
          <w:sz w:val="22"/>
          <w:szCs w:val="22"/>
        </w:rPr>
      </w:pPr>
    </w:p>
    <w:p w14:paraId="40A1C534" w14:textId="77777777" w:rsidR="007E2629" w:rsidRPr="00226C02" w:rsidRDefault="007E2629" w:rsidP="007E2629">
      <w:pPr>
        <w:rPr>
          <w:sz w:val="22"/>
          <w:szCs w:val="22"/>
        </w:rPr>
      </w:pPr>
    </w:p>
    <w:p w14:paraId="1917234D" w14:textId="77777777" w:rsidR="00DB674F" w:rsidRPr="00226C02" w:rsidRDefault="00DB674F" w:rsidP="00DB674F">
      <w:pPr>
        <w:rPr>
          <w:sz w:val="22"/>
          <w:szCs w:val="22"/>
        </w:rPr>
      </w:pPr>
    </w:p>
    <w:p w14:paraId="27B1F86C" w14:textId="77777777" w:rsidR="0087717E" w:rsidRDefault="00C27846" w:rsidP="00D95E87">
      <w:pPr>
        <w:pStyle w:val="berschrift2"/>
      </w:pPr>
      <w:r>
        <w:br w:type="page"/>
      </w:r>
      <w:bookmarkStart w:id="91" w:name="_Toc142565879"/>
      <w:r w:rsidR="00D95E87">
        <w:lastRenderedPageBreak/>
        <w:t>Arbeitspaketbeschreibung</w:t>
      </w:r>
      <w:bookmarkEnd w:id="91"/>
    </w:p>
    <w:p w14:paraId="4D04F2F8" w14:textId="229B5526" w:rsidR="00131090" w:rsidRPr="009B3C8A" w:rsidRDefault="00131090" w:rsidP="00131090">
      <w:pPr>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77"/>
        <w:gridCol w:w="3160"/>
        <w:gridCol w:w="575"/>
        <w:gridCol w:w="1022"/>
        <w:gridCol w:w="2494"/>
      </w:tblGrid>
      <w:tr w:rsidR="00CB1A86" w:rsidRPr="009B3C8A" w14:paraId="1B6C9FAE" w14:textId="77777777" w:rsidTr="00B4649C">
        <w:trPr>
          <w:cantSplit/>
          <w:tblHeader/>
        </w:trPr>
        <w:tc>
          <w:tcPr>
            <w:tcW w:w="5627" w:type="dxa"/>
            <w:gridSpan w:val="2"/>
            <w:shd w:val="clear" w:color="auto" w:fill="A8D08D"/>
          </w:tcPr>
          <w:p w14:paraId="51E9E64A" w14:textId="77777777" w:rsidR="00CB1A86" w:rsidRPr="00094242" w:rsidRDefault="00CB1A86" w:rsidP="00881021">
            <w:pPr>
              <w:rPr>
                <w:rFonts w:cs="Arial"/>
                <w:b/>
              </w:rPr>
            </w:pPr>
            <w:r w:rsidRPr="00094242">
              <w:rPr>
                <w:rFonts w:cs="Arial"/>
                <w:b/>
              </w:rPr>
              <w:t>Arbeitspaketbeschreibung</w:t>
            </w:r>
          </w:p>
        </w:tc>
        <w:tc>
          <w:tcPr>
            <w:tcW w:w="4151" w:type="dxa"/>
            <w:gridSpan w:val="3"/>
            <w:shd w:val="clear" w:color="auto" w:fill="A8D08D"/>
          </w:tcPr>
          <w:p w14:paraId="153488B1" w14:textId="77777777" w:rsidR="00CB1A86" w:rsidRPr="00094242" w:rsidRDefault="00CB1A86" w:rsidP="00881021">
            <w:pPr>
              <w:jc w:val="right"/>
              <w:rPr>
                <w:rFonts w:cs="Arial"/>
                <w:b/>
              </w:rPr>
            </w:pPr>
            <w:r w:rsidRPr="00094242">
              <w:rPr>
                <w:rFonts w:cs="Arial"/>
                <w:b/>
              </w:rPr>
              <w:t xml:space="preserve">Blatt 1 von 1  </w:t>
            </w:r>
          </w:p>
        </w:tc>
      </w:tr>
      <w:tr w:rsidR="00CB1A86" w:rsidRPr="009B3C8A" w14:paraId="0C5C16D0" w14:textId="77777777" w:rsidTr="00B4649C">
        <w:trPr>
          <w:cantSplit/>
        </w:trPr>
        <w:tc>
          <w:tcPr>
            <w:tcW w:w="2415" w:type="dxa"/>
            <w:shd w:val="clear" w:color="auto" w:fill="A8D08D"/>
          </w:tcPr>
          <w:p w14:paraId="3136A496" w14:textId="77777777" w:rsidR="00CB1A86" w:rsidRPr="00094242" w:rsidRDefault="00CB1A86" w:rsidP="00881021">
            <w:pPr>
              <w:spacing w:before="60" w:after="60"/>
              <w:rPr>
                <w:rFonts w:cs="Arial"/>
                <w:b/>
              </w:rPr>
            </w:pPr>
            <w:r w:rsidRPr="00094242">
              <w:rPr>
                <w:rFonts w:cs="Arial"/>
                <w:b/>
              </w:rPr>
              <w:t>Arbeitspaket-Titel</w:t>
            </w:r>
          </w:p>
        </w:tc>
        <w:tc>
          <w:tcPr>
            <w:tcW w:w="7363" w:type="dxa"/>
            <w:gridSpan w:val="4"/>
          </w:tcPr>
          <w:p w14:paraId="1854E82F" w14:textId="5531E3E1" w:rsidR="004D46D9" w:rsidRPr="00094242" w:rsidRDefault="004D46D9" w:rsidP="00881021">
            <w:pPr>
              <w:jc w:val="both"/>
              <w:rPr>
                <w:rFonts w:cs="Arial"/>
              </w:rPr>
            </w:pPr>
            <w:r w:rsidRPr="00094242">
              <w:rPr>
                <w:rFonts w:cs="Arial"/>
              </w:rPr>
              <w:t>AP4 Netzwerkmanagement</w:t>
            </w:r>
          </w:p>
        </w:tc>
      </w:tr>
      <w:tr w:rsidR="00CB1A86" w:rsidRPr="009B3C8A" w14:paraId="02E2483E" w14:textId="77777777" w:rsidTr="00B4649C">
        <w:trPr>
          <w:cantSplit/>
        </w:trPr>
        <w:tc>
          <w:tcPr>
            <w:tcW w:w="2415" w:type="dxa"/>
            <w:shd w:val="clear" w:color="auto" w:fill="A8D08D"/>
          </w:tcPr>
          <w:p w14:paraId="43E3E4D5" w14:textId="77777777" w:rsidR="00CB1A86" w:rsidRPr="00094242" w:rsidRDefault="00CB1A86" w:rsidP="00881021">
            <w:pPr>
              <w:spacing w:before="60" w:after="60"/>
              <w:rPr>
                <w:rFonts w:cs="Arial"/>
                <w:b/>
              </w:rPr>
            </w:pPr>
            <w:r w:rsidRPr="00094242">
              <w:rPr>
                <w:rFonts w:cs="Arial"/>
                <w:b/>
              </w:rPr>
              <w:t>AP- Verantwortlich</w:t>
            </w:r>
          </w:p>
        </w:tc>
        <w:tc>
          <w:tcPr>
            <w:tcW w:w="3212" w:type="dxa"/>
          </w:tcPr>
          <w:p w14:paraId="18CE8CDC" w14:textId="12A941E2" w:rsidR="00CB1A86" w:rsidRPr="00094242" w:rsidRDefault="00094242" w:rsidP="00881021">
            <w:pPr>
              <w:jc w:val="both"/>
              <w:rPr>
                <w:rFonts w:cs="Arial"/>
              </w:rPr>
            </w:pPr>
            <w:r w:rsidRPr="00094242">
              <w:rPr>
                <w:rFonts w:cs="Arial"/>
              </w:rPr>
              <w:t>Peer Arnemann</w:t>
            </w:r>
          </w:p>
        </w:tc>
        <w:tc>
          <w:tcPr>
            <w:tcW w:w="1622" w:type="dxa"/>
            <w:gridSpan w:val="2"/>
            <w:shd w:val="clear" w:color="auto" w:fill="A8D08D"/>
          </w:tcPr>
          <w:p w14:paraId="46FE805B" w14:textId="77777777" w:rsidR="00CB1A86" w:rsidRPr="00094242" w:rsidRDefault="00CB1A86" w:rsidP="00881021">
            <w:pPr>
              <w:rPr>
                <w:rFonts w:cs="Arial"/>
                <w:b/>
              </w:rPr>
            </w:pPr>
            <w:r w:rsidRPr="00094242">
              <w:rPr>
                <w:rFonts w:cs="Arial"/>
                <w:b/>
              </w:rPr>
              <w:t>Erstell-Datum</w:t>
            </w:r>
          </w:p>
        </w:tc>
        <w:tc>
          <w:tcPr>
            <w:tcW w:w="2529" w:type="dxa"/>
          </w:tcPr>
          <w:p w14:paraId="2C8EF1E2" w14:textId="09BF9211" w:rsidR="00CB1A86" w:rsidRPr="00094242" w:rsidRDefault="00094242" w:rsidP="00881021">
            <w:pPr>
              <w:jc w:val="both"/>
              <w:rPr>
                <w:rFonts w:cs="Arial"/>
              </w:rPr>
            </w:pPr>
            <w:r w:rsidRPr="00094242">
              <w:rPr>
                <w:rFonts w:cs="Arial"/>
              </w:rPr>
              <w:t>08.09.22</w:t>
            </w:r>
          </w:p>
        </w:tc>
      </w:tr>
      <w:tr w:rsidR="00CB1A86" w:rsidRPr="009B3C8A" w14:paraId="7049406F" w14:textId="77777777" w:rsidTr="00B4649C">
        <w:trPr>
          <w:cantSplit/>
        </w:trPr>
        <w:tc>
          <w:tcPr>
            <w:tcW w:w="2415" w:type="dxa"/>
            <w:shd w:val="clear" w:color="auto" w:fill="A8D08D"/>
          </w:tcPr>
          <w:p w14:paraId="3DFA1D88" w14:textId="77777777" w:rsidR="00CB1A86" w:rsidRPr="00094242" w:rsidRDefault="00CB1A86" w:rsidP="00881021">
            <w:pPr>
              <w:spacing w:before="60" w:after="60"/>
              <w:rPr>
                <w:rFonts w:cs="Arial"/>
                <w:b/>
              </w:rPr>
            </w:pPr>
            <w:r w:rsidRPr="00094242">
              <w:rPr>
                <w:rFonts w:cs="Arial"/>
                <w:b/>
              </w:rPr>
              <w:t>Projektname</w:t>
            </w:r>
          </w:p>
        </w:tc>
        <w:tc>
          <w:tcPr>
            <w:tcW w:w="3212" w:type="dxa"/>
          </w:tcPr>
          <w:p w14:paraId="3F4BCE4A" w14:textId="1934ECF5" w:rsidR="00CB1A86" w:rsidRPr="00094242" w:rsidRDefault="00094242" w:rsidP="00881021">
            <w:pPr>
              <w:jc w:val="both"/>
              <w:rPr>
                <w:rFonts w:cs="Arial"/>
              </w:rPr>
            </w:pPr>
            <w:r w:rsidRPr="00094242">
              <w:rPr>
                <w:rFonts w:cs="Arial"/>
              </w:rPr>
              <w:t>Servicemigration IT-S</w:t>
            </w:r>
            <w:r>
              <w:rPr>
                <w:rFonts w:cs="Arial"/>
              </w:rPr>
              <w:t>ervicecenter</w:t>
            </w:r>
          </w:p>
        </w:tc>
        <w:tc>
          <w:tcPr>
            <w:tcW w:w="1622" w:type="dxa"/>
            <w:gridSpan w:val="2"/>
            <w:shd w:val="clear" w:color="auto" w:fill="A8D08D"/>
          </w:tcPr>
          <w:p w14:paraId="5A35BC3B" w14:textId="77777777" w:rsidR="00CB1A86" w:rsidRPr="00094242" w:rsidRDefault="00CB1A86" w:rsidP="00881021">
            <w:pPr>
              <w:rPr>
                <w:rFonts w:cs="Arial"/>
                <w:b/>
              </w:rPr>
            </w:pPr>
            <w:r w:rsidRPr="00094242">
              <w:rPr>
                <w:rFonts w:cs="Arial"/>
                <w:b/>
              </w:rPr>
              <w:t>PSP- Code</w:t>
            </w:r>
          </w:p>
        </w:tc>
        <w:tc>
          <w:tcPr>
            <w:tcW w:w="2529" w:type="dxa"/>
          </w:tcPr>
          <w:p w14:paraId="5A830AFC" w14:textId="223E42A5" w:rsidR="00CB1A86" w:rsidRPr="00094242" w:rsidRDefault="00094242" w:rsidP="00881021">
            <w:pPr>
              <w:jc w:val="both"/>
              <w:rPr>
                <w:rFonts w:cs="Arial"/>
              </w:rPr>
            </w:pPr>
            <w:r>
              <w:rPr>
                <w:rFonts w:cs="Arial"/>
              </w:rPr>
              <w:t>SC_22.5.4</w:t>
            </w:r>
          </w:p>
        </w:tc>
      </w:tr>
      <w:tr w:rsidR="00CB1A86" w:rsidRPr="009B3C8A" w14:paraId="499A0059" w14:textId="77777777" w:rsidTr="00B4649C">
        <w:trPr>
          <w:cantSplit/>
        </w:trPr>
        <w:tc>
          <w:tcPr>
            <w:tcW w:w="2415" w:type="dxa"/>
            <w:shd w:val="clear" w:color="auto" w:fill="A8D08D"/>
          </w:tcPr>
          <w:p w14:paraId="4539C8D3" w14:textId="3073FFFE" w:rsidR="00CB1A86" w:rsidRPr="00094242" w:rsidRDefault="00CB1A86" w:rsidP="00881021">
            <w:pPr>
              <w:spacing w:before="60" w:after="60"/>
              <w:rPr>
                <w:rFonts w:cs="Arial"/>
                <w:b/>
              </w:rPr>
            </w:pPr>
            <w:r w:rsidRPr="00094242">
              <w:rPr>
                <w:rFonts w:cs="Arial"/>
                <w:b/>
              </w:rPr>
              <w:t>Projektleiter</w:t>
            </w:r>
            <w:r w:rsidR="00094242">
              <w:rPr>
                <w:rFonts w:cs="Arial"/>
                <w:b/>
              </w:rPr>
              <w:t>in</w:t>
            </w:r>
          </w:p>
        </w:tc>
        <w:tc>
          <w:tcPr>
            <w:tcW w:w="3212" w:type="dxa"/>
          </w:tcPr>
          <w:p w14:paraId="54DA3313" w14:textId="335D5C9B" w:rsidR="00CB1A86" w:rsidRPr="00094242" w:rsidRDefault="00143F1B" w:rsidP="00881021">
            <w:pPr>
              <w:jc w:val="both"/>
              <w:rPr>
                <w:rFonts w:cs="Arial"/>
              </w:rPr>
            </w:pPr>
            <w:r>
              <w:rPr>
                <w:rFonts w:cs="Arial"/>
              </w:rPr>
              <w:t>JT</w:t>
            </w:r>
          </w:p>
        </w:tc>
        <w:tc>
          <w:tcPr>
            <w:tcW w:w="1622" w:type="dxa"/>
            <w:gridSpan w:val="2"/>
            <w:shd w:val="clear" w:color="auto" w:fill="A8D08D"/>
          </w:tcPr>
          <w:p w14:paraId="51E6335F" w14:textId="77777777" w:rsidR="00CB1A86" w:rsidRPr="00094242" w:rsidRDefault="00CB1A86" w:rsidP="00881021">
            <w:pPr>
              <w:rPr>
                <w:rFonts w:cs="Arial"/>
                <w:b/>
              </w:rPr>
            </w:pPr>
            <w:r w:rsidRPr="00094242">
              <w:rPr>
                <w:rFonts w:cs="Arial"/>
                <w:b/>
              </w:rPr>
              <w:t xml:space="preserve">Version: </w:t>
            </w:r>
          </w:p>
        </w:tc>
        <w:tc>
          <w:tcPr>
            <w:tcW w:w="2529" w:type="dxa"/>
          </w:tcPr>
          <w:p w14:paraId="074DAAB1" w14:textId="57316EDE" w:rsidR="00CB1A86" w:rsidRPr="00094242" w:rsidRDefault="00094242" w:rsidP="00881021">
            <w:pPr>
              <w:jc w:val="both"/>
              <w:rPr>
                <w:rFonts w:cs="Arial"/>
              </w:rPr>
            </w:pPr>
            <w:r>
              <w:rPr>
                <w:rFonts w:cs="Arial"/>
              </w:rPr>
              <w:t>1.0</w:t>
            </w:r>
          </w:p>
        </w:tc>
      </w:tr>
      <w:tr w:rsidR="00CB1A86" w:rsidRPr="00825994" w14:paraId="440B3EAC" w14:textId="77777777" w:rsidTr="008C6808">
        <w:trPr>
          <w:cantSplit/>
          <w:trHeight w:val="1254"/>
        </w:trPr>
        <w:tc>
          <w:tcPr>
            <w:tcW w:w="2415" w:type="dxa"/>
            <w:shd w:val="clear" w:color="auto" w:fill="A8D08D"/>
          </w:tcPr>
          <w:p w14:paraId="340C2B14" w14:textId="77777777" w:rsidR="00CB1A86" w:rsidRPr="00094242" w:rsidRDefault="00CB1A86" w:rsidP="00881021">
            <w:pPr>
              <w:spacing w:before="60" w:after="60"/>
              <w:ind w:left="1260" w:hanging="1260"/>
              <w:rPr>
                <w:rFonts w:cs="Arial"/>
                <w:b/>
              </w:rPr>
            </w:pPr>
            <w:r w:rsidRPr="00094242">
              <w:rPr>
                <w:rFonts w:cs="Arial"/>
                <w:b/>
              </w:rPr>
              <w:t>Ziele</w:t>
            </w:r>
          </w:p>
          <w:p w14:paraId="51DD6273" w14:textId="77777777" w:rsidR="00CB1A86" w:rsidRPr="00094242" w:rsidRDefault="00CB1A86" w:rsidP="00881021">
            <w:pPr>
              <w:spacing w:before="60" w:after="60"/>
              <w:ind w:left="1260" w:hanging="1260"/>
              <w:rPr>
                <w:rFonts w:cs="Arial"/>
                <w:b/>
              </w:rPr>
            </w:pPr>
          </w:p>
        </w:tc>
        <w:tc>
          <w:tcPr>
            <w:tcW w:w="7363" w:type="dxa"/>
            <w:gridSpan w:val="4"/>
          </w:tcPr>
          <w:p w14:paraId="3516BADB" w14:textId="41598651" w:rsidR="00825994" w:rsidRPr="00217D5F" w:rsidRDefault="00496B09" w:rsidP="00825994">
            <w:pPr>
              <w:numPr>
                <w:ilvl w:val="0"/>
                <w:numId w:val="5"/>
              </w:numPr>
              <w:tabs>
                <w:tab w:val="clear" w:pos="720"/>
                <w:tab w:val="num" w:pos="295"/>
              </w:tabs>
              <w:ind w:left="295" w:hanging="295"/>
              <w:jc w:val="both"/>
              <w:rPr>
                <w:rFonts w:cs="Arial"/>
              </w:rPr>
            </w:pPr>
            <w:r w:rsidRPr="00825994">
              <w:rPr>
                <w:rFonts w:cs="Arial"/>
              </w:rPr>
              <w:t xml:space="preserve">1.1.3.1 </w:t>
            </w:r>
            <w:r w:rsidR="00825994" w:rsidRPr="00825994">
              <w:rPr>
                <w:rFonts w:cs="Arial"/>
              </w:rPr>
              <w:t xml:space="preserve">Abschluss Quality Gate 2 GAP-Analyse: </w:t>
            </w:r>
            <w:r w:rsidR="00825994">
              <w:rPr>
                <w:rFonts w:cs="Arial"/>
              </w:rPr>
              <w:t xml:space="preserve">Die Umsetzung dieses Arbeitspakets ist ein Ergebnistyp des QG2 und muss zwingend erfüllt werden, da das QG 2 sonst nicht abgeschlossen werden kann und die Analyse-Phase </w:t>
            </w:r>
            <w:r w:rsidR="008C6808">
              <w:rPr>
                <w:rFonts w:cs="Arial"/>
              </w:rPr>
              <w:t>nicht abgeschlossen werden kann. Somit darf noch nicht in die nächste Phase übergegangen werden.</w:t>
            </w:r>
            <w:r w:rsidR="00825994">
              <w:rPr>
                <w:rFonts w:cs="Arial"/>
              </w:rPr>
              <w:t xml:space="preserve"> </w:t>
            </w:r>
          </w:p>
        </w:tc>
      </w:tr>
      <w:tr w:rsidR="00CB1A86" w:rsidRPr="009B3C8A" w14:paraId="13A985FD" w14:textId="77777777" w:rsidTr="00B4649C">
        <w:trPr>
          <w:cantSplit/>
        </w:trPr>
        <w:tc>
          <w:tcPr>
            <w:tcW w:w="2415" w:type="dxa"/>
            <w:shd w:val="clear" w:color="auto" w:fill="A8D08D"/>
          </w:tcPr>
          <w:p w14:paraId="7E702186" w14:textId="77777777" w:rsidR="00CB1A86" w:rsidRPr="00094242" w:rsidRDefault="00CB1A86" w:rsidP="00881021">
            <w:pPr>
              <w:spacing w:before="60" w:after="60"/>
              <w:rPr>
                <w:rFonts w:cs="Arial"/>
                <w:b/>
              </w:rPr>
            </w:pPr>
            <w:r w:rsidRPr="00094242">
              <w:rPr>
                <w:rFonts w:cs="Arial"/>
                <w:b/>
              </w:rPr>
              <w:t>Ergebnisse</w:t>
            </w:r>
          </w:p>
          <w:p w14:paraId="2EC3181A" w14:textId="77777777" w:rsidR="00CB1A86" w:rsidRPr="00094242" w:rsidRDefault="00CB1A86" w:rsidP="00881021">
            <w:pPr>
              <w:spacing w:before="60" w:after="60"/>
              <w:rPr>
                <w:rFonts w:cs="Arial"/>
                <w:b/>
              </w:rPr>
            </w:pPr>
          </w:p>
        </w:tc>
        <w:tc>
          <w:tcPr>
            <w:tcW w:w="7363" w:type="dxa"/>
            <w:gridSpan w:val="4"/>
          </w:tcPr>
          <w:p w14:paraId="7E740A3E" w14:textId="67225B57" w:rsidR="008C6808" w:rsidRDefault="008C6808" w:rsidP="00C0491E">
            <w:pPr>
              <w:numPr>
                <w:ilvl w:val="0"/>
                <w:numId w:val="5"/>
              </w:numPr>
              <w:tabs>
                <w:tab w:val="clear" w:pos="720"/>
                <w:tab w:val="num" w:pos="295"/>
              </w:tabs>
              <w:ind w:left="295" w:hanging="295"/>
              <w:jc w:val="both"/>
              <w:rPr>
                <w:rFonts w:cs="Arial"/>
              </w:rPr>
            </w:pPr>
            <w:r>
              <w:rPr>
                <w:rFonts w:cs="Arial"/>
              </w:rPr>
              <w:t xml:space="preserve">Abgestimmte Fotodokumentation Netzwerkschränke liegt vor </w:t>
            </w:r>
          </w:p>
          <w:p w14:paraId="1AEFC060" w14:textId="119EE5F8" w:rsidR="008C6808" w:rsidRDefault="008C6808" w:rsidP="00C0491E">
            <w:pPr>
              <w:numPr>
                <w:ilvl w:val="0"/>
                <w:numId w:val="5"/>
              </w:numPr>
              <w:tabs>
                <w:tab w:val="clear" w:pos="720"/>
                <w:tab w:val="num" w:pos="295"/>
              </w:tabs>
              <w:ind w:left="295" w:hanging="295"/>
              <w:jc w:val="both"/>
              <w:rPr>
                <w:rFonts w:cs="Arial"/>
              </w:rPr>
            </w:pPr>
            <w:r>
              <w:rPr>
                <w:rFonts w:cs="Arial"/>
              </w:rPr>
              <w:t xml:space="preserve">GAP-Analyse wurde durchgeführt, neue Prozesse dadurch definiert und an Leistungen der </w:t>
            </w:r>
            <w:r w:rsidR="00143F1B">
              <w:rPr>
                <w:rFonts w:cs="Arial"/>
              </w:rPr>
              <w:t>ABC</w:t>
            </w:r>
            <w:r>
              <w:rPr>
                <w:rFonts w:cs="Arial"/>
              </w:rPr>
              <w:t xml:space="preserve"> angepasst, GAPs geschlossen, </w:t>
            </w:r>
          </w:p>
          <w:p w14:paraId="0D807231" w14:textId="0362D571" w:rsidR="00CB1A86" w:rsidRPr="00094242" w:rsidRDefault="008C6808" w:rsidP="00C0491E">
            <w:pPr>
              <w:numPr>
                <w:ilvl w:val="0"/>
                <w:numId w:val="5"/>
              </w:numPr>
              <w:tabs>
                <w:tab w:val="clear" w:pos="720"/>
                <w:tab w:val="num" w:pos="295"/>
              </w:tabs>
              <w:ind w:left="295" w:hanging="295"/>
              <w:jc w:val="both"/>
              <w:rPr>
                <w:rFonts w:cs="Arial"/>
              </w:rPr>
            </w:pPr>
            <w:r>
              <w:rPr>
                <w:rFonts w:cs="Arial"/>
              </w:rPr>
              <w:t>Anforderungen &amp; Spezifikationen sind erstellt</w:t>
            </w:r>
          </w:p>
        </w:tc>
      </w:tr>
      <w:tr w:rsidR="00CB1A86" w:rsidRPr="009B3C8A" w14:paraId="791ADB33" w14:textId="77777777" w:rsidTr="00B4649C">
        <w:trPr>
          <w:cantSplit/>
        </w:trPr>
        <w:tc>
          <w:tcPr>
            <w:tcW w:w="2415" w:type="dxa"/>
            <w:shd w:val="clear" w:color="auto" w:fill="A8D08D"/>
          </w:tcPr>
          <w:p w14:paraId="6985F99F" w14:textId="77777777" w:rsidR="00CB1A86" w:rsidRPr="00094242" w:rsidRDefault="00CB1A86" w:rsidP="00881021">
            <w:pPr>
              <w:spacing w:before="60" w:after="60"/>
              <w:rPr>
                <w:rFonts w:cs="Arial"/>
                <w:b/>
              </w:rPr>
            </w:pPr>
            <w:r w:rsidRPr="00094242">
              <w:rPr>
                <w:rFonts w:cs="Arial"/>
                <w:b/>
              </w:rPr>
              <w:t>Aktivitäten/ Termine</w:t>
            </w:r>
          </w:p>
        </w:tc>
        <w:tc>
          <w:tcPr>
            <w:tcW w:w="7363" w:type="dxa"/>
            <w:gridSpan w:val="4"/>
          </w:tcPr>
          <w:p w14:paraId="11435A42" w14:textId="6667601A" w:rsidR="00CB1A86" w:rsidRDefault="008C6808" w:rsidP="008C6808">
            <w:pPr>
              <w:numPr>
                <w:ilvl w:val="0"/>
                <w:numId w:val="5"/>
              </w:numPr>
              <w:tabs>
                <w:tab w:val="clear" w:pos="720"/>
                <w:tab w:val="num" w:pos="295"/>
              </w:tabs>
              <w:ind w:left="295" w:hanging="295"/>
              <w:jc w:val="both"/>
              <w:rPr>
                <w:rFonts w:cs="Arial"/>
              </w:rPr>
            </w:pPr>
            <w:r>
              <w:rPr>
                <w:rFonts w:cs="Arial"/>
              </w:rPr>
              <w:t xml:space="preserve">GAP-Analyse AP4 NWM zwischen Ist-Stand der Bank und den Leistungen der </w:t>
            </w:r>
            <w:r w:rsidR="00143F1B">
              <w:rPr>
                <w:rFonts w:cs="Arial"/>
              </w:rPr>
              <w:t>ABC</w:t>
            </w:r>
          </w:p>
          <w:p w14:paraId="317FC723" w14:textId="0E075FBC" w:rsidR="00217D5F" w:rsidRDefault="00217D5F" w:rsidP="008C6808">
            <w:pPr>
              <w:numPr>
                <w:ilvl w:val="0"/>
                <w:numId w:val="5"/>
              </w:numPr>
              <w:tabs>
                <w:tab w:val="clear" w:pos="720"/>
                <w:tab w:val="num" w:pos="295"/>
              </w:tabs>
              <w:ind w:left="295" w:hanging="295"/>
              <w:jc w:val="both"/>
              <w:rPr>
                <w:rFonts w:cs="Arial"/>
              </w:rPr>
            </w:pPr>
            <w:r>
              <w:rPr>
                <w:rFonts w:cs="Arial"/>
              </w:rPr>
              <w:t>Erstellung von Anforderungen und Spezifikationen nach GAP-Analyse</w:t>
            </w:r>
          </w:p>
          <w:p w14:paraId="53C64A3D" w14:textId="5924B6FA" w:rsidR="00217D5F" w:rsidRPr="00217D5F" w:rsidRDefault="008C6808" w:rsidP="00217D5F">
            <w:pPr>
              <w:numPr>
                <w:ilvl w:val="0"/>
                <w:numId w:val="5"/>
              </w:numPr>
              <w:tabs>
                <w:tab w:val="clear" w:pos="720"/>
                <w:tab w:val="num" w:pos="295"/>
              </w:tabs>
              <w:ind w:left="295" w:hanging="295"/>
              <w:jc w:val="both"/>
              <w:rPr>
                <w:rFonts w:cs="Arial"/>
              </w:rPr>
            </w:pPr>
            <w:r>
              <w:rPr>
                <w:rFonts w:cs="Arial"/>
              </w:rPr>
              <w:t>Abstimmung hinsichtlich der zu liefernden Fotodokumentation</w:t>
            </w:r>
            <w:r w:rsidR="00217D5F">
              <w:rPr>
                <w:rFonts w:cs="Arial"/>
              </w:rPr>
              <w:t xml:space="preserve"> +</w:t>
            </w:r>
            <w:r>
              <w:rPr>
                <w:rFonts w:cs="Arial"/>
              </w:rPr>
              <w:t xml:space="preserve"> Lieferung </w:t>
            </w:r>
          </w:p>
        </w:tc>
      </w:tr>
      <w:tr w:rsidR="00CB1A86" w:rsidRPr="009B3C8A" w14:paraId="64C53B79" w14:textId="77777777" w:rsidTr="00B4649C">
        <w:trPr>
          <w:cantSplit/>
        </w:trPr>
        <w:tc>
          <w:tcPr>
            <w:tcW w:w="2415" w:type="dxa"/>
            <w:shd w:val="clear" w:color="auto" w:fill="A8D08D"/>
          </w:tcPr>
          <w:p w14:paraId="165839F4" w14:textId="77777777" w:rsidR="00CB1A86" w:rsidRPr="00094242" w:rsidRDefault="00CB1A86" w:rsidP="00881021">
            <w:pPr>
              <w:spacing w:before="60" w:after="60"/>
              <w:rPr>
                <w:rFonts w:cs="Arial"/>
                <w:b/>
              </w:rPr>
            </w:pPr>
            <w:r w:rsidRPr="00094242">
              <w:rPr>
                <w:rFonts w:cs="Arial"/>
                <w:b/>
              </w:rPr>
              <w:t>PSP-Code Vorgänger</w:t>
            </w:r>
          </w:p>
        </w:tc>
        <w:tc>
          <w:tcPr>
            <w:tcW w:w="3212" w:type="dxa"/>
          </w:tcPr>
          <w:p w14:paraId="51B3F405" w14:textId="15230C7E" w:rsidR="00CB1A86" w:rsidRPr="00094242" w:rsidRDefault="00217D5F" w:rsidP="00881021">
            <w:pPr>
              <w:jc w:val="both"/>
              <w:rPr>
                <w:rFonts w:cs="Arial"/>
              </w:rPr>
            </w:pPr>
            <w:r w:rsidRPr="00217D5F">
              <w:rPr>
                <w:rFonts w:cs="Arial"/>
              </w:rPr>
              <w:t>SC_22.4.7</w:t>
            </w:r>
          </w:p>
        </w:tc>
        <w:tc>
          <w:tcPr>
            <w:tcW w:w="1622" w:type="dxa"/>
            <w:gridSpan w:val="2"/>
            <w:shd w:val="clear" w:color="auto" w:fill="A8D08D"/>
          </w:tcPr>
          <w:p w14:paraId="7FA54E5C" w14:textId="77777777" w:rsidR="00CB1A86" w:rsidRPr="00094242" w:rsidRDefault="00CB1A86" w:rsidP="00881021">
            <w:pPr>
              <w:rPr>
                <w:rFonts w:cs="Arial"/>
                <w:b/>
              </w:rPr>
            </w:pPr>
            <w:r w:rsidRPr="00094242">
              <w:rPr>
                <w:rFonts w:cs="Arial"/>
                <w:b/>
              </w:rPr>
              <w:t>Start</w:t>
            </w:r>
          </w:p>
        </w:tc>
        <w:tc>
          <w:tcPr>
            <w:tcW w:w="2529" w:type="dxa"/>
          </w:tcPr>
          <w:p w14:paraId="03BC2ADE" w14:textId="7146220D" w:rsidR="00CB1A86" w:rsidRPr="00094242" w:rsidRDefault="00217D5F" w:rsidP="00881021">
            <w:pPr>
              <w:jc w:val="both"/>
              <w:rPr>
                <w:rFonts w:cs="Arial"/>
              </w:rPr>
            </w:pPr>
            <w:r>
              <w:rPr>
                <w:rFonts w:cs="Arial"/>
              </w:rPr>
              <w:t>27.09.22</w:t>
            </w:r>
          </w:p>
        </w:tc>
      </w:tr>
      <w:tr w:rsidR="00CB1A86" w:rsidRPr="009B3C8A" w14:paraId="25D962D7" w14:textId="77777777" w:rsidTr="00B4649C">
        <w:trPr>
          <w:cantSplit/>
        </w:trPr>
        <w:tc>
          <w:tcPr>
            <w:tcW w:w="2415" w:type="dxa"/>
            <w:shd w:val="clear" w:color="auto" w:fill="A8D08D"/>
          </w:tcPr>
          <w:p w14:paraId="7D876CF7" w14:textId="77777777" w:rsidR="00CB1A86" w:rsidRPr="00094242" w:rsidRDefault="00CB1A86" w:rsidP="00881021">
            <w:pPr>
              <w:spacing w:before="60" w:after="60"/>
              <w:rPr>
                <w:rFonts w:cs="Arial"/>
                <w:b/>
              </w:rPr>
            </w:pPr>
            <w:r w:rsidRPr="00094242">
              <w:rPr>
                <w:rFonts w:cs="Arial"/>
                <w:b/>
              </w:rPr>
              <w:t>PSP-Code Nachfolger</w:t>
            </w:r>
          </w:p>
        </w:tc>
        <w:tc>
          <w:tcPr>
            <w:tcW w:w="3212" w:type="dxa"/>
          </w:tcPr>
          <w:p w14:paraId="4F6C4208" w14:textId="73EF09DB" w:rsidR="00CB1A86" w:rsidRPr="00094242" w:rsidRDefault="00217D5F" w:rsidP="00881021">
            <w:pPr>
              <w:jc w:val="both"/>
              <w:rPr>
                <w:rFonts w:cs="Arial"/>
              </w:rPr>
            </w:pPr>
            <w:r>
              <w:rPr>
                <w:rFonts w:cs="Arial"/>
              </w:rPr>
              <w:t>SC_22.5.7</w:t>
            </w:r>
          </w:p>
        </w:tc>
        <w:tc>
          <w:tcPr>
            <w:tcW w:w="1622" w:type="dxa"/>
            <w:gridSpan w:val="2"/>
            <w:shd w:val="clear" w:color="auto" w:fill="A8D08D"/>
          </w:tcPr>
          <w:p w14:paraId="072E01F4" w14:textId="77777777" w:rsidR="00CB1A86" w:rsidRPr="00094242" w:rsidRDefault="00CB1A86" w:rsidP="00881021">
            <w:pPr>
              <w:rPr>
                <w:rFonts w:cs="Arial"/>
                <w:b/>
              </w:rPr>
            </w:pPr>
            <w:r w:rsidRPr="00094242">
              <w:rPr>
                <w:rFonts w:cs="Arial"/>
                <w:b/>
              </w:rPr>
              <w:t>Ende</w:t>
            </w:r>
          </w:p>
        </w:tc>
        <w:tc>
          <w:tcPr>
            <w:tcW w:w="2529" w:type="dxa"/>
          </w:tcPr>
          <w:p w14:paraId="0B0DA757" w14:textId="711BCFDF" w:rsidR="00CB1A86" w:rsidRPr="00094242" w:rsidRDefault="00217D5F" w:rsidP="00881021">
            <w:pPr>
              <w:jc w:val="both"/>
              <w:rPr>
                <w:rFonts w:cs="Arial"/>
              </w:rPr>
            </w:pPr>
            <w:r>
              <w:rPr>
                <w:rFonts w:cs="Arial"/>
              </w:rPr>
              <w:t>24.10.22</w:t>
            </w:r>
          </w:p>
        </w:tc>
      </w:tr>
      <w:tr w:rsidR="00CB1A86" w:rsidRPr="009B3C8A" w14:paraId="576630BC" w14:textId="77777777" w:rsidTr="00B4649C">
        <w:trPr>
          <w:cantSplit/>
        </w:trPr>
        <w:tc>
          <w:tcPr>
            <w:tcW w:w="2415" w:type="dxa"/>
            <w:shd w:val="clear" w:color="auto" w:fill="A8D08D"/>
          </w:tcPr>
          <w:p w14:paraId="1FB1885B" w14:textId="77777777" w:rsidR="00CB1A86" w:rsidRPr="00094242" w:rsidRDefault="00CB1A86" w:rsidP="00881021">
            <w:pPr>
              <w:spacing w:before="60" w:after="60"/>
              <w:rPr>
                <w:rFonts w:cs="Arial"/>
                <w:b/>
              </w:rPr>
            </w:pPr>
            <w:r w:rsidRPr="00094242">
              <w:rPr>
                <w:rFonts w:cs="Arial"/>
                <w:b/>
              </w:rPr>
              <w:t>Schnittstellen</w:t>
            </w:r>
          </w:p>
        </w:tc>
        <w:tc>
          <w:tcPr>
            <w:tcW w:w="3212" w:type="dxa"/>
          </w:tcPr>
          <w:p w14:paraId="78C8D203" w14:textId="4A5A097F" w:rsidR="00CB1A86" w:rsidRPr="00094242" w:rsidRDefault="00217D5F" w:rsidP="00881021">
            <w:pPr>
              <w:jc w:val="both"/>
              <w:rPr>
                <w:rFonts w:cs="Arial"/>
              </w:rPr>
            </w:pPr>
            <w:r>
              <w:rPr>
                <w:rFonts w:cs="Arial"/>
              </w:rPr>
              <w:t>AP2 Incidentmanagement</w:t>
            </w:r>
          </w:p>
        </w:tc>
        <w:tc>
          <w:tcPr>
            <w:tcW w:w="1622" w:type="dxa"/>
            <w:gridSpan w:val="2"/>
            <w:shd w:val="clear" w:color="auto" w:fill="A8D08D"/>
          </w:tcPr>
          <w:p w14:paraId="4B2DBDD1" w14:textId="77777777" w:rsidR="00CB1A86" w:rsidRPr="00094242" w:rsidRDefault="00CB1A86" w:rsidP="00881021">
            <w:pPr>
              <w:rPr>
                <w:rFonts w:cs="Arial"/>
                <w:b/>
              </w:rPr>
            </w:pPr>
            <w:r w:rsidRPr="00094242">
              <w:rPr>
                <w:rFonts w:cs="Arial"/>
                <w:b/>
              </w:rPr>
              <w:t>Kosten</w:t>
            </w:r>
          </w:p>
        </w:tc>
        <w:tc>
          <w:tcPr>
            <w:tcW w:w="2529" w:type="dxa"/>
          </w:tcPr>
          <w:p w14:paraId="34D7D72A" w14:textId="36B4946B" w:rsidR="00CB1A86" w:rsidRPr="00094242" w:rsidRDefault="00D50E54" w:rsidP="00881021">
            <w:pPr>
              <w:jc w:val="both"/>
              <w:rPr>
                <w:rFonts w:cs="Arial"/>
              </w:rPr>
            </w:pPr>
            <w:r>
              <w:rPr>
                <w:rFonts w:cs="Arial"/>
              </w:rPr>
              <w:t>1.100,00 €</w:t>
            </w:r>
          </w:p>
        </w:tc>
      </w:tr>
      <w:tr w:rsidR="00CB1A86" w:rsidRPr="009B3C8A" w14:paraId="4E34F433" w14:textId="77777777" w:rsidTr="00B4649C">
        <w:trPr>
          <w:cantSplit/>
        </w:trPr>
        <w:tc>
          <w:tcPr>
            <w:tcW w:w="2415" w:type="dxa"/>
            <w:shd w:val="clear" w:color="auto" w:fill="A8D08D"/>
          </w:tcPr>
          <w:p w14:paraId="06688B45" w14:textId="77777777" w:rsidR="00CB1A86" w:rsidRPr="00094242" w:rsidRDefault="00CB1A86" w:rsidP="00881021">
            <w:pPr>
              <w:spacing w:before="60" w:after="60"/>
              <w:rPr>
                <w:rFonts w:cs="Arial"/>
                <w:b/>
              </w:rPr>
            </w:pPr>
            <w:r w:rsidRPr="00094242">
              <w:rPr>
                <w:rFonts w:cs="Arial"/>
                <w:b/>
              </w:rPr>
              <w:t>Aufwand</w:t>
            </w:r>
          </w:p>
        </w:tc>
        <w:tc>
          <w:tcPr>
            <w:tcW w:w="3212" w:type="dxa"/>
          </w:tcPr>
          <w:p w14:paraId="73B389EA" w14:textId="306A2AB0" w:rsidR="00CB1A86" w:rsidRPr="00094242" w:rsidRDefault="00560EF2" w:rsidP="00881021">
            <w:pPr>
              <w:jc w:val="both"/>
              <w:rPr>
                <w:rFonts w:cs="Arial"/>
              </w:rPr>
            </w:pPr>
            <w:r>
              <w:rPr>
                <w:rFonts w:cs="Arial"/>
              </w:rPr>
              <w:t>20 Projektstunden</w:t>
            </w:r>
          </w:p>
        </w:tc>
        <w:tc>
          <w:tcPr>
            <w:tcW w:w="1622" w:type="dxa"/>
            <w:gridSpan w:val="2"/>
            <w:shd w:val="clear" w:color="auto" w:fill="A8D08D"/>
          </w:tcPr>
          <w:p w14:paraId="49BECA85" w14:textId="77777777" w:rsidR="00CB1A86" w:rsidRPr="00094242" w:rsidRDefault="00CB1A86" w:rsidP="00881021">
            <w:pPr>
              <w:rPr>
                <w:rFonts w:cs="Arial"/>
                <w:b/>
              </w:rPr>
            </w:pPr>
            <w:r w:rsidRPr="00094242">
              <w:rPr>
                <w:rFonts w:cs="Arial"/>
                <w:b/>
              </w:rPr>
              <w:t>Dauer</w:t>
            </w:r>
          </w:p>
        </w:tc>
        <w:tc>
          <w:tcPr>
            <w:tcW w:w="2529" w:type="dxa"/>
          </w:tcPr>
          <w:p w14:paraId="376C3B8A" w14:textId="2B8DF9DC" w:rsidR="00CB1A86" w:rsidRPr="00094242" w:rsidRDefault="00560EF2" w:rsidP="00560EF2">
            <w:pPr>
              <w:jc w:val="both"/>
              <w:rPr>
                <w:rFonts w:cs="Arial"/>
              </w:rPr>
            </w:pPr>
            <w:r>
              <w:rPr>
                <w:rFonts w:cs="Arial"/>
              </w:rPr>
              <w:t xml:space="preserve">20 </w:t>
            </w:r>
            <w:commentRangeStart w:id="92"/>
            <w:r>
              <w:rPr>
                <w:rFonts w:cs="Arial"/>
              </w:rPr>
              <w:t>Tage</w:t>
            </w:r>
            <w:commentRangeEnd w:id="92"/>
            <w:r w:rsidR="00B941B7">
              <w:rPr>
                <w:rStyle w:val="Kommentarzeichen"/>
              </w:rPr>
              <w:commentReference w:id="92"/>
            </w:r>
          </w:p>
        </w:tc>
      </w:tr>
      <w:tr w:rsidR="007B01B6" w:rsidRPr="009B3C8A" w14:paraId="7F5BFEF5" w14:textId="77777777" w:rsidTr="00B4649C">
        <w:trPr>
          <w:cantSplit/>
        </w:trPr>
        <w:tc>
          <w:tcPr>
            <w:tcW w:w="2415" w:type="dxa"/>
            <w:shd w:val="clear" w:color="auto" w:fill="A8D08D"/>
          </w:tcPr>
          <w:p w14:paraId="608924EA" w14:textId="77777777" w:rsidR="007B01B6" w:rsidRPr="00094242" w:rsidRDefault="007B01B6" w:rsidP="007B01B6">
            <w:pPr>
              <w:spacing w:before="60" w:after="60"/>
              <w:ind w:left="1260" w:hanging="1260"/>
              <w:rPr>
                <w:rFonts w:cs="Arial"/>
                <w:b/>
              </w:rPr>
            </w:pPr>
            <w:r w:rsidRPr="00094242">
              <w:rPr>
                <w:rFonts w:cs="Arial"/>
                <w:b/>
              </w:rPr>
              <w:t>Ressourcen</w:t>
            </w:r>
          </w:p>
        </w:tc>
        <w:tc>
          <w:tcPr>
            <w:tcW w:w="7363" w:type="dxa"/>
            <w:gridSpan w:val="4"/>
          </w:tcPr>
          <w:p w14:paraId="0859FD6D" w14:textId="3D2E1DC2" w:rsidR="007B01B6" w:rsidRPr="00094242" w:rsidRDefault="00560EF2" w:rsidP="00C0491E">
            <w:pPr>
              <w:numPr>
                <w:ilvl w:val="0"/>
                <w:numId w:val="5"/>
              </w:numPr>
              <w:tabs>
                <w:tab w:val="clear" w:pos="720"/>
                <w:tab w:val="num" w:pos="295"/>
              </w:tabs>
              <w:ind w:left="295" w:hanging="295"/>
              <w:jc w:val="both"/>
              <w:rPr>
                <w:rFonts w:cs="Arial"/>
              </w:rPr>
            </w:pPr>
            <w:r>
              <w:rPr>
                <w:rFonts w:cs="Arial"/>
              </w:rPr>
              <w:t>Peer Arnemann</w:t>
            </w:r>
          </w:p>
        </w:tc>
      </w:tr>
      <w:tr w:rsidR="00CB1A86" w:rsidRPr="009B3C8A" w14:paraId="490C7097" w14:textId="77777777" w:rsidTr="00B4649C">
        <w:trPr>
          <w:cantSplit/>
        </w:trPr>
        <w:tc>
          <w:tcPr>
            <w:tcW w:w="2415" w:type="dxa"/>
            <w:shd w:val="clear" w:color="auto" w:fill="A8D08D"/>
          </w:tcPr>
          <w:p w14:paraId="0750FE55" w14:textId="77777777" w:rsidR="00CB1A86" w:rsidRPr="00094242" w:rsidRDefault="00CB1A86" w:rsidP="00881021">
            <w:pPr>
              <w:spacing w:before="60" w:after="60"/>
              <w:rPr>
                <w:rFonts w:cs="Arial"/>
                <w:b/>
              </w:rPr>
            </w:pPr>
            <w:r w:rsidRPr="00094242">
              <w:rPr>
                <w:rFonts w:cs="Arial"/>
                <w:b/>
              </w:rPr>
              <w:t>Anlagen</w:t>
            </w:r>
          </w:p>
        </w:tc>
        <w:tc>
          <w:tcPr>
            <w:tcW w:w="7363" w:type="dxa"/>
            <w:gridSpan w:val="4"/>
          </w:tcPr>
          <w:p w14:paraId="62519370" w14:textId="77777777" w:rsidR="00CB1A86" w:rsidRDefault="00560EF2" w:rsidP="00560EF2">
            <w:pPr>
              <w:numPr>
                <w:ilvl w:val="0"/>
                <w:numId w:val="5"/>
              </w:numPr>
              <w:tabs>
                <w:tab w:val="clear" w:pos="720"/>
                <w:tab w:val="num" w:pos="295"/>
              </w:tabs>
              <w:ind w:left="295" w:hanging="295"/>
              <w:jc w:val="both"/>
              <w:rPr>
                <w:rFonts w:cs="Arial"/>
              </w:rPr>
            </w:pPr>
            <w:r w:rsidRPr="00560EF2">
              <w:rPr>
                <w:rFonts w:cs="Arial"/>
              </w:rPr>
              <w:t>Fotodokumentation</w:t>
            </w:r>
          </w:p>
          <w:p w14:paraId="4939CA23" w14:textId="2984EB0D" w:rsidR="00560EF2" w:rsidRPr="00560EF2" w:rsidRDefault="00560EF2" w:rsidP="00560EF2">
            <w:pPr>
              <w:numPr>
                <w:ilvl w:val="0"/>
                <w:numId w:val="5"/>
              </w:numPr>
              <w:tabs>
                <w:tab w:val="clear" w:pos="720"/>
                <w:tab w:val="num" w:pos="295"/>
              </w:tabs>
              <w:ind w:left="295" w:hanging="295"/>
              <w:jc w:val="both"/>
              <w:rPr>
                <w:rFonts w:cs="Arial"/>
              </w:rPr>
            </w:pPr>
            <w:r>
              <w:rPr>
                <w:rFonts w:cs="Arial"/>
              </w:rPr>
              <w:t xml:space="preserve">Dokumentationen </w:t>
            </w:r>
          </w:p>
        </w:tc>
      </w:tr>
      <w:tr w:rsidR="00CB1A86" w:rsidRPr="009B3C8A" w14:paraId="778EE567" w14:textId="77777777" w:rsidTr="00B4649C">
        <w:trPr>
          <w:cantSplit/>
        </w:trPr>
        <w:tc>
          <w:tcPr>
            <w:tcW w:w="2415" w:type="dxa"/>
            <w:shd w:val="clear" w:color="auto" w:fill="A8D08D"/>
          </w:tcPr>
          <w:p w14:paraId="7D481C74" w14:textId="77777777" w:rsidR="00CB1A86" w:rsidRPr="00094242" w:rsidRDefault="00CB1A86" w:rsidP="00881021">
            <w:pPr>
              <w:spacing w:before="60" w:after="60"/>
              <w:rPr>
                <w:rFonts w:cs="Arial"/>
                <w:b/>
              </w:rPr>
            </w:pPr>
            <w:r w:rsidRPr="00094242">
              <w:rPr>
                <w:rFonts w:cs="Arial"/>
                <w:b/>
              </w:rPr>
              <w:t>Risiken</w:t>
            </w:r>
          </w:p>
        </w:tc>
        <w:tc>
          <w:tcPr>
            <w:tcW w:w="7363" w:type="dxa"/>
            <w:gridSpan w:val="4"/>
          </w:tcPr>
          <w:p w14:paraId="527898E8" w14:textId="7768D3E2" w:rsidR="00CB1A86" w:rsidRPr="00094242" w:rsidRDefault="00560EF2" w:rsidP="00C0491E">
            <w:pPr>
              <w:numPr>
                <w:ilvl w:val="0"/>
                <w:numId w:val="4"/>
              </w:numPr>
              <w:tabs>
                <w:tab w:val="clear" w:pos="720"/>
                <w:tab w:val="num" w:pos="295"/>
              </w:tabs>
              <w:ind w:left="295" w:hanging="295"/>
              <w:jc w:val="both"/>
              <w:rPr>
                <w:rFonts w:cs="Arial"/>
              </w:rPr>
            </w:pPr>
            <w:r w:rsidRPr="003A211B">
              <w:rPr>
                <w:rFonts w:cs="Arial"/>
              </w:rPr>
              <w:t>Schlecht organisierte Netzwerkinfrastruktur (z.B. fehlende Kabelführung)</w:t>
            </w:r>
            <w:r>
              <w:rPr>
                <w:rFonts w:cs="Arial"/>
              </w:rPr>
              <w:t>, dadurch erheblicher Zeitmehraufwand und führt evtl. zu Nichtabschluss des QG2.</w:t>
            </w:r>
          </w:p>
        </w:tc>
      </w:tr>
      <w:tr w:rsidR="00CB1A86" w:rsidRPr="009B3C8A" w14:paraId="14300A11" w14:textId="77777777" w:rsidTr="00D50E54">
        <w:trPr>
          <w:cantSplit/>
          <w:trHeight w:val="562"/>
        </w:trPr>
        <w:tc>
          <w:tcPr>
            <w:tcW w:w="2415" w:type="dxa"/>
            <w:shd w:val="clear" w:color="auto" w:fill="A8D08D"/>
          </w:tcPr>
          <w:p w14:paraId="40039A8D" w14:textId="77777777" w:rsidR="00CB1A86" w:rsidRPr="00094242" w:rsidRDefault="00CB1A86" w:rsidP="00881021">
            <w:pPr>
              <w:spacing w:before="60" w:after="60"/>
              <w:rPr>
                <w:rFonts w:cs="Arial"/>
                <w:b/>
              </w:rPr>
            </w:pPr>
            <w:commentRangeStart w:id="93"/>
            <w:r w:rsidRPr="00094242">
              <w:rPr>
                <w:rFonts w:cs="Arial"/>
                <w:b/>
              </w:rPr>
              <w:t>Fortschrittsgradmessung</w:t>
            </w:r>
          </w:p>
          <w:p w14:paraId="654CF00F" w14:textId="77777777" w:rsidR="00CB1A86" w:rsidRPr="00094242" w:rsidRDefault="00CB1A86" w:rsidP="00881021">
            <w:pPr>
              <w:spacing w:before="60" w:after="60"/>
              <w:rPr>
                <w:rFonts w:cs="Arial"/>
                <w:b/>
              </w:rPr>
            </w:pPr>
          </w:p>
        </w:tc>
        <w:tc>
          <w:tcPr>
            <w:tcW w:w="7363" w:type="dxa"/>
            <w:gridSpan w:val="4"/>
          </w:tcPr>
          <w:p w14:paraId="1F2C159F" w14:textId="77777777" w:rsidR="00CB1A86" w:rsidRDefault="009A295C" w:rsidP="00C0491E">
            <w:pPr>
              <w:numPr>
                <w:ilvl w:val="0"/>
                <w:numId w:val="5"/>
              </w:numPr>
              <w:tabs>
                <w:tab w:val="clear" w:pos="720"/>
                <w:tab w:val="num" w:pos="295"/>
                <w:tab w:val="left" w:pos="3175"/>
              </w:tabs>
              <w:ind w:left="295" w:hanging="295"/>
              <w:jc w:val="both"/>
              <w:rPr>
                <w:rFonts w:cs="Arial"/>
              </w:rPr>
            </w:pPr>
            <w:r>
              <w:rPr>
                <w:rFonts w:cs="Arial"/>
              </w:rPr>
              <w:t xml:space="preserve">100 %: </w:t>
            </w:r>
            <w:r w:rsidR="00D50E54">
              <w:rPr>
                <w:rFonts w:cs="Arial"/>
              </w:rPr>
              <w:t>Ergebnistypen liegen zum Quality Gate 2 (Meilenstein) vor.</w:t>
            </w:r>
          </w:p>
          <w:p w14:paraId="59BCAFC1" w14:textId="470CF41F" w:rsidR="009A295C" w:rsidRDefault="009A295C" w:rsidP="009A295C">
            <w:pPr>
              <w:numPr>
                <w:ilvl w:val="0"/>
                <w:numId w:val="5"/>
              </w:numPr>
              <w:tabs>
                <w:tab w:val="clear" w:pos="720"/>
                <w:tab w:val="num" w:pos="295"/>
              </w:tabs>
              <w:ind w:left="295" w:hanging="295"/>
              <w:jc w:val="both"/>
              <w:rPr>
                <w:rFonts w:cs="Arial"/>
              </w:rPr>
            </w:pPr>
            <w:r>
              <w:rPr>
                <w:rFonts w:cs="Arial"/>
              </w:rPr>
              <w:t xml:space="preserve">70 %: GAP-Analyse wurde durchgeführt, neue Prozesse dadurch definiert und an Leistungen der </w:t>
            </w:r>
            <w:r w:rsidR="00143F1B">
              <w:rPr>
                <w:rFonts w:cs="Arial"/>
              </w:rPr>
              <w:t>ABC</w:t>
            </w:r>
            <w:r>
              <w:rPr>
                <w:rFonts w:cs="Arial"/>
              </w:rPr>
              <w:t xml:space="preserve"> angepasst, GAPs geschlossen, </w:t>
            </w:r>
          </w:p>
          <w:p w14:paraId="53A24B4F" w14:textId="36AF67B7" w:rsidR="009A295C" w:rsidRPr="00094242" w:rsidRDefault="009A295C" w:rsidP="009A295C">
            <w:pPr>
              <w:numPr>
                <w:ilvl w:val="0"/>
                <w:numId w:val="5"/>
              </w:numPr>
              <w:tabs>
                <w:tab w:val="clear" w:pos="720"/>
                <w:tab w:val="num" w:pos="295"/>
                <w:tab w:val="left" w:pos="3175"/>
              </w:tabs>
              <w:ind w:left="295" w:hanging="295"/>
              <w:jc w:val="both"/>
              <w:rPr>
                <w:rFonts w:cs="Arial"/>
              </w:rPr>
            </w:pPr>
            <w:r>
              <w:rPr>
                <w:rFonts w:cs="Arial"/>
              </w:rPr>
              <w:t>Anforderungen &amp; Spezifikationen sind erstellt</w:t>
            </w:r>
            <w:commentRangeEnd w:id="93"/>
            <w:r w:rsidR="00B941B7">
              <w:rPr>
                <w:rStyle w:val="Kommentarzeichen"/>
              </w:rPr>
              <w:commentReference w:id="93"/>
            </w:r>
          </w:p>
        </w:tc>
      </w:tr>
      <w:tr w:rsidR="00CB1A86" w:rsidRPr="009B3C8A" w14:paraId="35813523" w14:textId="77777777" w:rsidTr="00D50E54">
        <w:trPr>
          <w:cantSplit/>
          <w:trHeight w:val="888"/>
        </w:trPr>
        <w:tc>
          <w:tcPr>
            <w:tcW w:w="2415" w:type="dxa"/>
            <w:shd w:val="clear" w:color="auto" w:fill="A8D08D"/>
          </w:tcPr>
          <w:p w14:paraId="11FEE507" w14:textId="77777777" w:rsidR="007B01B6" w:rsidRPr="00094242" w:rsidRDefault="00DA2945" w:rsidP="007B01B6">
            <w:pPr>
              <w:spacing w:before="60" w:after="60"/>
              <w:rPr>
                <w:rFonts w:cs="Arial"/>
                <w:b/>
              </w:rPr>
            </w:pPr>
            <w:r w:rsidRPr="00094242">
              <w:rPr>
                <w:rFonts w:cs="Arial"/>
                <w:b/>
              </w:rPr>
              <w:t>Vor</w:t>
            </w:r>
            <w:r w:rsidR="00CB1A86" w:rsidRPr="00094242">
              <w:rPr>
                <w:rFonts w:cs="Arial"/>
                <w:b/>
              </w:rPr>
              <w:t>aus</w:t>
            </w:r>
            <w:r w:rsidRPr="00094242">
              <w:rPr>
                <w:rFonts w:cs="Arial"/>
                <w:b/>
              </w:rPr>
              <w:t>s</w:t>
            </w:r>
            <w:r w:rsidR="00CB1A86" w:rsidRPr="00094242">
              <w:rPr>
                <w:rFonts w:cs="Arial"/>
                <w:b/>
              </w:rPr>
              <w:t>etzungen und notwendige Zulieferungen</w:t>
            </w:r>
          </w:p>
          <w:p w14:paraId="7AA4EF84" w14:textId="77777777" w:rsidR="00CB1A86" w:rsidRPr="00094242" w:rsidRDefault="00CB1A86" w:rsidP="00881021">
            <w:pPr>
              <w:rPr>
                <w:rFonts w:cs="Arial"/>
                <w:b/>
              </w:rPr>
            </w:pPr>
          </w:p>
        </w:tc>
        <w:tc>
          <w:tcPr>
            <w:tcW w:w="7363" w:type="dxa"/>
            <w:gridSpan w:val="4"/>
          </w:tcPr>
          <w:p w14:paraId="11254E5F" w14:textId="77777777" w:rsidR="00CB1A86" w:rsidRDefault="00D50E54" w:rsidP="00C0491E">
            <w:pPr>
              <w:numPr>
                <w:ilvl w:val="0"/>
                <w:numId w:val="5"/>
              </w:numPr>
              <w:tabs>
                <w:tab w:val="clear" w:pos="720"/>
                <w:tab w:val="num" w:pos="295"/>
                <w:tab w:val="left" w:pos="3175"/>
              </w:tabs>
              <w:ind w:left="295" w:hanging="295"/>
              <w:jc w:val="both"/>
              <w:rPr>
                <w:rFonts w:cs="Arial"/>
              </w:rPr>
            </w:pPr>
            <w:r>
              <w:rPr>
                <w:rFonts w:cs="Arial"/>
              </w:rPr>
              <w:t>Bilder der Netzwerkschränke</w:t>
            </w:r>
          </w:p>
          <w:p w14:paraId="2485A114" w14:textId="156671AC" w:rsidR="00D50E54" w:rsidRPr="00D50E54" w:rsidRDefault="00D50E54" w:rsidP="00D50E54">
            <w:pPr>
              <w:numPr>
                <w:ilvl w:val="0"/>
                <w:numId w:val="5"/>
              </w:numPr>
              <w:tabs>
                <w:tab w:val="clear" w:pos="720"/>
                <w:tab w:val="num" w:pos="295"/>
                <w:tab w:val="left" w:pos="3175"/>
              </w:tabs>
              <w:ind w:left="295" w:hanging="295"/>
              <w:jc w:val="both"/>
              <w:rPr>
                <w:rFonts w:cs="Arial"/>
              </w:rPr>
            </w:pPr>
            <w:r>
              <w:rPr>
                <w:rFonts w:cs="Arial"/>
              </w:rPr>
              <w:t>Ist-Stand Prozessdokumentation Bank</w:t>
            </w:r>
          </w:p>
        </w:tc>
      </w:tr>
      <w:tr w:rsidR="00CB1A86" w:rsidRPr="009B3C8A" w14:paraId="2FC9FCCB" w14:textId="77777777" w:rsidTr="00B4649C">
        <w:trPr>
          <w:cantSplit/>
        </w:trPr>
        <w:tc>
          <w:tcPr>
            <w:tcW w:w="2409" w:type="dxa"/>
            <w:shd w:val="clear" w:color="auto" w:fill="A8D08D"/>
          </w:tcPr>
          <w:p w14:paraId="38E05462" w14:textId="77777777" w:rsidR="00CB1A86" w:rsidRPr="00094242" w:rsidRDefault="00CB1A86" w:rsidP="00881021">
            <w:pPr>
              <w:spacing w:before="60" w:after="60"/>
              <w:rPr>
                <w:rFonts w:cs="Arial"/>
                <w:b/>
              </w:rPr>
            </w:pPr>
            <w:r w:rsidRPr="00094242">
              <w:rPr>
                <w:rFonts w:cs="Arial"/>
                <w:b/>
              </w:rPr>
              <w:t xml:space="preserve">Unterschrift </w:t>
            </w:r>
          </w:p>
        </w:tc>
        <w:tc>
          <w:tcPr>
            <w:tcW w:w="3796" w:type="dxa"/>
            <w:gridSpan w:val="2"/>
          </w:tcPr>
          <w:p w14:paraId="1112172F" w14:textId="4A654188" w:rsidR="00CB1A86" w:rsidRDefault="00EA61AB" w:rsidP="00881021">
            <w:pPr>
              <w:jc w:val="both"/>
              <w:rPr>
                <w:rFonts w:cs="Arial"/>
              </w:rPr>
            </w:pPr>
            <w:r>
              <w:rPr>
                <w:rFonts w:cs="Arial"/>
                <w:noProof/>
              </w:rPr>
              <w:drawing>
                <wp:inline distT="0" distB="0" distL="0" distR="0" wp14:anchorId="298FD2A1" wp14:editId="289F74BC">
                  <wp:extent cx="1350335" cy="374399"/>
                  <wp:effectExtent l="0" t="0" r="254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erschrift JT.jpg"/>
                          <pic:cNvPicPr/>
                        </pic:nvPicPr>
                        <pic:blipFill rotWithShape="1">
                          <a:blip r:embed="rId25" cstate="print">
                            <a:extLst>
                              <a:ext uri="{28A0092B-C50C-407E-A947-70E740481C1C}">
                                <a14:useLocalDpi xmlns:a14="http://schemas.microsoft.com/office/drawing/2010/main" val="0"/>
                              </a:ext>
                            </a:extLst>
                          </a:blip>
                          <a:srcRect l="10119" t="16849" r="11071" b="12811"/>
                          <a:stretch/>
                        </pic:blipFill>
                        <pic:spPr bwMode="auto">
                          <a:xfrm>
                            <a:off x="0" y="0"/>
                            <a:ext cx="1380911" cy="382877"/>
                          </a:xfrm>
                          <a:prstGeom prst="rect">
                            <a:avLst/>
                          </a:prstGeom>
                          <a:ln>
                            <a:noFill/>
                          </a:ln>
                          <a:extLst>
                            <a:ext uri="{53640926-AAD7-44D8-BBD7-CCE9431645EC}">
                              <a14:shadowObscured xmlns:a14="http://schemas.microsoft.com/office/drawing/2010/main"/>
                            </a:ext>
                          </a:extLst>
                        </pic:spPr>
                      </pic:pic>
                    </a:graphicData>
                  </a:graphic>
                </wp:inline>
              </w:drawing>
            </w:r>
          </w:p>
          <w:p w14:paraId="7E1028E8" w14:textId="119E5D40" w:rsidR="00CB1A86" w:rsidRPr="00094242" w:rsidRDefault="00CB1A86" w:rsidP="00EA61AB">
            <w:pPr>
              <w:ind w:left="113"/>
              <w:rPr>
                <w:rFonts w:cs="Arial"/>
                <w:bCs/>
              </w:rPr>
            </w:pPr>
            <w:r w:rsidRPr="00094242">
              <w:rPr>
                <w:rFonts w:cs="Arial"/>
                <w:bCs/>
              </w:rPr>
              <w:t>Projektleiter</w:t>
            </w:r>
          </w:p>
        </w:tc>
        <w:tc>
          <w:tcPr>
            <w:tcW w:w="3573" w:type="dxa"/>
            <w:gridSpan w:val="2"/>
          </w:tcPr>
          <w:p w14:paraId="4CFE4D62" w14:textId="611B0E19" w:rsidR="00CB1A86" w:rsidRDefault="00687E6B" w:rsidP="00881021">
            <w:pPr>
              <w:jc w:val="both"/>
              <w:rPr>
                <w:rFonts w:cs="Arial"/>
                <w:noProof/>
              </w:rPr>
            </w:pPr>
            <w:r>
              <w:rPr>
                <w:rFonts w:cs="Arial"/>
                <w:noProof/>
              </w:rPr>
              <w:drawing>
                <wp:inline distT="0" distB="0" distL="0" distR="0" wp14:anchorId="65F8CFF6" wp14:editId="6885A22D">
                  <wp:extent cx="1168400" cy="40403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01078823356.jpg"/>
                          <pic:cNvPicPr/>
                        </pic:nvPicPr>
                        <pic:blipFill rotWithShape="1">
                          <a:blip r:embed="rId26" cstate="print">
                            <a:extLst>
                              <a:ext uri="{BEBA8EAE-BF5A-486C-A8C5-ECC9F3942E4B}">
                                <a14:imgProps xmlns:a14="http://schemas.microsoft.com/office/drawing/2010/main">
                                  <a14:imgLayer r:embed="rId27">
                                    <a14:imgEffect>
                                      <a14:artisticPencilSketch/>
                                    </a14:imgEffect>
                                  </a14:imgLayer>
                                </a14:imgProps>
                              </a:ext>
                              <a:ext uri="{28A0092B-C50C-407E-A947-70E740481C1C}">
                                <a14:useLocalDpi xmlns:a14="http://schemas.microsoft.com/office/drawing/2010/main" val="0"/>
                              </a:ext>
                            </a:extLst>
                          </a:blip>
                          <a:srcRect t="19357" b="19328"/>
                          <a:stretch/>
                        </pic:blipFill>
                        <pic:spPr bwMode="auto">
                          <a:xfrm>
                            <a:off x="0" y="0"/>
                            <a:ext cx="1174182" cy="406036"/>
                          </a:xfrm>
                          <a:prstGeom prst="rect">
                            <a:avLst/>
                          </a:prstGeom>
                          <a:ln>
                            <a:noFill/>
                          </a:ln>
                          <a:extLst>
                            <a:ext uri="{53640926-AAD7-44D8-BBD7-CCE9431645EC}">
                              <a14:shadowObscured xmlns:a14="http://schemas.microsoft.com/office/drawing/2010/main"/>
                            </a:ext>
                          </a:extLst>
                        </pic:spPr>
                      </pic:pic>
                    </a:graphicData>
                  </a:graphic>
                </wp:inline>
              </w:drawing>
            </w:r>
          </w:p>
          <w:p w14:paraId="52EB813E" w14:textId="036C0A83" w:rsidR="00CB1A86" w:rsidRPr="00094242" w:rsidRDefault="00CB1A86" w:rsidP="00EA61AB">
            <w:pPr>
              <w:rPr>
                <w:rFonts w:cs="Arial"/>
              </w:rPr>
            </w:pPr>
            <w:r w:rsidRPr="00094242">
              <w:rPr>
                <w:rFonts w:cs="Arial"/>
              </w:rPr>
              <w:t>AP-Verantwortliche</w:t>
            </w:r>
            <w:r w:rsidR="00D50E54">
              <w:rPr>
                <w:rFonts w:cs="Arial"/>
              </w:rPr>
              <w:t>r</w:t>
            </w:r>
          </w:p>
        </w:tc>
      </w:tr>
    </w:tbl>
    <w:p w14:paraId="72F3C658" w14:textId="77777777" w:rsidR="00CB1A86" w:rsidRPr="00CB1A86" w:rsidRDefault="001D1510" w:rsidP="001D1510">
      <w:pPr>
        <w:pStyle w:val="Beschriftung"/>
      </w:pPr>
      <w:bookmarkStart w:id="94" w:name="_Toc142565838"/>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18</w:t>
      </w:r>
      <w:r>
        <w:fldChar w:fldCharType="end"/>
      </w:r>
      <w:r>
        <w:t xml:space="preserve"> Arbeitspaketbeschreibung</w:t>
      </w:r>
      <w:bookmarkEnd w:id="94"/>
    </w:p>
    <w:p w14:paraId="0D0D0C91" w14:textId="77777777" w:rsidR="00D95E87" w:rsidRDefault="006B5E22" w:rsidP="00D95E87">
      <w:pPr>
        <w:pStyle w:val="berschrift1"/>
      </w:pPr>
      <w:r>
        <w:br w:type="page"/>
      </w:r>
      <w:bookmarkStart w:id="95" w:name="_Toc142565880"/>
      <w:r w:rsidR="00D95E87">
        <w:lastRenderedPageBreak/>
        <w:t>Ablauf und Termin</w:t>
      </w:r>
      <w:r w:rsidR="00CB1A86">
        <w:t>e 4.5.4</w:t>
      </w:r>
      <w:r w:rsidR="008224D6">
        <w:t>. Teil 2</w:t>
      </w:r>
      <w:bookmarkEnd w:id="95"/>
    </w:p>
    <w:p w14:paraId="48A7CE0C" w14:textId="77777777" w:rsidR="00E0113F" w:rsidRDefault="00E0113F" w:rsidP="00E0113F">
      <w:pPr>
        <w:pStyle w:val="berschrift2"/>
      </w:pPr>
      <w:bookmarkStart w:id="96" w:name="_Toc142565881"/>
      <w:r>
        <w:t>Vernetzter Balkenplan</w:t>
      </w:r>
      <w:bookmarkEnd w:id="96"/>
    </w:p>
    <w:p w14:paraId="0F72C562" w14:textId="7BEA3956" w:rsidR="003962A4" w:rsidRPr="009B3C8A" w:rsidRDefault="0050503D" w:rsidP="003962A4">
      <w:pPr>
        <w:rPr>
          <w:sz w:val="22"/>
          <w:szCs w:val="22"/>
        </w:rPr>
      </w:pPr>
      <w:r>
        <w:rPr>
          <w:noProof/>
        </w:rPr>
        <w:drawing>
          <wp:inline distT="0" distB="0" distL="0" distR="0" wp14:anchorId="63A6997E" wp14:editId="577D43FA">
            <wp:extent cx="6074796" cy="2942590"/>
            <wp:effectExtent l="0" t="0" r="254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40"/>
                    <a:stretch/>
                  </pic:blipFill>
                  <pic:spPr bwMode="auto">
                    <a:xfrm>
                      <a:off x="0" y="0"/>
                      <a:ext cx="6074796" cy="2942590"/>
                    </a:xfrm>
                    <a:prstGeom prst="rect">
                      <a:avLst/>
                    </a:prstGeom>
                    <a:ln>
                      <a:noFill/>
                    </a:ln>
                    <a:extLst>
                      <a:ext uri="{53640926-AAD7-44D8-BBD7-CCE9431645EC}">
                        <a14:shadowObscured xmlns:a14="http://schemas.microsoft.com/office/drawing/2010/main"/>
                      </a:ext>
                    </a:extLst>
                  </pic:spPr>
                </pic:pic>
              </a:graphicData>
            </a:graphic>
          </wp:inline>
        </w:drawing>
      </w:r>
    </w:p>
    <w:p w14:paraId="410B0696" w14:textId="4B9FCF84" w:rsidR="003962A4" w:rsidRPr="009B3C8A" w:rsidRDefault="0050503D" w:rsidP="003962A4">
      <w:pPr>
        <w:rPr>
          <w:sz w:val="22"/>
          <w:szCs w:val="22"/>
        </w:rPr>
      </w:pPr>
      <w:r>
        <w:rPr>
          <w:noProof/>
        </w:rPr>
        <w:drawing>
          <wp:inline distT="0" distB="0" distL="0" distR="0" wp14:anchorId="4CE8CF06" wp14:editId="15357DB4">
            <wp:extent cx="6074410" cy="2627630"/>
            <wp:effectExtent l="0" t="0" r="254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47"/>
                    <a:stretch/>
                  </pic:blipFill>
                  <pic:spPr bwMode="auto">
                    <a:xfrm>
                      <a:off x="0" y="0"/>
                      <a:ext cx="6074410" cy="2627630"/>
                    </a:xfrm>
                    <a:prstGeom prst="rect">
                      <a:avLst/>
                    </a:prstGeom>
                    <a:ln>
                      <a:noFill/>
                    </a:ln>
                    <a:extLst>
                      <a:ext uri="{53640926-AAD7-44D8-BBD7-CCE9431645EC}">
                        <a14:shadowObscured xmlns:a14="http://schemas.microsoft.com/office/drawing/2010/main"/>
                      </a:ext>
                    </a:extLst>
                  </pic:spPr>
                </pic:pic>
              </a:graphicData>
            </a:graphic>
          </wp:inline>
        </w:drawing>
      </w:r>
    </w:p>
    <w:p w14:paraId="17187666" w14:textId="77777777" w:rsidR="003962A4" w:rsidRPr="009B3C8A" w:rsidRDefault="003962A4" w:rsidP="003962A4">
      <w:pPr>
        <w:rPr>
          <w:sz w:val="22"/>
          <w:szCs w:val="22"/>
        </w:rPr>
      </w:pPr>
    </w:p>
    <w:p w14:paraId="78B20B1F" w14:textId="592BDB77" w:rsidR="00E973E4" w:rsidRDefault="00E973E4" w:rsidP="00E973E4">
      <w:pPr>
        <w:pStyle w:val="Beschriftung"/>
      </w:pPr>
      <w:bookmarkStart w:id="97" w:name="_Toc142565817"/>
      <w:r>
        <w:t xml:space="preserve">Abbildung </w:t>
      </w:r>
      <w:r>
        <w:fldChar w:fldCharType="begin"/>
      </w:r>
      <w:r>
        <w:instrText xml:space="preserve"> </w:instrText>
      </w:r>
      <w:r w:rsidR="009E123B">
        <w:instrText>SEQ</w:instrText>
      </w:r>
      <w:r>
        <w:instrText xml:space="preserve"> Abbildung \* ARABIC </w:instrText>
      </w:r>
      <w:r>
        <w:fldChar w:fldCharType="separate"/>
      </w:r>
      <w:r w:rsidR="00D70707">
        <w:rPr>
          <w:noProof/>
        </w:rPr>
        <w:t>4</w:t>
      </w:r>
      <w:r>
        <w:fldChar w:fldCharType="end"/>
      </w:r>
      <w:r>
        <w:t xml:space="preserve"> vernetzter </w:t>
      </w:r>
      <w:commentRangeStart w:id="98"/>
      <w:r>
        <w:t>Balkenplan</w:t>
      </w:r>
      <w:bookmarkEnd w:id="97"/>
      <w:commentRangeEnd w:id="98"/>
      <w:r w:rsidR="00B941B7">
        <w:rPr>
          <w:rStyle w:val="Kommentarzeichen"/>
          <w:b w:val="0"/>
          <w:bCs w:val="0"/>
        </w:rPr>
        <w:commentReference w:id="98"/>
      </w:r>
    </w:p>
    <w:p w14:paraId="61618E49" w14:textId="77777777" w:rsidR="008054CD" w:rsidRDefault="008054CD" w:rsidP="008054CD">
      <w:pPr>
        <w:jc w:val="center"/>
      </w:pPr>
    </w:p>
    <w:p w14:paraId="769C6141" w14:textId="77777777" w:rsidR="008224D6" w:rsidRDefault="00582DD9" w:rsidP="008224D6">
      <w:pPr>
        <w:pStyle w:val="berschrift1"/>
      </w:pPr>
      <w:r>
        <w:br w:type="page"/>
      </w:r>
      <w:bookmarkStart w:id="99" w:name="_Toc142565882"/>
      <w:r w:rsidR="008224D6">
        <w:lastRenderedPageBreak/>
        <w:t>Ressourcen 4.5.8.</w:t>
      </w:r>
      <w:bookmarkEnd w:id="99"/>
    </w:p>
    <w:p w14:paraId="684BF98A" w14:textId="36ABB07A" w:rsidR="00866D8F" w:rsidRDefault="00D51B2F" w:rsidP="00866D8F">
      <w:pPr>
        <w:pStyle w:val="berschrift2"/>
      </w:pPr>
      <w:bookmarkStart w:id="100" w:name="_Ref520114487"/>
      <w:bookmarkStart w:id="101" w:name="_Toc142565883"/>
      <w:r>
        <w:t>Personalr</w:t>
      </w:r>
      <w:r w:rsidR="00866D8F">
        <w:t>essourcen</w:t>
      </w:r>
      <w:bookmarkEnd w:id="100"/>
      <w:bookmarkEnd w:id="101"/>
    </w:p>
    <w:p w14:paraId="278A94F5" w14:textId="7D0D0CBF" w:rsidR="009646D2" w:rsidRPr="004E5A2E" w:rsidRDefault="009646D2" w:rsidP="009646D2">
      <w:pPr>
        <w:rPr>
          <w:sz w:val="22"/>
          <w:szCs w:val="22"/>
        </w:rPr>
      </w:pPr>
      <w:r w:rsidRPr="004E5A2E">
        <w:rPr>
          <w:sz w:val="22"/>
          <w:szCs w:val="22"/>
        </w:rPr>
        <w:t>Im Project SC_22 wurden nur interne Personalressourcen mit folgenden Qualifikationen und Beziehungen benötigt.</w:t>
      </w:r>
    </w:p>
    <w:p w14:paraId="299C0393" w14:textId="6CB28511" w:rsidR="00322D04" w:rsidRPr="004E5A2E" w:rsidRDefault="00322D04" w:rsidP="009646D2">
      <w:pPr>
        <w:pStyle w:val="Listenabsatz"/>
        <w:numPr>
          <w:ilvl w:val="0"/>
          <w:numId w:val="35"/>
        </w:numPr>
        <w:rPr>
          <w:sz w:val="22"/>
          <w:szCs w:val="22"/>
        </w:rPr>
      </w:pPr>
      <w:r w:rsidRPr="004E5A2E">
        <w:rPr>
          <w:sz w:val="22"/>
          <w:szCs w:val="22"/>
        </w:rPr>
        <w:t>AP1 Verantwortlicher</w:t>
      </w:r>
      <w:r w:rsidR="003E114C" w:rsidRPr="004E5A2E">
        <w:rPr>
          <w:sz w:val="22"/>
          <w:szCs w:val="22"/>
        </w:rPr>
        <w:t xml:space="preserve"> T. Pitha (</w:t>
      </w:r>
      <w:r w:rsidR="004E5A2E">
        <w:rPr>
          <w:sz w:val="22"/>
          <w:szCs w:val="22"/>
        </w:rPr>
        <w:t xml:space="preserve">2 Jahre Erfahrung </w:t>
      </w:r>
      <w:r w:rsidR="003E114C" w:rsidRPr="004E5A2E">
        <w:rPr>
          <w:sz w:val="22"/>
          <w:szCs w:val="22"/>
        </w:rPr>
        <w:t>Auftrags- und Angebotsmanagement)</w:t>
      </w:r>
    </w:p>
    <w:p w14:paraId="741D5686" w14:textId="137DE575" w:rsidR="004E5A2E" w:rsidRDefault="004E5A2E" w:rsidP="009646D2">
      <w:pPr>
        <w:pStyle w:val="Listenabsatz"/>
        <w:numPr>
          <w:ilvl w:val="0"/>
          <w:numId w:val="35"/>
        </w:numPr>
        <w:rPr>
          <w:sz w:val="22"/>
          <w:szCs w:val="22"/>
        </w:rPr>
      </w:pPr>
      <w:r w:rsidRPr="004E5A2E">
        <w:rPr>
          <w:sz w:val="22"/>
          <w:szCs w:val="22"/>
        </w:rPr>
        <w:t xml:space="preserve">AP3 Verantwortlicher N. </w:t>
      </w:r>
      <w:r>
        <w:rPr>
          <w:sz w:val="22"/>
          <w:szCs w:val="22"/>
        </w:rPr>
        <w:t xml:space="preserve">Müller </w:t>
      </w:r>
      <w:r w:rsidRPr="004E5A2E">
        <w:rPr>
          <w:sz w:val="22"/>
          <w:szCs w:val="22"/>
        </w:rPr>
        <w:t>(</w:t>
      </w:r>
      <w:r>
        <w:rPr>
          <w:sz w:val="22"/>
          <w:szCs w:val="22"/>
        </w:rPr>
        <w:t xml:space="preserve">4 Jahre Erfahrung </w:t>
      </w:r>
      <w:r w:rsidRPr="004E5A2E">
        <w:rPr>
          <w:sz w:val="22"/>
          <w:szCs w:val="22"/>
        </w:rPr>
        <w:t>Asset- und Endgerätemanagement)</w:t>
      </w:r>
    </w:p>
    <w:p w14:paraId="10B9233D" w14:textId="7F5E01F7" w:rsidR="004E5A2E" w:rsidRDefault="004E5A2E" w:rsidP="004E5A2E">
      <w:pPr>
        <w:pStyle w:val="Listenabsatz"/>
        <w:numPr>
          <w:ilvl w:val="0"/>
          <w:numId w:val="35"/>
        </w:numPr>
        <w:rPr>
          <w:sz w:val="22"/>
          <w:szCs w:val="22"/>
        </w:rPr>
      </w:pPr>
      <w:r w:rsidRPr="004E5A2E">
        <w:rPr>
          <w:sz w:val="22"/>
          <w:szCs w:val="22"/>
        </w:rPr>
        <w:t>AP</w:t>
      </w:r>
      <w:r>
        <w:rPr>
          <w:sz w:val="22"/>
          <w:szCs w:val="22"/>
        </w:rPr>
        <w:t>4</w:t>
      </w:r>
      <w:r w:rsidRPr="004E5A2E">
        <w:rPr>
          <w:sz w:val="22"/>
          <w:szCs w:val="22"/>
        </w:rPr>
        <w:t xml:space="preserve"> Verantwortlicher </w:t>
      </w:r>
      <w:r>
        <w:rPr>
          <w:sz w:val="22"/>
          <w:szCs w:val="22"/>
        </w:rPr>
        <w:t>P. Arnemann</w:t>
      </w:r>
      <w:r w:rsidRPr="004E5A2E">
        <w:rPr>
          <w:sz w:val="22"/>
          <w:szCs w:val="22"/>
        </w:rPr>
        <w:t xml:space="preserve"> (</w:t>
      </w:r>
      <w:r>
        <w:rPr>
          <w:sz w:val="22"/>
          <w:szCs w:val="22"/>
        </w:rPr>
        <w:t>3 Jahre Erfahrung Netzwerkmanagement</w:t>
      </w:r>
      <w:r w:rsidRPr="004E5A2E">
        <w:rPr>
          <w:sz w:val="22"/>
          <w:szCs w:val="22"/>
        </w:rPr>
        <w:t>)</w:t>
      </w:r>
    </w:p>
    <w:p w14:paraId="2B5D86AE" w14:textId="77777777" w:rsidR="00866D8F" w:rsidRPr="009B3C8A" w:rsidRDefault="00866D8F" w:rsidP="00866D8F">
      <w:pPr>
        <w:rPr>
          <w:sz w:val="22"/>
          <w:szCs w:val="22"/>
        </w:rPr>
      </w:pPr>
    </w:p>
    <w:p w14:paraId="5B61FE7B" w14:textId="2BD5085A" w:rsidR="00D51B2F" w:rsidRDefault="00D51B2F" w:rsidP="00D51B2F">
      <w:pPr>
        <w:pStyle w:val="berschrift2"/>
      </w:pPr>
      <w:bookmarkStart w:id="102" w:name="_Toc142565884"/>
      <w:r>
        <w:t>Sachmittel</w:t>
      </w:r>
      <w:bookmarkEnd w:id="102"/>
    </w:p>
    <w:p w14:paraId="524B8548" w14:textId="575680EF" w:rsidR="00FC0FFD" w:rsidRPr="00AD7974" w:rsidRDefault="00FC0FFD" w:rsidP="00FC0FFD">
      <w:pPr>
        <w:rPr>
          <w:sz w:val="22"/>
          <w:szCs w:val="22"/>
        </w:rPr>
      </w:pPr>
      <w:r w:rsidRPr="00AD7974">
        <w:rPr>
          <w:sz w:val="22"/>
          <w:szCs w:val="22"/>
        </w:rPr>
        <w:t>Im Projekt SC_22 wurden Sachmittel mit folgenden Bezeichnungen und Spezifikationen benötigt.</w:t>
      </w:r>
    </w:p>
    <w:p w14:paraId="2C9D2C50" w14:textId="409F4D8A" w:rsidR="00FC0FFD" w:rsidRPr="00AD7974" w:rsidRDefault="00FC0FFD" w:rsidP="00FC0FFD">
      <w:pPr>
        <w:pStyle w:val="Listenabsatz"/>
        <w:numPr>
          <w:ilvl w:val="0"/>
          <w:numId w:val="37"/>
        </w:numPr>
        <w:rPr>
          <w:sz w:val="22"/>
          <w:szCs w:val="22"/>
        </w:rPr>
      </w:pPr>
      <w:r w:rsidRPr="00AD7974">
        <w:rPr>
          <w:sz w:val="22"/>
          <w:szCs w:val="22"/>
        </w:rPr>
        <w:t>Lizenz Microsoft Projekt (Vollversion MS Project Professional 2019)</w:t>
      </w:r>
    </w:p>
    <w:p w14:paraId="3A6E7E93" w14:textId="391C5D35" w:rsidR="00FC0FFD" w:rsidRPr="00AD7974" w:rsidRDefault="0048016A" w:rsidP="00FC0FFD">
      <w:pPr>
        <w:pStyle w:val="Listenabsatz"/>
        <w:numPr>
          <w:ilvl w:val="0"/>
          <w:numId w:val="37"/>
        </w:numPr>
        <w:rPr>
          <w:sz w:val="22"/>
          <w:szCs w:val="22"/>
        </w:rPr>
      </w:pPr>
      <w:r w:rsidRPr="00AD7974">
        <w:rPr>
          <w:sz w:val="22"/>
          <w:szCs w:val="22"/>
        </w:rPr>
        <w:t>11 iPhone 13</w:t>
      </w:r>
      <w:r w:rsidR="00AD7974" w:rsidRPr="00AD7974">
        <w:rPr>
          <w:sz w:val="22"/>
          <w:szCs w:val="22"/>
        </w:rPr>
        <w:t xml:space="preserve"> </w:t>
      </w:r>
      <w:r w:rsidRPr="00AD7974">
        <w:rPr>
          <w:sz w:val="22"/>
          <w:szCs w:val="22"/>
        </w:rPr>
        <w:t>Pro</w:t>
      </w:r>
      <w:r w:rsidR="00AD7974" w:rsidRPr="00AD7974">
        <w:rPr>
          <w:sz w:val="22"/>
          <w:szCs w:val="22"/>
        </w:rPr>
        <w:t xml:space="preserve"> (Smartphone mit aktuellem Betriebssystem und sicherer Datenverschlüsselung)</w:t>
      </w:r>
    </w:p>
    <w:p w14:paraId="4880612B" w14:textId="189041CB" w:rsidR="00AD7974" w:rsidRPr="00AD7974" w:rsidRDefault="00AD7974" w:rsidP="00D04D73">
      <w:pPr>
        <w:pStyle w:val="Listenabsatz"/>
        <w:numPr>
          <w:ilvl w:val="0"/>
          <w:numId w:val="37"/>
        </w:numPr>
        <w:rPr>
          <w:sz w:val="22"/>
          <w:szCs w:val="22"/>
        </w:rPr>
      </w:pPr>
      <w:r w:rsidRPr="00AD7974">
        <w:rPr>
          <w:sz w:val="22"/>
          <w:szCs w:val="22"/>
        </w:rPr>
        <w:t>11 SSH-2FA-Token (SSH-Token als Teil einer Zwei-Faktor-Authentifizierungslösung)</w:t>
      </w:r>
    </w:p>
    <w:p w14:paraId="0BBFFFD1" w14:textId="77777777" w:rsidR="00F3622D" w:rsidRPr="009B3C8A" w:rsidRDefault="00F3622D" w:rsidP="00F3622D">
      <w:pPr>
        <w:rPr>
          <w:sz w:val="22"/>
          <w:szCs w:val="22"/>
        </w:rPr>
      </w:pPr>
    </w:p>
    <w:p w14:paraId="5148E3B9" w14:textId="77777777" w:rsidR="00F3622D" w:rsidRDefault="00F3622D" w:rsidP="00F3622D">
      <w:pPr>
        <w:rPr>
          <w:sz w:val="22"/>
          <w:szCs w:val="22"/>
        </w:rPr>
      </w:pPr>
    </w:p>
    <w:p w14:paraId="74551B80" w14:textId="77777777" w:rsidR="00F3622D" w:rsidRDefault="00F3622D" w:rsidP="00866D8F">
      <w:pPr>
        <w:rPr>
          <w:sz w:val="22"/>
          <w:szCs w:val="22"/>
        </w:rPr>
      </w:pPr>
    </w:p>
    <w:p w14:paraId="000D01E7" w14:textId="77777777" w:rsidR="00D51B2F" w:rsidRPr="009B3C8A" w:rsidRDefault="00D51B2F" w:rsidP="00866D8F">
      <w:pPr>
        <w:rPr>
          <w:sz w:val="22"/>
          <w:szCs w:val="22"/>
        </w:rPr>
      </w:pPr>
    </w:p>
    <w:p w14:paraId="0E0EACE6" w14:textId="77777777" w:rsidR="008224D6" w:rsidRDefault="006B5E22" w:rsidP="008224D6">
      <w:pPr>
        <w:pStyle w:val="berschrift2"/>
      </w:pPr>
      <w:r>
        <w:br w:type="page"/>
      </w:r>
      <w:bookmarkStart w:id="103" w:name="_Toc142565885"/>
      <w:r w:rsidR="00D51B2F">
        <w:lastRenderedPageBreak/>
        <w:t>Ressourcenganglinie</w:t>
      </w:r>
      <w:bookmarkEnd w:id="103"/>
    </w:p>
    <w:p w14:paraId="624E24BC" w14:textId="5D789D41" w:rsidR="008224D6" w:rsidRPr="009B3C8A" w:rsidRDefault="001028DB" w:rsidP="008224D6">
      <w:pPr>
        <w:rPr>
          <w:sz w:val="22"/>
          <w:szCs w:val="22"/>
        </w:rPr>
      </w:pPr>
      <w:commentRangeStart w:id="104"/>
      <w:r>
        <w:rPr>
          <w:noProof/>
        </w:rPr>
        <w:drawing>
          <wp:inline distT="0" distB="0" distL="0" distR="0" wp14:anchorId="77359CDA" wp14:editId="78B7ABA9">
            <wp:extent cx="5963478" cy="379222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29" r="1113" b="2924"/>
                    <a:stretch/>
                  </pic:blipFill>
                  <pic:spPr bwMode="auto">
                    <a:xfrm>
                      <a:off x="0" y="0"/>
                      <a:ext cx="5964510" cy="3792876"/>
                    </a:xfrm>
                    <a:prstGeom prst="rect">
                      <a:avLst/>
                    </a:prstGeom>
                    <a:ln>
                      <a:noFill/>
                    </a:ln>
                    <a:extLst>
                      <a:ext uri="{53640926-AAD7-44D8-BBD7-CCE9431645EC}">
                        <a14:shadowObscured xmlns:a14="http://schemas.microsoft.com/office/drawing/2010/main"/>
                      </a:ext>
                    </a:extLst>
                  </pic:spPr>
                </pic:pic>
              </a:graphicData>
            </a:graphic>
          </wp:inline>
        </w:drawing>
      </w:r>
      <w:commentRangeEnd w:id="104"/>
      <w:r w:rsidR="00B941B7">
        <w:rPr>
          <w:rStyle w:val="Kommentarzeichen"/>
        </w:rPr>
        <w:commentReference w:id="104"/>
      </w:r>
    </w:p>
    <w:p w14:paraId="4EDF1EF3" w14:textId="028F554D" w:rsidR="008224D6" w:rsidRDefault="008224D6" w:rsidP="008224D6">
      <w:pPr>
        <w:pStyle w:val="Beschriftung"/>
      </w:pPr>
      <w:bookmarkStart w:id="105" w:name="_Toc142565818"/>
      <w:r>
        <w:t xml:space="preserve">Abbildung </w:t>
      </w:r>
      <w:fldSimple w:instr=" SEQ Abbildung \* ARABIC ">
        <w:r w:rsidR="001B2A5B">
          <w:rPr>
            <w:noProof/>
          </w:rPr>
          <w:t>6</w:t>
        </w:r>
      </w:fldSimple>
      <w:r>
        <w:t xml:space="preserve"> Einsatzmittelganglinie</w:t>
      </w:r>
      <w:bookmarkEnd w:id="105"/>
    </w:p>
    <w:p w14:paraId="4FC8221F" w14:textId="77777777" w:rsidR="00A339E0" w:rsidRPr="00A339E0" w:rsidRDefault="00A339E0" w:rsidP="00A339E0"/>
    <w:p w14:paraId="60B33F65" w14:textId="629A6839" w:rsidR="008224D6" w:rsidRDefault="008224D6" w:rsidP="008224D6">
      <w:pPr>
        <w:pStyle w:val="berschrift1"/>
      </w:pPr>
      <w:bookmarkStart w:id="106" w:name="_Toc142565886"/>
      <w:r>
        <w:t>Kosten und Finanzierung 4.5.7.</w:t>
      </w:r>
      <w:bookmarkEnd w:id="106"/>
    </w:p>
    <w:p w14:paraId="5793EDD7" w14:textId="3C0117D8" w:rsidR="00666FD3" w:rsidRDefault="00666FD3" w:rsidP="00666FD3">
      <w:pPr>
        <w:pStyle w:val="berschrift2"/>
      </w:pPr>
      <w:bookmarkStart w:id="107" w:name="_Toc142565887"/>
      <w:r>
        <w:t>Aufwandsermittlung</w:t>
      </w:r>
      <w:bookmarkEnd w:id="107"/>
    </w:p>
    <w:p w14:paraId="10FC8872" w14:textId="1B1B62A9" w:rsidR="00E94340" w:rsidRDefault="00E94340" w:rsidP="00E94340">
      <w:r>
        <w:t>Die Kostenplanung des Arbeitspaketes SC_22.5.4 AP4 Netzwerkmanagement wurde auf Basis der Einsatzmittelplanung erstellt. Dies basiert auf einer Schätzung die auf Erfahrungswerten aus vorherigen vergleichbaren Projekten der Projektleiterin beruht. Als Kostenart fallen nur Personalkosten an:</w:t>
      </w:r>
    </w:p>
    <w:p w14:paraId="21F48EC2" w14:textId="77777777" w:rsidR="00E94340" w:rsidRPr="00E94340" w:rsidRDefault="00E94340" w:rsidP="00E94340"/>
    <w:p w14:paraId="6C93EFCB" w14:textId="77777777" w:rsidR="008224D6" w:rsidRPr="009B3C8A" w:rsidRDefault="008224D6" w:rsidP="008224D6">
      <w:pPr>
        <w:pStyle w:val="Absatztextnormal"/>
        <w:ind w:left="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3"/>
        <w:gridCol w:w="7095"/>
      </w:tblGrid>
      <w:tr w:rsidR="008224D6" w:rsidRPr="009B3C8A" w14:paraId="3B672C4F" w14:textId="77777777" w:rsidTr="00E94340">
        <w:trPr>
          <w:cantSplit/>
          <w:tblHeader/>
        </w:trPr>
        <w:tc>
          <w:tcPr>
            <w:tcW w:w="2533" w:type="dxa"/>
            <w:tcBorders>
              <w:bottom w:val="single" w:sz="4" w:space="0" w:color="auto"/>
            </w:tcBorders>
            <w:shd w:val="clear" w:color="auto" w:fill="A8D08D"/>
          </w:tcPr>
          <w:p w14:paraId="02633DD4" w14:textId="77777777" w:rsidR="008224D6" w:rsidRPr="00E94340" w:rsidRDefault="008224D6" w:rsidP="0059433D">
            <w:pPr>
              <w:pStyle w:val="Absatztextnormal"/>
              <w:ind w:left="0"/>
            </w:pPr>
            <w:r w:rsidRPr="00E94340">
              <w:t>Kostenart</w:t>
            </w:r>
          </w:p>
        </w:tc>
        <w:tc>
          <w:tcPr>
            <w:tcW w:w="7095" w:type="dxa"/>
            <w:tcBorders>
              <w:bottom w:val="single" w:sz="4" w:space="0" w:color="auto"/>
            </w:tcBorders>
            <w:shd w:val="clear" w:color="auto" w:fill="A8D08D"/>
          </w:tcPr>
          <w:p w14:paraId="3447A3E4" w14:textId="77777777" w:rsidR="008224D6" w:rsidRPr="00E94340" w:rsidRDefault="008224D6" w:rsidP="00B5150F">
            <w:pPr>
              <w:pStyle w:val="Absatztextnormal"/>
              <w:ind w:left="0"/>
            </w:pPr>
            <w:r w:rsidRPr="00E94340">
              <w:t>Beschreibung</w:t>
            </w:r>
          </w:p>
        </w:tc>
      </w:tr>
      <w:tr w:rsidR="008224D6" w:rsidRPr="009B3C8A" w14:paraId="7214C0CE" w14:textId="77777777" w:rsidTr="00E94340">
        <w:trPr>
          <w:cantSplit/>
          <w:tblHeader/>
        </w:trPr>
        <w:tc>
          <w:tcPr>
            <w:tcW w:w="2533" w:type="dxa"/>
          </w:tcPr>
          <w:p w14:paraId="001BB250" w14:textId="76714BEC" w:rsidR="008224D6" w:rsidRPr="00E94340" w:rsidRDefault="00E94340" w:rsidP="00B5150F">
            <w:pPr>
              <w:pStyle w:val="Absatztextnormal"/>
              <w:ind w:left="0"/>
            </w:pPr>
            <w:r w:rsidRPr="00E94340">
              <w:t>Personalkosten</w:t>
            </w:r>
          </w:p>
        </w:tc>
        <w:tc>
          <w:tcPr>
            <w:tcW w:w="7095" w:type="dxa"/>
          </w:tcPr>
          <w:p w14:paraId="419451D9" w14:textId="7060E559" w:rsidR="008224D6" w:rsidRPr="00E94340" w:rsidRDefault="00E94340" w:rsidP="00B5150F">
            <w:pPr>
              <w:pStyle w:val="Absatztextnormal"/>
              <w:ind w:left="0"/>
            </w:pPr>
            <w:r w:rsidRPr="00E94340">
              <w:t xml:space="preserve">Die Personalkosten des Projektmitarbeiters </w:t>
            </w:r>
            <w:r w:rsidR="000962DC">
              <w:t>P. Arnemann</w:t>
            </w:r>
            <w:r w:rsidRPr="00E94340">
              <w:t xml:space="preserve"> werden dem Projekt in Form eines Stundenlohns belastet. Dieser Stundenlohn basiert auf dem durchschnittlichen Monatsgehalt des Mitarbeiters mit der erforderlichen Qualifikation, einschließlich aller anfallenden Nebenkosten. Diese Kostenkategorie hat einen maßgeblichen Einfluss auf das Gesamtbudget des Projekts.</w:t>
            </w:r>
          </w:p>
        </w:tc>
      </w:tr>
    </w:tbl>
    <w:p w14:paraId="0FBFEF93" w14:textId="77777777" w:rsidR="008224D6" w:rsidRPr="009B3C8A" w:rsidRDefault="008224D6" w:rsidP="008224D6">
      <w:pPr>
        <w:pStyle w:val="Beschriftung"/>
      </w:pPr>
      <w:bookmarkStart w:id="108" w:name="_Toc142565839"/>
      <w:r w:rsidRPr="009B3C8A">
        <w:t xml:space="preserve">Tabelle </w:t>
      </w:r>
      <w:fldSimple w:instr=" SEQ Tabelle \* ARABIC ">
        <w:r w:rsidR="001E2DC0">
          <w:rPr>
            <w:noProof/>
          </w:rPr>
          <w:t>19</w:t>
        </w:r>
      </w:fldSimple>
      <w:r w:rsidRPr="009B3C8A">
        <w:t xml:space="preserve"> Kostenart</w:t>
      </w:r>
      <w:bookmarkEnd w:id="108"/>
    </w:p>
    <w:p w14:paraId="515685DC" w14:textId="77777777" w:rsidR="008224D6" w:rsidRPr="009B3C8A" w:rsidRDefault="008224D6" w:rsidP="008224D6">
      <w:pPr>
        <w:pStyle w:val="Absatztextnormal"/>
        <w:ind w:left="0"/>
        <w:rPr>
          <w:sz w:val="22"/>
          <w:szCs w:val="22"/>
        </w:rPr>
      </w:pPr>
    </w:p>
    <w:p w14:paraId="7F5A303F" w14:textId="77777777" w:rsidR="008224D6" w:rsidRPr="009B3C8A" w:rsidRDefault="008224D6" w:rsidP="008224D6">
      <w:pPr>
        <w:pStyle w:val="Absatztextnormal"/>
        <w:ind w:left="0"/>
        <w:rPr>
          <w:sz w:val="22"/>
          <w:szCs w:val="22"/>
          <w:lang w:val="fr-F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5" w:color="FFFFFF" w:fill="auto"/>
        <w:tblLayout w:type="fixed"/>
        <w:tblLook w:val="01E0" w:firstRow="1" w:lastRow="1" w:firstColumn="1" w:lastColumn="1" w:noHBand="0" w:noVBand="0"/>
      </w:tblPr>
      <w:tblGrid>
        <w:gridCol w:w="2407"/>
        <w:gridCol w:w="2407"/>
        <w:gridCol w:w="2407"/>
        <w:gridCol w:w="2407"/>
      </w:tblGrid>
      <w:tr w:rsidR="008224D6" w:rsidRPr="009B3C8A" w14:paraId="075F031A" w14:textId="77777777" w:rsidTr="000962DC">
        <w:trPr>
          <w:cantSplit/>
          <w:trHeight w:val="204"/>
          <w:tblHeader/>
        </w:trPr>
        <w:tc>
          <w:tcPr>
            <w:tcW w:w="2407" w:type="dxa"/>
            <w:shd w:val="clear" w:color="auto" w:fill="A8D08D"/>
          </w:tcPr>
          <w:p w14:paraId="41F9CD3C" w14:textId="77777777" w:rsidR="008224D6" w:rsidRPr="009B3C8A" w:rsidRDefault="008224D6" w:rsidP="00B5150F">
            <w:pPr>
              <w:rPr>
                <w:rFonts w:cs="Arial"/>
                <w:b/>
                <w:sz w:val="22"/>
                <w:szCs w:val="22"/>
              </w:rPr>
            </w:pPr>
            <w:r w:rsidRPr="009B3C8A">
              <w:rPr>
                <w:rFonts w:cs="Arial"/>
                <w:b/>
                <w:sz w:val="22"/>
                <w:szCs w:val="22"/>
              </w:rPr>
              <w:t>Ressource</w:t>
            </w:r>
          </w:p>
        </w:tc>
        <w:tc>
          <w:tcPr>
            <w:tcW w:w="2407" w:type="dxa"/>
            <w:shd w:val="clear" w:color="auto" w:fill="A8D08D"/>
          </w:tcPr>
          <w:p w14:paraId="27434373" w14:textId="77777777" w:rsidR="008224D6" w:rsidRPr="009B3C8A" w:rsidRDefault="008224D6" w:rsidP="00B5150F">
            <w:pPr>
              <w:rPr>
                <w:rFonts w:cs="Arial"/>
                <w:b/>
                <w:sz w:val="22"/>
                <w:szCs w:val="22"/>
              </w:rPr>
            </w:pPr>
            <w:r w:rsidRPr="009B3C8A">
              <w:rPr>
                <w:rFonts w:cs="Arial"/>
                <w:b/>
                <w:sz w:val="22"/>
                <w:szCs w:val="22"/>
              </w:rPr>
              <w:t>Kostensatz je Ressource</w:t>
            </w:r>
          </w:p>
        </w:tc>
        <w:tc>
          <w:tcPr>
            <w:tcW w:w="2407" w:type="dxa"/>
            <w:shd w:val="clear" w:color="auto" w:fill="A8D08D"/>
          </w:tcPr>
          <w:p w14:paraId="5A7F65A6" w14:textId="77777777" w:rsidR="008224D6" w:rsidRPr="009B3C8A" w:rsidRDefault="008224D6" w:rsidP="00B5150F">
            <w:pPr>
              <w:rPr>
                <w:rFonts w:cs="Arial"/>
                <w:b/>
                <w:sz w:val="22"/>
                <w:szCs w:val="22"/>
              </w:rPr>
            </w:pPr>
            <w:r w:rsidRPr="009B3C8A">
              <w:rPr>
                <w:rFonts w:cs="Arial"/>
                <w:b/>
                <w:sz w:val="22"/>
                <w:szCs w:val="22"/>
              </w:rPr>
              <w:t>Aufwand je Ressource</w:t>
            </w:r>
          </w:p>
        </w:tc>
        <w:tc>
          <w:tcPr>
            <w:tcW w:w="2407" w:type="dxa"/>
            <w:shd w:val="clear" w:color="auto" w:fill="A8D08D"/>
          </w:tcPr>
          <w:p w14:paraId="646B6718" w14:textId="77777777" w:rsidR="008224D6" w:rsidRPr="009B3C8A" w:rsidRDefault="008224D6" w:rsidP="00B5150F">
            <w:pPr>
              <w:rPr>
                <w:rFonts w:cs="Arial"/>
                <w:b/>
                <w:sz w:val="22"/>
                <w:szCs w:val="22"/>
              </w:rPr>
            </w:pPr>
            <w:r w:rsidRPr="009B3C8A">
              <w:rPr>
                <w:rFonts w:cs="Arial"/>
                <w:b/>
                <w:sz w:val="22"/>
                <w:szCs w:val="22"/>
              </w:rPr>
              <w:t>Gesamtkosten je Ressource</w:t>
            </w:r>
          </w:p>
        </w:tc>
      </w:tr>
      <w:tr w:rsidR="008224D6" w:rsidRPr="009B3C8A" w14:paraId="71370684" w14:textId="77777777" w:rsidTr="000962DC">
        <w:trPr>
          <w:cantSplit/>
          <w:trHeight w:val="202"/>
          <w:tblHeader/>
        </w:trPr>
        <w:tc>
          <w:tcPr>
            <w:tcW w:w="2407" w:type="dxa"/>
            <w:shd w:val="pct15" w:color="FFFFFF" w:fill="auto"/>
          </w:tcPr>
          <w:p w14:paraId="6306A7D4" w14:textId="7459002E" w:rsidR="008224D6" w:rsidRPr="009B3C8A" w:rsidRDefault="000962DC" w:rsidP="00B5150F">
            <w:pPr>
              <w:rPr>
                <w:rFonts w:cs="Arial"/>
                <w:sz w:val="22"/>
                <w:szCs w:val="22"/>
              </w:rPr>
            </w:pPr>
            <w:r>
              <w:rPr>
                <w:rFonts w:cs="Arial"/>
                <w:sz w:val="22"/>
                <w:szCs w:val="22"/>
              </w:rPr>
              <w:t>P. Arnemann</w:t>
            </w:r>
          </w:p>
        </w:tc>
        <w:tc>
          <w:tcPr>
            <w:tcW w:w="2407" w:type="dxa"/>
            <w:shd w:val="pct15" w:color="FFFFFF" w:fill="auto"/>
          </w:tcPr>
          <w:p w14:paraId="11615060" w14:textId="6E4073CC" w:rsidR="008224D6" w:rsidRPr="009B3C8A" w:rsidRDefault="000962DC" w:rsidP="00B5150F">
            <w:pPr>
              <w:rPr>
                <w:rFonts w:cs="Arial"/>
                <w:sz w:val="22"/>
                <w:szCs w:val="22"/>
              </w:rPr>
            </w:pPr>
            <w:r>
              <w:rPr>
                <w:rFonts w:cs="Arial"/>
                <w:sz w:val="22"/>
                <w:szCs w:val="22"/>
              </w:rPr>
              <w:t xml:space="preserve">55,00 </w:t>
            </w:r>
            <w:r w:rsidRPr="000962DC">
              <w:rPr>
                <w:rFonts w:cs="Arial"/>
              </w:rPr>
              <w:t>€/h</w:t>
            </w:r>
          </w:p>
        </w:tc>
        <w:tc>
          <w:tcPr>
            <w:tcW w:w="2407" w:type="dxa"/>
            <w:shd w:val="pct15" w:color="FFFFFF" w:fill="auto"/>
          </w:tcPr>
          <w:p w14:paraId="5D553CFA" w14:textId="552292FA" w:rsidR="008224D6" w:rsidRPr="009B3C8A" w:rsidRDefault="000962DC" w:rsidP="000962DC">
            <w:pPr>
              <w:tabs>
                <w:tab w:val="decimal" w:pos="1493"/>
              </w:tabs>
              <w:jc w:val="right"/>
              <w:rPr>
                <w:rFonts w:cs="Arial"/>
                <w:sz w:val="22"/>
                <w:szCs w:val="22"/>
              </w:rPr>
            </w:pPr>
            <w:r>
              <w:rPr>
                <w:rFonts w:cs="Arial"/>
                <w:sz w:val="22"/>
                <w:szCs w:val="22"/>
              </w:rPr>
              <w:t xml:space="preserve">20 h </w:t>
            </w:r>
          </w:p>
        </w:tc>
        <w:tc>
          <w:tcPr>
            <w:tcW w:w="2407" w:type="dxa"/>
            <w:shd w:val="pct15" w:color="FFFFFF" w:fill="auto"/>
          </w:tcPr>
          <w:p w14:paraId="2A113550" w14:textId="77FE52C5" w:rsidR="008224D6" w:rsidRPr="009B3C8A" w:rsidRDefault="000962DC" w:rsidP="00B5150F">
            <w:pPr>
              <w:tabs>
                <w:tab w:val="decimal" w:pos="1615"/>
              </w:tabs>
              <w:rPr>
                <w:rFonts w:cs="Arial"/>
                <w:sz w:val="22"/>
                <w:szCs w:val="22"/>
              </w:rPr>
            </w:pPr>
            <w:r>
              <w:rPr>
                <w:rFonts w:cs="Arial"/>
                <w:sz w:val="22"/>
                <w:szCs w:val="22"/>
              </w:rPr>
              <w:t xml:space="preserve">1.100,00 </w:t>
            </w:r>
            <w:r w:rsidRPr="000962DC">
              <w:rPr>
                <w:rFonts w:cs="Arial"/>
              </w:rPr>
              <w:t>€</w:t>
            </w:r>
          </w:p>
        </w:tc>
      </w:tr>
      <w:tr w:rsidR="008224D6" w:rsidRPr="009B3C8A" w14:paraId="4436C7D7" w14:textId="77777777" w:rsidTr="000962DC">
        <w:trPr>
          <w:trHeight w:val="202"/>
          <w:tblHeader/>
        </w:trPr>
        <w:tc>
          <w:tcPr>
            <w:tcW w:w="2407" w:type="dxa"/>
            <w:tcBorders>
              <w:left w:val="nil"/>
              <w:bottom w:val="nil"/>
              <w:right w:val="nil"/>
            </w:tcBorders>
            <w:shd w:val="pct15" w:color="FFFFFF" w:fill="auto"/>
          </w:tcPr>
          <w:p w14:paraId="5407582E" w14:textId="77777777" w:rsidR="008224D6" w:rsidRPr="009B3C8A" w:rsidRDefault="008224D6" w:rsidP="00B5150F">
            <w:pPr>
              <w:rPr>
                <w:rFonts w:cs="Arial"/>
                <w:sz w:val="22"/>
                <w:szCs w:val="22"/>
              </w:rPr>
            </w:pPr>
          </w:p>
        </w:tc>
        <w:tc>
          <w:tcPr>
            <w:tcW w:w="2407" w:type="dxa"/>
            <w:tcBorders>
              <w:left w:val="nil"/>
              <w:bottom w:val="nil"/>
            </w:tcBorders>
            <w:shd w:val="pct15" w:color="FFFFFF" w:fill="auto"/>
          </w:tcPr>
          <w:p w14:paraId="38CEC3AA" w14:textId="77777777" w:rsidR="008224D6" w:rsidRPr="009B3C8A" w:rsidRDefault="008224D6" w:rsidP="00B5150F">
            <w:pPr>
              <w:rPr>
                <w:rFonts w:cs="Arial"/>
                <w:sz w:val="22"/>
                <w:szCs w:val="22"/>
              </w:rPr>
            </w:pPr>
          </w:p>
        </w:tc>
        <w:tc>
          <w:tcPr>
            <w:tcW w:w="2407" w:type="dxa"/>
            <w:shd w:val="pct15" w:color="FFFFFF" w:fill="auto"/>
          </w:tcPr>
          <w:p w14:paraId="6F351A43" w14:textId="1342D965" w:rsidR="008224D6" w:rsidRPr="009B3C8A" w:rsidRDefault="008224D6" w:rsidP="000962DC">
            <w:pPr>
              <w:tabs>
                <w:tab w:val="decimal" w:pos="1493"/>
              </w:tabs>
              <w:jc w:val="right"/>
              <w:rPr>
                <w:rFonts w:cs="Arial"/>
                <w:sz w:val="22"/>
                <w:szCs w:val="22"/>
              </w:rPr>
            </w:pPr>
            <w:r w:rsidRPr="009B3C8A">
              <w:rPr>
                <w:rFonts w:cs="Arial"/>
                <w:sz w:val="22"/>
                <w:szCs w:val="22"/>
              </w:rPr>
              <w:t>∑</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20</w:t>
            </w:r>
            <w:r w:rsidRPr="009B3C8A">
              <w:rPr>
                <w:rFonts w:cs="Arial"/>
                <w:noProof/>
                <w:sz w:val="22"/>
                <w:szCs w:val="22"/>
              </w:rPr>
              <w:t xml:space="preserve">,00 </w:t>
            </w:r>
            <w:r w:rsidRPr="009B3C8A">
              <w:rPr>
                <w:rFonts w:cs="Arial"/>
                <w:sz w:val="22"/>
                <w:szCs w:val="22"/>
              </w:rPr>
              <w:fldChar w:fldCharType="end"/>
            </w:r>
            <w:r w:rsidR="000962DC">
              <w:rPr>
                <w:rFonts w:cs="Arial"/>
                <w:sz w:val="22"/>
                <w:szCs w:val="22"/>
              </w:rPr>
              <w:t>h</w:t>
            </w:r>
          </w:p>
        </w:tc>
        <w:tc>
          <w:tcPr>
            <w:tcW w:w="2407" w:type="dxa"/>
            <w:shd w:val="pct15" w:color="FFFFFF" w:fill="auto"/>
          </w:tcPr>
          <w:p w14:paraId="633D5D72" w14:textId="3F7F1D2B" w:rsidR="008224D6" w:rsidRPr="009B3C8A" w:rsidRDefault="008224D6" w:rsidP="00B5150F">
            <w:pPr>
              <w:tabs>
                <w:tab w:val="decimal" w:pos="1615"/>
              </w:tabs>
              <w:rPr>
                <w:rFonts w:cs="Arial"/>
                <w:sz w:val="22"/>
                <w:szCs w:val="22"/>
              </w:rPr>
            </w:pPr>
            <w:r w:rsidRPr="009B3C8A">
              <w:rPr>
                <w:rFonts w:cs="Arial"/>
                <w:sz w:val="22"/>
                <w:szCs w:val="22"/>
              </w:rPr>
              <w:t xml:space="preserve">∑ </w:t>
            </w:r>
            <w:r w:rsidRPr="009B3C8A">
              <w:rPr>
                <w:rFonts w:cs="Arial"/>
                <w:sz w:val="22"/>
                <w:szCs w:val="22"/>
              </w:rPr>
              <w:fldChar w:fldCharType="begin"/>
            </w:r>
            <w:r w:rsidRPr="009B3C8A">
              <w:rPr>
                <w:rFonts w:cs="Arial"/>
                <w:sz w:val="22"/>
                <w:szCs w:val="22"/>
              </w:rPr>
              <w:instrText xml:space="preserve"> =SUM(above) \# "#.##0,00 €;(#.##0,00 €)" </w:instrText>
            </w:r>
            <w:r w:rsidRPr="009B3C8A">
              <w:rPr>
                <w:rFonts w:cs="Arial"/>
                <w:sz w:val="22"/>
                <w:szCs w:val="22"/>
              </w:rPr>
              <w:fldChar w:fldCharType="separate"/>
            </w:r>
            <w:r w:rsidRPr="009B3C8A">
              <w:rPr>
                <w:rFonts w:cs="Arial"/>
                <w:noProof/>
                <w:sz w:val="22"/>
                <w:szCs w:val="22"/>
              </w:rPr>
              <w:t xml:space="preserve">   </w:t>
            </w:r>
            <w:r w:rsidR="000962DC">
              <w:rPr>
                <w:rFonts w:cs="Arial"/>
                <w:noProof/>
                <w:sz w:val="22"/>
                <w:szCs w:val="22"/>
              </w:rPr>
              <w:t>1.100</w:t>
            </w:r>
            <w:r w:rsidRPr="009B3C8A">
              <w:rPr>
                <w:rFonts w:cs="Arial"/>
                <w:noProof/>
                <w:sz w:val="22"/>
                <w:szCs w:val="22"/>
              </w:rPr>
              <w:t>,00 €</w:t>
            </w:r>
            <w:r w:rsidRPr="009B3C8A">
              <w:rPr>
                <w:rFonts w:cs="Arial"/>
                <w:sz w:val="22"/>
                <w:szCs w:val="22"/>
              </w:rPr>
              <w:fldChar w:fldCharType="end"/>
            </w:r>
          </w:p>
        </w:tc>
      </w:tr>
    </w:tbl>
    <w:p w14:paraId="049D4C64" w14:textId="77777777" w:rsidR="008224D6" w:rsidRDefault="008224D6" w:rsidP="008224D6">
      <w:pPr>
        <w:pStyle w:val="Beschriftung"/>
        <w:rPr>
          <w:lang w:val="fr-FR"/>
        </w:rPr>
      </w:pPr>
      <w:bookmarkStart w:id="109" w:name="_Toc142565840"/>
      <w:r>
        <w:t xml:space="preserve">Tabelle </w:t>
      </w:r>
      <w:fldSimple w:instr=" SEQ Tabelle \* ARABIC ">
        <w:r w:rsidR="001E2DC0">
          <w:rPr>
            <w:noProof/>
          </w:rPr>
          <w:t>20</w:t>
        </w:r>
      </w:fldSimple>
      <w:r>
        <w:t xml:space="preserve"> </w:t>
      </w:r>
      <w:r w:rsidRPr="000414BB">
        <w:t>Kostentabelle</w:t>
      </w:r>
      <w:bookmarkEnd w:id="109"/>
    </w:p>
    <w:p w14:paraId="21883E2B" w14:textId="77777777" w:rsidR="008224D6" w:rsidRPr="009B3C8A" w:rsidRDefault="008224D6" w:rsidP="008224D6">
      <w:pPr>
        <w:rPr>
          <w:sz w:val="22"/>
          <w:szCs w:val="22"/>
        </w:rPr>
      </w:pPr>
    </w:p>
    <w:p w14:paraId="02C5C70D" w14:textId="0F54F2E1" w:rsidR="008224D6" w:rsidRPr="009B3C8A" w:rsidRDefault="0059433D" w:rsidP="008224D6">
      <w:pPr>
        <w:pStyle w:val="Absatztextnormal"/>
        <w:ind w:left="0"/>
        <w:rPr>
          <w:noProof/>
          <w:sz w:val="22"/>
          <w:szCs w:val="22"/>
        </w:rPr>
      </w:pPr>
      <w:r w:rsidRPr="009B3C8A">
        <w:rPr>
          <w:noProof/>
          <w:sz w:val="22"/>
          <w:szCs w:val="22"/>
        </w:rPr>
        <w:t>Für das Arbeitspaket</w:t>
      </w:r>
      <w:r w:rsidR="008224D6" w:rsidRPr="009B3C8A">
        <w:rPr>
          <w:noProof/>
          <w:sz w:val="22"/>
          <w:szCs w:val="22"/>
        </w:rPr>
        <w:t xml:space="preserve"> </w:t>
      </w:r>
      <w:r w:rsidR="000962DC">
        <w:rPr>
          <w:noProof/>
          <w:sz w:val="22"/>
          <w:szCs w:val="22"/>
        </w:rPr>
        <w:t>SC_22.5.4</w:t>
      </w:r>
      <w:r w:rsidR="008224D6" w:rsidRPr="009B3C8A">
        <w:rPr>
          <w:noProof/>
          <w:sz w:val="22"/>
          <w:szCs w:val="22"/>
        </w:rPr>
        <w:t xml:space="preserve"> </w:t>
      </w:r>
      <w:r w:rsidRPr="009B3C8A">
        <w:rPr>
          <w:noProof/>
          <w:sz w:val="22"/>
          <w:szCs w:val="22"/>
        </w:rPr>
        <w:t>ergeben sich Plankosten</w:t>
      </w:r>
      <w:r w:rsidR="008224D6" w:rsidRPr="009B3C8A">
        <w:rPr>
          <w:noProof/>
          <w:sz w:val="22"/>
          <w:szCs w:val="22"/>
        </w:rPr>
        <w:t xml:space="preserve"> in Höhe von </w:t>
      </w:r>
      <w:r w:rsidR="000962DC">
        <w:rPr>
          <w:noProof/>
          <w:sz w:val="22"/>
          <w:szCs w:val="22"/>
        </w:rPr>
        <w:t xml:space="preserve">1.100,00 </w:t>
      </w:r>
      <w:r w:rsidR="000962DC" w:rsidRPr="000962DC">
        <w:rPr>
          <w:noProof/>
          <w:sz w:val="22"/>
          <w:szCs w:val="22"/>
        </w:rPr>
        <w:t>€</w:t>
      </w:r>
      <w:r w:rsidRPr="009B3C8A">
        <w:rPr>
          <w:noProof/>
          <w:sz w:val="22"/>
          <w:szCs w:val="22"/>
        </w:rPr>
        <w:t xml:space="preserve"> </w:t>
      </w:r>
      <w:r w:rsidR="008224D6" w:rsidRPr="009B3C8A">
        <w:rPr>
          <w:noProof/>
          <w:sz w:val="22"/>
          <w:szCs w:val="22"/>
        </w:rPr>
        <w:t>.</w:t>
      </w:r>
    </w:p>
    <w:p w14:paraId="7871DF83" w14:textId="77777777" w:rsidR="008224D6" w:rsidRPr="00666FD3" w:rsidRDefault="008224D6" w:rsidP="008224D6">
      <w:pPr>
        <w:rPr>
          <w:sz w:val="22"/>
          <w:szCs w:val="22"/>
        </w:rPr>
      </w:pPr>
    </w:p>
    <w:p w14:paraId="4398A1B9" w14:textId="5EBB79C0" w:rsidR="00666FD3" w:rsidRDefault="00930F07" w:rsidP="00666FD3">
      <w:pPr>
        <w:pStyle w:val="berschrift2"/>
      </w:pPr>
      <w:r>
        <w:br w:type="page"/>
      </w:r>
      <w:bookmarkStart w:id="110" w:name="_Toc142565888"/>
      <w:r w:rsidR="00666FD3">
        <w:lastRenderedPageBreak/>
        <w:t>Kostenganglinie</w:t>
      </w:r>
      <w:bookmarkEnd w:id="110"/>
    </w:p>
    <w:p w14:paraId="593A9C75" w14:textId="77777777" w:rsidR="008F1995" w:rsidRPr="008F1995" w:rsidRDefault="008F1995" w:rsidP="008F1995"/>
    <w:p w14:paraId="51810DCC" w14:textId="518D28F4" w:rsidR="00666FD3" w:rsidRDefault="008F1995" w:rsidP="008224D6">
      <w:pPr>
        <w:rPr>
          <w:sz w:val="22"/>
          <w:szCs w:val="22"/>
        </w:rPr>
      </w:pPr>
      <w:r>
        <w:rPr>
          <w:noProof/>
        </w:rPr>
        <w:drawing>
          <wp:inline distT="0" distB="0" distL="0" distR="0" wp14:anchorId="2F6904EA" wp14:editId="62F20FA6">
            <wp:extent cx="5191125" cy="3020526"/>
            <wp:effectExtent l="0" t="0" r="0" b="889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4926" cy="3028556"/>
                    </a:xfrm>
                    <a:prstGeom prst="rect">
                      <a:avLst/>
                    </a:prstGeom>
                  </pic:spPr>
                </pic:pic>
              </a:graphicData>
            </a:graphic>
          </wp:inline>
        </w:drawing>
      </w:r>
    </w:p>
    <w:p w14:paraId="13BDDEB8" w14:textId="77777777" w:rsidR="00930F07" w:rsidRPr="009B3C8A" w:rsidRDefault="00930F07" w:rsidP="00930F07">
      <w:pPr>
        <w:rPr>
          <w:sz w:val="22"/>
          <w:szCs w:val="22"/>
        </w:rPr>
      </w:pPr>
    </w:p>
    <w:p w14:paraId="42F52D81" w14:textId="77777777" w:rsidR="00A46A1B" w:rsidRDefault="00A46A1B" w:rsidP="00A46A1B">
      <w:pPr>
        <w:pStyle w:val="Beschriftung"/>
      </w:pPr>
      <w:bookmarkStart w:id="111" w:name="_Toc142565819"/>
      <w:r>
        <w:t xml:space="preserve">Abbildung </w:t>
      </w:r>
      <w:fldSimple w:instr=" SEQ Abbildung \* ARABIC ">
        <w:r w:rsidR="001B2A5B">
          <w:rPr>
            <w:noProof/>
          </w:rPr>
          <w:t>7</w:t>
        </w:r>
      </w:fldSimple>
      <w:r>
        <w:t xml:space="preserve"> Kostenganglinie</w:t>
      </w:r>
      <w:bookmarkEnd w:id="111"/>
    </w:p>
    <w:p w14:paraId="52DF7CE9" w14:textId="77777777" w:rsidR="00930F07" w:rsidRPr="00666FD3" w:rsidRDefault="00930F07" w:rsidP="008224D6">
      <w:pPr>
        <w:rPr>
          <w:sz w:val="22"/>
          <w:szCs w:val="22"/>
        </w:rPr>
      </w:pPr>
    </w:p>
    <w:p w14:paraId="62C7E8AF" w14:textId="77777777" w:rsidR="00666FD3" w:rsidRPr="00666FD3" w:rsidRDefault="00666FD3" w:rsidP="008224D6">
      <w:pPr>
        <w:rPr>
          <w:sz w:val="22"/>
          <w:szCs w:val="22"/>
        </w:rPr>
      </w:pPr>
    </w:p>
    <w:p w14:paraId="2A366CF3" w14:textId="055D1BF0" w:rsidR="00666FD3" w:rsidRDefault="00666FD3" w:rsidP="00666FD3">
      <w:pPr>
        <w:pStyle w:val="berschrift2"/>
      </w:pPr>
      <w:bookmarkStart w:id="112" w:name="_Toc142565889"/>
      <w:commentRangeStart w:id="113"/>
      <w:r>
        <w:t>Kostensummenlinie</w:t>
      </w:r>
      <w:bookmarkEnd w:id="112"/>
      <w:commentRangeEnd w:id="113"/>
      <w:r w:rsidR="00B941B7">
        <w:rPr>
          <w:rStyle w:val="Kommentarzeichen"/>
          <w:b w:val="0"/>
        </w:rPr>
        <w:commentReference w:id="113"/>
      </w:r>
    </w:p>
    <w:p w14:paraId="6005843A" w14:textId="77777777" w:rsidR="000E3DEA" w:rsidRPr="000E3DEA" w:rsidRDefault="000E3DEA" w:rsidP="000E3DEA"/>
    <w:p w14:paraId="5BE16B76" w14:textId="565D281A" w:rsidR="00930F07" w:rsidRPr="009B3C8A" w:rsidRDefault="000B7DF5" w:rsidP="00930F07">
      <w:pPr>
        <w:rPr>
          <w:sz w:val="22"/>
          <w:szCs w:val="22"/>
        </w:rPr>
      </w:pPr>
      <w:r>
        <w:rPr>
          <w:noProof/>
        </w:rPr>
        <w:drawing>
          <wp:inline distT="0" distB="0" distL="0" distR="0" wp14:anchorId="4ED85D9D" wp14:editId="5D8C321D">
            <wp:extent cx="4895850" cy="3006090"/>
            <wp:effectExtent l="0" t="0" r="0" b="3810"/>
            <wp:docPr id="2" nam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rotWithShape="1">
                    <a:blip r:embed="rId32"/>
                    <a:srcRect r="1381"/>
                    <a:stretch/>
                  </pic:blipFill>
                  <pic:spPr>
                    <a:xfrm>
                      <a:off x="0" y="0"/>
                      <a:ext cx="4895850" cy="3006090"/>
                    </a:xfrm>
                    <a:prstGeom prst="rect">
                      <a:avLst/>
                    </a:prstGeom>
                  </pic:spPr>
                </pic:pic>
              </a:graphicData>
            </a:graphic>
          </wp:inline>
        </w:drawing>
      </w:r>
    </w:p>
    <w:p w14:paraId="71E484A0" w14:textId="6A96D516" w:rsidR="00666FD3" w:rsidRDefault="00666FD3" w:rsidP="008224D6">
      <w:pPr>
        <w:rPr>
          <w:sz w:val="22"/>
          <w:szCs w:val="22"/>
        </w:rPr>
      </w:pPr>
    </w:p>
    <w:p w14:paraId="66C0EA81" w14:textId="77777777" w:rsidR="00A46A1B" w:rsidRDefault="00A46A1B" w:rsidP="00A46A1B">
      <w:pPr>
        <w:pStyle w:val="Beschriftung"/>
      </w:pPr>
      <w:bookmarkStart w:id="114" w:name="_Toc142565820"/>
      <w:r>
        <w:t xml:space="preserve">Abbildung </w:t>
      </w:r>
      <w:fldSimple w:instr=" SEQ Abbildung \* ARABIC ">
        <w:r w:rsidR="001B2A5B">
          <w:rPr>
            <w:noProof/>
          </w:rPr>
          <w:t>8</w:t>
        </w:r>
      </w:fldSimple>
      <w:r>
        <w:t xml:space="preserve"> Kostensummenlinie</w:t>
      </w:r>
      <w:bookmarkEnd w:id="114"/>
    </w:p>
    <w:p w14:paraId="11F144C9" w14:textId="77777777" w:rsidR="00930F07" w:rsidRPr="00666FD3" w:rsidRDefault="00930F07" w:rsidP="008224D6">
      <w:pPr>
        <w:rPr>
          <w:sz w:val="22"/>
          <w:szCs w:val="22"/>
        </w:rPr>
      </w:pPr>
    </w:p>
    <w:p w14:paraId="6FE89867" w14:textId="5AB45459" w:rsidR="00A46A1B" w:rsidRPr="0016769F" w:rsidRDefault="00A46A1B" w:rsidP="00A46A1B">
      <w:pPr>
        <w:pStyle w:val="Absatztextnormal"/>
        <w:ind w:left="0"/>
        <w:rPr>
          <w:noProof/>
          <w:sz w:val="22"/>
          <w:szCs w:val="22"/>
        </w:rPr>
      </w:pPr>
      <w:r w:rsidRPr="0016769F">
        <w:rPr>
          <w:noProof/>
          <w:sz w:val="22"/>
          <w:szCs w:val="22"/>
        </w:rPr>
        <w:t xml:space="preserve">Mit den geplanten Kosten in Höhe von </w:t>
      </w:r>
      <w:r w:rsidR="008266C8">
        <w:rPr>
          <w:noProof/>
          <w:sz w:val="22"/>
          <w:szCs w:val="22"/>
        </w:rPr>
        <w:t xml:space="preserve">120.485,02 </w:t>
      </w:r>
      <w:r w:rsidR="008266C8">
        <w:rPr>
          <w:rFonts w:cs="Arial"/>
          <w:noProof/>
          <w:sz w:val="22"/>
          <w:szCs w:val="22"/>
        </w:rPr>
        <w:t>€</w:t>
      </w:r>
      <w:r w:rsidRPr="0016769F">
        <w:rPr>
          <w:noProof/>
          <w:sz w:val="22"/>
          <w:szCs w:val="22"/>
        </w:rPr>
        <w:t xml:space="preserve"> kann das vorgegebene Budget in Höhe von </w:t>
      </w:r>
      <w:r w:rsidR="008266C8">
        <w:rPr>
          <w:noProof/>
          <w:sz w:val="22"/>
          <w:szCs w:val="22"/>
        </w:rPr>
        <w:t xml:space="preserve">120.485,02 </w:t>
      </w:r>
      <w:r w:rsidR="008266C8">
        <w:rPr>
          <w:rFonts w:cs="Arial"/>
          <w:noProof/>
          <w:sz w:val="22"/>
          <w:szCs w:val="22"/>
        </w:rPr>
        <w:t>€</w:t>
      </w:r>
      <w:r w:rsidR="008266C8" w:rsidRPr="0016769F">
        <w:rPr>
          <w:noProof/>
          <w:sz w:val="22"/>
          <w:szCs w:val="22"/>
        </w:rPr>
        <w:t xml:space="preserve"> </w:t>
      </w:r>
      <w:r w:rsidRPr="0016769F">
        <w:rPr>
          <w:noProof/>
          <w:sz w:val="22"/>
          <w:szCs w:val="22"/>
        </w:rPr>
        <w:t>eingehalten werden.</w:t>
      </w:r>
    </w:p>
    <w:p w14:paraId="492B88E6" w14:textId="77777777" w:rsidR="00666FD3" w:rsidRPr="0016769F" w:rsidRDefault="00666FD3" w:rsidP="008224D6">
      <w:pPr>
        <w:rPr>
          <w:sz w:val="22"/>
          <w:szCs w:val="22"/>
        </w:rPr>
      </w:pPr>
    </w:p>
    <w:p w14:paraId="262FC589" w14:textId="77777777" w:rsidR="00A46A1B" w:rsidRPr="00666FD3" w:rsidRDefault="00A46A1B" w:rsidP="008224D6">
      <w:pPr>
        <w:rPr>
          <w:sz w:val="22"/>
          <w:szCs w:val="22"/>
        </w:rPr>
      </w:pPr>
    </w:p>
    <w:p w14:paraId="11B9D46A" w14:textId="77777777" w:rsidR="00A90153" w:rsidRDefault="00582DD9" w:rsidP="00C0491E">
      <w:pPr>
        <w:pStyle w:val="berschrift1"/>
      </w:pPr>
      <w:r>
        <w:br w:type="page"/>
      </w:r>
      <w:bookmarkStart w:id="115" w:name="_Toc142565890"/>
      <w:r w:rsidR="00A90153">
        <w:lastRenderedPageBreak/>
        <w:t>Planung und Steuerung 4.5.10</w:t>
      </w:r>
      <w:r w:rsidR="00C11F73">
        <w:t>.</w:t>
      </w:r>
      <w:bookmarkEnd w:id="115"/>
    </w:p>
    <w:p w14:paraId="2116B077" w14:textId="77777777" w:rsidR="00A90153" w:rsidRDefault="00A90153" w:rsidP="00A90153">
      <w:pPr>
        <w:pStyle w:val="berschrift2"/>
      </w:pPr>
      <w:bookmarkStart w:id="116" w:name="_Toc142565891"/>
      <w:r>
        <w:t>Statusbericht</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410"/>
        <w:gridCol w:w="2305"/>
        <w:gridCol w:w="2374"/>
      </w:tblGrid>
      <w:tr w:rsidR="00A85E93" w:rsidRPr="006940CE" w14:paraId="0FEE8DCE" w14:textId="77777777" w:rsidTr="002B5E14">
        <w:trPr>
          <w:cantSplit/>
          <w:trHeight w:val="340"/>
        </w:trPr>
        <w:tc>
          <w:tcPr>
            <w:tcW w:w="2405" w:type="dxa"/>
            <w:shd w:val="clear" w:color="auto" w:fill="A8D08D"/>
            <w:vAlign w:val="center"/>
          </w:tcPr>
          <w:p w14:paraId="1462189D" w14:textId="77777777" w:rsidR="00A85E93" w:rsidRPr="002B5E14" w:rsidRDefault="00A85E93" w:rsidP="000C6C36">
            <w:pPr>
              <w:rPr>
                <w:b/>
              </w:rPr>
            </w:pPr>
            <w:r w:rsidRPr="002B5E14">
              <w:rPr>
                <w:b/>
              </w:rPr>
              <w:t>Arbeitspaket-Status</w:t>
            </w:r>
          </w:p>
        </w:tc>
        <w:tc>
          <w:tcPr>
            <w:tcW w:w="2410" w:type="dxa"/>
            <w:shd w:val="clear" w:color="auto" w:fill="A8D08D"/>
            <w:vAlign w:val="center"/>
          </w:tcPr>
          <w:p w14:paraId="1257094B" w14:textId="77777777" w:rsidR="00A85E93" w:rsidRPr="002B5E14" w:rsidRDefault="00A85E93" w:rsidP="000C6C36">
            <w:pPr>
              <w:rPr>
                <w:b/>
              </w:rPr>
            </w:pPr>
          </w:p>
        </w:tc>
        <w:tc>
          <w:tcPr>
            <w:tcW w:w="2305" w:type="dxa"/>
            <w:shd w:val="clear" w:color="auto" w:fill="A8D08D"/>
            <w:vAlign w:val="center"/>
          </w:tcPr>
          <w:p w14:paraId="300C35F3" w14:textId="77777777" w:rsidR="00A85E93" w:rsidRPr="002B5E14" w:rsidRDefault="00A85E93" w:rsidP="000C6C36">
            <w:pPr>
              <w:rPr>
                <w:b/>
              </w:rPr>
            </w:pPr>
            <w:r w:rsidRPr="002B5E14">
              <w:rPr>
                <w:b/>
              </w:rPr>
              <w:t>Berichtszeitraum</w:t>
            </w:r>
          </w:p>
        </w:tc>
        <w:tc>
          <w:tcPr>
            <w:tcW w:w="2374" w:type="dxa"/>
            <w:shd w:val="clear" w:color="auto" w:fill="auto"/>
            <w:vAlign w:val="center"/>
          </w:tcPr>
          <w:p w14:paraId="5F7E6B7D" w14:textId="1C7C96F2" w:rsidR="00A85E93" w:rsidRPr="00FE026C" w:rsidRDefault="00235B69" w:rsidP="000C6C36">
            <w:pPr>
              <w:rPr>
                <w:bCs/>
              </w:rPr>
            </w:pPr>
            <w:r w:rsidRPr="00FE026C">
              <w:rPr>
                <w:bCs/>
              </w:rPr>
              <w:t>KW</w:t>
            </w:r>
            <w:r w:rsidR="00FE026C" w:rsidRPr="00FE026C">
              <w:rPr>
                <w:bCs/>
              </w:rPr>
              <w:t>47</w:t>
            </w:r>
            <w:r w:rsidRPr="00FE026C">
              <w:rPr>
                <w:bCs/>
              </w:rPr>
              <w:t xml:space="preserve"> / 2022</w:t>
            </w:r>
          </w:p>
        </w:tc>
      </w:tr>
      <w:tr w:rsidR="00071681" w:rsidRPr="006940CE" w14:paraId="436C1FD7" w14:textId="77777777" w:rsidTr="000C6C36">
        <w:trPr>
          <w:cantSplit/>
          <w:trHeight w:val="57"/>
        </w:trPr>
        <w:tc>
          <w:tcPr>
            <w:tcW w:w="9494" w:type="dxa"/>
            <w:gridSpan w:val="4"/>
            <w:shd w:val="clear" w:color="auto" w:fill="auto"/>
            <w:vAlign w:val="center"/>
          </w:tcPr>
          <w:p w14:paraId="4DC2C0D2" w14:textId="77777777" w:rsidR="00071681" w:rsidRPr="002B5E14" w:rsidRDefault="00071681" w:rsidP="000C6C36"/>
        </w:tc>
      </w:tr>
      <w:tr w:rsidR="008711B0" w:rsidRPr="006940CE" w14:paraId="1A40CD96" w14:textId="77777777" w:rsidTr="002B5E14">
        <w:trPr>
          <w:cantSplit/>
          <w:trHeight w:val="340"/>
        </w:trPr>
        <w:tc>
          <w:tcPr>
            <w:tcW w:w="2405" w:type="dxa"/>
            <w:shd w:val="clear" w:color="auto" w:fill="A8D08D"/>
            <w:vAlign w:val="center"/>
          </w:tcPr>
          <w:p w14:paraId="260E55FF" w14:textId="77777777" w:rsidR="008711B0" w:rsidRPr="002B5E14" w:rsidRDefault="008711B0" w:rsidP="000C6C36">
            <w:pPr>
              <w:rPr>
                <w:b/>
              </w:rPr>
            </w:pPr>
            <w:r w:rsidRPr="002B5E14">
              <w:rPr>
                <w:b/>
              </w:rPr>
              <w:t>Arbeitspaket-Titel</w:t>
            </w:r>
          </w:p>
        </w:tc>
        <w:tc>
          <w:tcPr>
            <w:tcW w:w="2410" w:type="dxa"/>
            <w:shd w:val="clear" w:color="auto" w:fill="auto"/>
            <w:vAlign w:val="center"/>
          </w:tcPr>
          <w:p w14:paraId="0F05D7C7" w14:textId="6F1BFA91" w:rsidR="008711B0" w:rsidRPr="002B5E14" w:rsidRDefault="002B5E14" w:rsidP="000C6C36">
            <w:r w:rsidRPr="002B5E14">
              <w:t>AP4 Netzwerkmanag</w:t>
            </w:r>
            <w:r>
              <w:t>e</w:t>
            </w:r>
            <w:r w:rsidRPr="002B5E14">
              <w:t>ment</w:t>
            </w:r>
          </w:p>
        </w:tc>
        <w:tc>
          <w:tcPr>
            <w:tcW w:w="2305" w:type="dxa"/>
            <w:shd w:val="clear" w:color="auto" w:fill="A8D08D"/>
            <w:vAlign w:val="center"/>
          </w:tcPr>
          <w:p w14:paraId="6E33B359" w14:textId="77777777" w:rsidR="008711B0" w:rsidRPr="002B5E14" w:rsidRDefault="008711B0" w:rsidP="000C6C36">
            <w:pPr>
              <w:rPr>
                <w:b/>
              </w:rPr>
            </w:pPr>
            <w:r w:rsidRPr="002B5E14">
              <w:rPr>
                <w:b/>
              </w:rPr>
              <w:t>Erstell-Datum</w:t>
            </w:r>
          </w:p>
        </w:tc>
        <w:tc>
          <w:tcPr>
            <w:tcW w:w="2374" w:type="dxa"/>
            <w:shd w:val="clear" w:color="auto" w:fill="auto"/>
            <w:vAlign w:val="center"/>
          </w:tcPr>
          <w:p w14:paraId="5074572A" w14:textId="52E73FC6" w:rsidR="008711B0" w:rsidRPr="00FE026C" w:rsidRDefault="00FE026C" w:rsidP="000C6C36">
            <w:r w:rsidRPr="00FE026C">
              <w:t>22.11.22</w:t>
            </w:r>
          </w:p>
        </w:tc>
      </w:tr>
      <w:tr w:rsidR="008711B0" w:rsidRPr="006940CE" w14:paraId="0A453350" w14:textId="77777777" w:rsidTr="002B5E14">
        <w:trPr>
          <w:cantSplit/>
          <w:trHeight w:val="340"/>
        </w:trPr>
        <w:tc>
          <w:tcPr>
            <w:tcW w:w="2405" w:type="dxa"/>
            <w:shd w:val="clear" w:color="auto" w:fill="A8D08D"/>
            <w:vAlign w:val="center"/>
          </w:tcPr>
          <w:p w14:paraId="431BB97A" w14:textId="77777777" w:rsidR="008711B0" w:rsidRPr="002B5E14" w:rsidRDefault="008711B0" w:rsidP="000C6C36">
            <w:pPr>
              <w:rPr>
                <w:b/>
              </w:rPr>
            </w:pPr>
            <w:r w:rsidRPr="002B5E14">
              <w:rPr>
                <w:b/>
              </w:rPr>
              <w:t>Projektname</w:t>
            </w:r>
          </w:p>
        </w:tc>
        <w:tc>
          <w:tcPr>
            <w:tcW w:w="2410" w:type="dxa"/>
            <w:shd w:val="clear" w:color="auto" w:fill="auto"/>
            <w:vAlign w:val="center"/>
          </w:tcPr>
          <w:p w14:paraId="19A749D3" w14:textId="66B9EE61" w:rsidR="008711B0" w:rsidRPr="002B5E14" w:rsidRDefault="002B5E14" w:rsidP="000C6C36">
            <w:r>
              <w:t>Servicemigration IT-Servicemanagement</w:t>
            </w:r>
          </w:p>
        </w:tc>
        <w:tc>
          <w:tcPr>
            <w:tcW w:w="2305" w:type="dxa"/>
            <w:shd w:val="clear" w:color="auto" w:fill="A8D08D"/>
            <w:vAlign w:val="center"/>
          </w:tcPr>
          <w:p w14:paraId="41C7E896" w14:textId="77777777" w:rsidR="008711B0" w:rsidRPr="002B5E14" w:rsidRDefault="008711B0" w:rsidP="000C6C36">
            <w:pPr>
              <w:rPr>
                <w:b/>
              </w:rPr>
            </w:pPr>
            <w:r w:rsidRPr="002B5E14">
              <w:rPr>
                <w:b/>
              </w:rPr>
              <w:t>PSP-Code</w:t>
            </w:r>
          </w:p>
        </w:tc>
        <w:tc>
          <w:tcPr>
            <w:tcW w:w="2374" w:type="dxa"/>
            <w:shd w:val="clear" w:color="auto" w:fill="auto"/>
            <w:vAlign w:val="center"/>
          </w:tcPr>
          <w:p w14:paraId="2D32A087" w14:textId="6C7542A4" w:rsidR="008711B0" w:rsidRPr="00FE026C" w:rsidRDefault="00FE026C" w:rsidP="000C6C36">
            <w:r w:rsidRPr="00FE026C">
              <w:t>SC_22.5.4</w:t>
            </w:r>
          </w:p>
        </w:tc>
      </w:tr>
      <w:tr w:rsidR="008711B0" w:rsidRPr="006940CE" w14:paraId="157C6533" w14:textId="77777777" w:rsidTr="002B5E14">
        <w:trPr>
          <w:cantSplit/>
          <w:trHeight w:val="340"/>
        </w:trPr>
        <w:tc>
          <w:tcPr>
            <w:tcW w:w="2405" w:type="dxa"/>
            <w:shd w:val="clear" w:color="auto" w:fill="A8D08D"/>
            <w:vAlign w:val="center"/>
          </w:tcPr>
          <w:p w14:paraId="1BCE367E" w14:textId="05FAFFD2" w:rsidR="008711B0" w:rsidRPr="002B5E14" w:rsidRDefault="00834691" w:rsidP="000C6C36">
            <w:pPr>
              <w:rPr>
                <w:b/>
              </w:rPr>
            </w:pPr>
            <w:r w:rsidRPr="002B5E14">
              <w:rPr>
                <w:rFonts w:cs="Arial"/>
                <w:b/>
              </w:rPr>
              <w:t>Projektleiter</w:t>
            </w:r>
          </w:p>
        </w:tc>
        <w:tc>
          <w:tcPr>
            <w:tcW w:w="2410" w:type="dxa"/>
            <w:shd w:val="clear" w:color="auto" w:fill="auto"/>
            <w:vAlign w:val="center"/>
          </w:tcPr>
          <w:p w14:paraId="510D3C9D" w14:textId="35BB565C" w:rsidR="008711B0" w:rsidRPr="002B5E14" w:rsidRDefault="00143F1B" w:rsidP="000C6C36">
            <w:r>
              <w:t>JT</w:t>
            </w:r>
          </w:p>
        </w:tc>
        <w:tc>
          <w:tcPr>
            <w:tcW w:w="2305" w:type="dxa"/>
            <w:shd w:val="clear" w:color="auto" w:fill="A8D08D"/>
            <w:vAlign w:val="center"/>
          </w:tcPr>
          <w:p w14:paraId="03DB3FC3" w14:textId="77777777" w:rsidR="008711B0" w:rsidRPr="002B5E14" w:rsidRDefault="008711B0" w:rsidP="000C6C36">
            <w:pPr>
              <w:rPr>
                <w:b/>
              </w:rPr>
            </w:pPr>
            <w:r w:rsidRPr="002B5E14">
              <w:rPr>
                <w:b/>
              </w:rPr>
              <w:t>AP-Verantwortlicher</w:t>
            </w:r>
          </w:p>
        </w:tc>
        <w:tc>
          <w:tcPr>
            <w:tcW w:w="2374" w:type="dxa"/>
            <w:shd w:val="clear" w:color="auto" w:fill="auto"/>
            <w:vAlign w:val="center"/>
          </w:tcPr>
          <w:p w14:paraId="0D29BE76" w14:textId="1D33FBF9" w:rsidR="008711B0" w:rsidRPr="00FE026C" w:rsidRDefault="00FE026C" w:rsidP="000C6C36">
            <w:r w:rsidRPr="00FE026C">
              <w:t>M. Lose</w:t>
            </w:r>
          </w:p>
        </w:tc>
      </w:tr>
      <w:tr w:rsidR="008711B0" w:rsidRPr="006940CE" w14:paraId="74C585DA" w14:textId="77777777" w:rsidTr="002B5E14">
        <w:trPr>
          <w:cantSplit/>
          <w:trHeight w:val="340"/>
        </w:trPr>
        <w:tc>
          <w:tcPr>
            <w:tcW w:w="2405" w:type="dxa"/>
            <w:shd w:val="clear" w:color="auto" w:fill="A8D08D"/>
            <w:vAlign w:val="center"/>
          </w:tcPr>
          <w:p w14:paraId="60430F12" w14:textId="77777777" w:rsidR="008711B0" w:rsidRPr="002B5E14" w:rsidRDefault="008711B0" w:rsidP="000C6C36">
            <w:pPr>
              <w:rPr>
                <w:b/>
              </w:rPr>
            </w:pPr>
            <w:r w:rsidRPr="002B5E14">
              <w:rPr>
                <w:b/>
              </w:rPr>
              <w:t>Gesamtstatus</w:t>
            </w:r>
          </w:p>
        </w:tc>
        <w:tc>
          <w:tcPr>
            <w:tcW w:w="2410" w:type="dxa"/>
            <w:shd w:val="clear" w:color="auto" w:fill="auto"/>
            <w:vAlign w:val="center"/>
          </w:tcPr>
          <w:p w14:paraId="07A61290" w14:textId="114F376B" w:rsidR="008711B0" w:rsidRPr="002B5E14" w:rsidRDefault="001F549F" w:rsidP="000C6C36">
            <w:r w:rsidRPr="002B5E14">
              <w:rPr>
                <w:noProof/>
              </w:rPr>
              <mc:AlternateContent>
                <mc:Choice Requires="wpg">
                  <w:drawing>
                    <wp:anchor distT="0" distB="0" distL="114300" distR="114300" simplePos="0" relativeHeight="251650048" behindDoc="0" locked="0" layoutInCell="1" allowOverlap="1" wp14:anchorId="64143BE3" wp14:editId="687C8903">
                      <wp:simplePos x="0" y="0"/>
                      <wp:positionH relativeFrom="column">
                        <wp:posOffset>164465</wp:posOffset>
                      </wp:positionH>
                      <wp:positionV relativeFrom="paragraph">
                        <wp:posOffset>46355</wp:posOffset>
                      </wp:positionV>
                      <wp:extent cx="140335" cy="362585"/>
                      <wp:effectExtent l="0" t="0" r="0" b="0"/>
                      <wp:wrapNone/>
                      <wp:docPr id="1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335" cy="362585"/>
                                <a:chOff x="0" y="0"/>
                                <a:chExt cx="124" cy="331"/>
                              </a:xfrm>
                            </wpg:grpSpPr>
                            <wps:wsp>
                              <wps:cNvPr id="24" name="Rectangle 51"/>
                              <wps:cNvSpPr>
                                <a:spLocks noChangeArrowheads="1"/>
                              </wps:cNvSpPr>
                              <wps:spPr bwMode="gray">
                                <a:xfrm rot="5400000">
                                  <a:off x="-104" y="104"/>
                                  <a:ext cx="331" cy="124"/>
                                </a:xfrm>
                                <a:prstGeom prst="rect">
                                  <a:avLst/>
                                </a:prstGeom>
                                <a:noFill/>
                                <a:ln w="12700">
                                  <a:solidFill>
                                    <a:srgbClr val="B1B8A3"/>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5" name="Oval 52"/>
                              <wps:cNvSpPr>
                                <a:spLocks noChangeArrowheads="1"/>
                              </wps:cNvSpPr>
                              <wps:spPr bwMode="gray">
                                <a:xfrm rot="5400000">
                                  <a:off x="18" y="16"/>
                                  <a:ext cx="87" cy="89"/>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6" name="Oval 53"/>
                              <wps:cNvSpPr>
                                <a:spLocks noChangeArrowheads="1"/>
                              </wps:cNvSpPr>
                              <wps:spPr bwMode="gray">
                                <a:xfrm rot="5400000">
                                  <a:off x="18" y="122"/>
                                  <a:ext cx="87" cy="88"/>
                                </a:xfrm>
                                <a:prstGeom prst="ellipse">
                                  <a:avLst/>
                                </a:prstGeom>
                                <a:noFill/>
                                <a:ln w="9525">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none" lIns="0" tIns="0" rIns="0" bIns="0" anchor="ctr" anchorCtr="0" upright="1">
                                <a:noAutofit/>
                              </wps:bodyPr>
                            </wps:wsp>
                            <wps:wsp>
                              <wps:cNvPr id="27" name="Oval 54"/>
                              <wps:cNvSpPr>
                                <a:spLocks noChangeArrowheads="1"/>
                              </wps:cNvSpPr>
                              <wps:spPr bwMode="gray">
                                <a:xfrm rot="5400000">
                                  <a:off x="17" y="224"/>
                                  <a:ext cx="88" cy="89"/>
                                </a:xfrm>
                                <a:prstGeom prst="ellipse">
                                  <a:avLst/>
                                </a:prstGeom>
                                <a:solidFill>
                                  <a:srgbClr val="00FF00"/>
                                </a:solidFill>
                                <a:ln w="9525">
                                  <a:solidFill>
                                    <a:srgbClr val="A6A6A6"/>
                                  </a:solidFill>
                                  <a:round/>
                                  <a:headEnd/>
                                  <a:tailEnd/>
                                </a:ln>
                              </wps:spPr>
                              <wps:bodyPr rot="0" vert="horz" wrap="non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06225" id="Group 50" o:spid="_x0000_s1026" style="position:absolute;margin-left:12.95pt;margin-top:3.65pt;width:11.05pt;height:28.55pt;z-index:251650048" coordsize="12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">
                      <v:rect id="Rectangle 51" o:spid="_x0000_s1027" style="position:absolute;left:-104;top:104;width:331;height:124;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" filled="f" strokecolor="#b1b8a3" strokeweight="1pt">
                        <v:textbox inset="0,0,0,0"/>
                      </v:rect>
                      <v:oval id="Oval 52" o:spid="_x0000_s1028" style="position:absolute;left:18;top:16;width:87;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" filled="f" strokecolor="#a6a6a6">
                        <v:textbox inset="0,0,0,0"/>
                      </v:oval>
                      <v:oval id="Oval 53" o:spid="_x0000_s1029" style="position:absolute;left:18;top:122;width:87;height:88;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" filled="f" strokecolor="#a6a6a6">
                        <v:textbox inset="0,0,0,0"/>
                      </v:oval>
                      <v:oval id="Oval 54" o:spid="_x0000_s1030" style="position:absolute;left:17;top:224;width:88;height:89;rotation: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" fillcolor="lime" strokecolor="#a6a6a6">
                        <v:textbox inset="0,0,0,0"/>
                      </v:oval>
                    </v:group>
                  </w:pict>
                </mc:Fallback>
              </mc:AlternateContent>
            </w:r>
          </w:p>
          <w:p w14:paraId="0922DCCE" w14:textId="77777777" w:rsidR="005B6C49" w:rsidRPr="002B5E14" w:rsidRDefault="005B6C49" w:rsidP="000C6C36"/>
          <w:p w14:paraId="197D910C" w14:textId="77777777" w:rsidR="005B6C49" w:rsidRPr="002B5E14" w:rsidRDefault="005B6C49" w:rsidP="000C6C36"/>
        </w:tc>
        <w:tc>
          <w:tcPr>
            <w:tcW w:w="2305" w:type="dxa"/>
            <w:shd w:val="clear" w:color="auto" w:fill="A8D08D"/>
            <w:vAlign w:val="center"/>
          </w:tcPr>
          <w:p w14:paraId="01323468" w14:textId="77777777" w:rsidR="008711B0" w:rsidRPr="002B5E14" w:rsidRDefault="008711B0" w:rsidP="000C6C36">
            <w:pPr>
              <w:rPr>
                <w:b/>
              </w:rPr>
            </w:pPr>
            <w:r w:rsidRPr="002B5E14">
              <w:rPr>
                <w:b/>
              </w:rPr>
              <w:t>Erläuterung</w:t>
            </w:r>
          </w:p>
        </w:tc>
        <w:tc>
          <w:tcPr>
            <w:tcW w:w="2374" w:type="dxa"/>
            <w:shd w:val="clear" w:color="auto" w:fill="auto"/>
            <w:vAlign w:val="center"/>
          </w:tcPr>
          <w:p w14:paraId="7E113259" w14:textId="3CCF7450" w:rsidR="008711B0" w:rsidRPr="00FE026C" w:rsidRDefault="00FE026C" w:rsidP="000C6C36">
            <w:r w:rsidRPr="00FE026C">
              <w:t>Kosten, Termine und Ergebnis (Leistung) des APs im Plan</w:t>
            </w:r>
          </w:p>
        </w:tc>
      </w:tr>
      <w:tr w:rsidR="00071681" w:rsidRPr="006940CE" w14:paraId="3D26BCF7" w14:textId="77777777" w:rsidTr="002B5E14">
        <w:trPr>
          <w:cantSplit/>
          <w:trHeight w:val="340"/>
        </w:trPr>
        <w:tc>
          <w:tcPr>
            <w:tcW w:w="2405" w:type="dxa"/>
            <w:shd w:val="clear" w:color="auto" w:fill="A8D08D"/>
            <w:vAlign w:val="center"/>
          </w:tcPr>
          <w:p w14:paraId="58ACFBCC" w14:textId="77777777" w:rsidR="00071681" w:rsidRPr="002B5E14" w:rsidRDefault="00071681" w:rsidP="000C6C36">
            <w:pPr>
              <w:rPr>
                <w:b/>
              </w:rPr>
            </w:pPr>
            <w:r w:rsidRPr="002B5E14">
              <w:rPr>
                <w:b/>
              </w:rPr>
              <w:t>Erreichte Ergebnisse</w:t>
            </w:r>
          </w:p>
        </w:tc>
        <w:tc>
          <w:tcPr>
            <w:tcW w:w="7089" w:type="dxa"/>
            <w:gridSpan w:val="3"/>
            <w:shd w:val="clear" w:color="auto" w:fill="auto"/>
            <w:vAlign w:val="center"/>
          </w:tcPr>
          <w:p w14:paraId="74FDF652" w14:textId="6D7BBACA" w:rsidR="00FE026C" w:rsidRDefault="00FE026C" w:rsidP="00FE026C">
            <w:r>
              <w:t xml:space="preserve">GAP-Analyse wurde durchgeführt, neue Prozesse dadurch definiert und an Leistungen der </w:t>
            </w:r>
            <w:r w:rsidR="00143F1B">
              <w:t>ABC</w:t>
            </w:r>
            <w:r>
              <w:t xml:space="preserve"> angepasst, GAPs geschlossen, </w:t>
            </w:r>
          </w:p>
          <w:p w14:paraId="5AB3C202" w14:textId="70388E9F" w:rsidR="005B6C49" w:rsidRPr="002B5E14" w:rsidRDefault="00FE026C" w:rsidP="00FE026C">
            <w:r>
              <w:t>Anforderungen &amp; Spezifikationen sind erstellt</w:t>
            </w:r>
          </w:p>
        </w:tc>
      </w:tr>
      <w:tr w:rsidR="00071681" w:rsidRPr="006940CE" w14:paraId="3ADD6348" w14:textId="77777777" w:rsidTr="002B5E14">
        <w:trPr>
          <w:cantSplit/>
          <w:trHeight w:val="340"/>
        </w:trPr>
        <w:tc>
          <w:tcPr>
            <w:tcW w:w="2405" w:type="dxa"/>
            <w:shd w:val="clear" w:color="auto" w:fill="A8D08D"/>
            <w:vAlign w:val="center"/>
          </w:tcPr>
          <w:p w14:paraId="122C1B56" w14:textId="77777777" w:rsidR="00071681" w:rsidRPr="002B5E14" w:rsidRDefault="00071681" w:rsidP="000C6C36">
            <w:pPr>
              <w:rPr>
                <w:b/>
              </w:rPr>
            </w:pPr>
            <w:r w:rsidRPr="002B5E14">
              <w:rPr>
                <w:b/>
              </w:rPr>
              <w:t>Anstehende Aufgaben</w:t>
            </w:r>
          </w:p>
        </w:tc>
        <w:tc>
          <w:tcPr>
            <w:tcW w:w="7089" w:type="dxa"/>
            <w:gridSpan w:val="3"/>
            <w:shd w:val="clear" w:color="auto" w:fill="auto"/>
            <w:vAlign w:val="center"/>
          </w:tcPr>
          <w:p w14:paraId="41217048" w14:textId="3322281D" w:rsidR="00071681" w:rsidRPr="002B5E14" w:rsidRDefault="00FE026C" w:rsidP="00FE026C">
            <w:pPr>
              <w:jc w:val="both"/>
            </w:pPr>
            <w:r>
              <w:rPr>
                <w:rFonts w:cs="Arial"/>
              </w:rPr>
              <w:t xml:space="preserve">Abgestimmte Fotodokumentation Netzwerkschränke liegt vor </w:t>
            </w:r>
          </w:p>
        </w:tc>
      </w:tr>
      <w:tr w:rsidR="009203E4" w:rsidRPr="006940CE" w14:paraId="6DC14CFE" w14:textId="77777777" w:rsidTr="002B5E14">
        <w:trPr>
          <w:cantSplit/>
          <w:trHeight w:val="340"/>
        </w:trPr>
        <w:tc>
          <w:tcPr>
            <w:tcW w:w="2405" w:type="dxa"/>
            <w:shd w:val="clear" w:color="auto" w:fill="A8D08D"/>
            <w:vAlign w:val="center"/>
          </w:tcPr>
          <w:p w14:paraId="5A3694ED" w14:textId="77777777" w:rsidR="009203E4" w:rsidRPr="002B5E14" w:rsidRDefault="009203E4" w:rsidP="000C6C36">
            <w:pPr>
              <w:rPr>
                <w:b/>
              </w:rPr>
            </w:pPr>
            <w:r w:rsidRPr="002B5E14">
              <w:rPr>
                <w:b/>
              </w:rPr>
              <w:t>Geplanter Aufwand</w:t>
            </w:r>
          </w:p>
        </w:tc>
        <w:tc>
          <w:tcPr>
            <w:tcW w:w="2410" w:type="dxa"/>
            <w:shd w:val="clear" w:color="auto" w:fill="auto"/>
            <w:vAlign w:val="center"/>
          </w:tcPr>
          <w:p w14:paraId="7AFC24C8" w14:textId="37335438" w:rsidR="009203E4" w:rsidRPr="002B5E14" w:rsidRDefault="00FE026C" w:rsidP="000C6C36">
            <w:r>
              <w:t>20 Projektstunden</w:t>
            </w:r>
          </w:p>
        </w:tc>
        <w:tc>
          <w:tcPr>
            <w:tcW w:w="2305" w:type="dxa"/>
            <w:shd w:val="clear" w:color="auto" w:fill="A8D08D"/>
            <w:vAlign w:val="center"/>
          </w:tcPr>
          <w:p w14:paraId="361C00F2" w14:textId="77777777" w:rsidR="009203E4" w:rsidRPr="002B5E14" w:rsidRDefault="009203E4" w:rsidP="000C6C36">
            <w:pPr>
              <w:rPr>
                <w:b/>
              </w:rPr>
            </w:pPr>
            <w:r w:rsidRPr="002B5E14">
              <w:rPr>
                <w:b/>
              </w:rPr>
              <w:t>Ist-Aufwand</w:t>
            </w:r>
          </w:p>
        </w:tc>
        <w:tc>
          <w:tcPr>
            <w:tcW w:w="2374" w:type="dxa"/>
            <w:shd w:val="clear" w:color="auto" w:fill="auto"/>
            <w:vAlign w:val="center"/>
          </w:tcPr>
          <w:p w14:paraId="6B5D1A27" w14:textId="22D6DEF8" w:rsidR="009203E4" w:rsidRPr="00FE026C" w:rsidRDefault="00FE026C" w:rsidP="000C6C36">
            <w:r w:rsidRPr="00FE026C">
              <w:t>20 Projektstunden</w:t>
            </w:r>
          </w:p>
        </w:tc>
      </w:tr>
      <w:tr w:rsidR="009203E4" w:rsidRPr="006940CE" w14:paraId="0E06B7A0" w14:textId="77777777" w:rsidTr="002B5E14">
        <w:trPr>
          <w:cantSplit/>
          <w:trHeight w:val="340"/>
        </w:trPr>
        <w:tc>
          <w:tcPr>
            <w:tcW w:w="2405" w:type="dxa"/>
            <w:shd w:val="clear" w:color="auto" w:fill="A8D08D"/>
            <w:vAlign w:val="center"/>
          </w:tcPr>
          <w:p w14:paraId="2BB38BCF" w14:textId="77777777" w:rsidR="009203E4" w:rsidRPr="002B5E14" w:rsidRDefault="009203E4" w:rsidP="000C6C36">
            <w:pPr>
              <w:rPr>
                <w:b/>
              </w:rPr>
            </w:pPr>
            <w:r w:rsidRPr="002B5E14">
              <w:rPr>
                <w:b/>
              </w:rPr>
              <w:t>Erwarteter Restaufwand</w:t>
            </w:r>
          </w:p>
        </w:tc>
        <w:tc>
          <w:tcPr>
            <w:tcW w:w="2410" w:type="dxa"/>
            <w:shd w:val="clear" w:color="auto" w:fill="auto"/>
            <w:vAlign w:val="center"/>
          </w:tcPr>
          <w:p w14:paraId="22074E75" w14:textId="6943297F" w:rsidR="009203E4" w:rsidRPr="002B5E14" w:rsidRDefault="00FE026C" w:rsidP="000C6C36">
            <w:r>
              <w:t>5 Projektstunden</w:t>
            </w:r>
          </w:p>
        </w:tc>
        <w:tc>
          <w:tcPr>
            <w:tcW w:w="2305" w:type="dxa"/>
            <w:shd w:val="clear" w:color="auto" w:fill="A8D08D"/>
            <w:vAlign w:val="center"/>
          </w:tcPr>
          <w:p w14:paraId="0D599235" w14:textId="77777777" w:rsidR="009203E4" w:rsidRPr="002B5E14" w:rsidRDefault="009203E4" w:rsidP="000C6C36">
            <w:pPr>
              <w:rPr>
                <w:b/>
              </w:rPr>
            </w:pPr>
            <w:r w:rsidRPr="002B5E14">
              <w:rPr>
                <w:b/>
              </w:rPr>
              <w:t>Gesamtaufwand Progn</w:t>
            </w:r>
            <w:r w:rsidR="007112C4" w:rsidRPr="002B5E14">
              <w:rPr>
                <w:b/>
              </w:rPr>
              <w:t>ose</w:t>
            </w:r>
          </w:p>
        </w:tc>
        <w:tc>
          <w:tcPr>
            <w:tcW w:w="2374" w:type="dxa"/>
            <w:shd w:val="clear" w:color="auto" w:fill="auto"/>
            <w:vAlign w:val="center"/>
          </w:tcPr>
          <w:p w14:paraId="404ABB78" w14:textId="20715EB3" w:rsidR="009203E4" w:rsidRPr="00FE026C" w:rsidRDefault="00FE026C" w:rsidP="000C6C36">
            <w:r w:rsidRPr="00FE026C">
              <w:t>20 Projektstunden</w:t>
            </w:r>
          </w:p>
        </w:tc>
      </w:tr>
      <w:tr w:rsidR="00A85E93" w:rsidRPr="006940CE" w14:paraId="2804A2C4" w14:textId="77777777" w:rsidTr="002B5E14">
        <w:trPr>
          <w:cantSplit/>
          <w:trHeight w:val="340"/>
        </w:trPr>
        <w:tc>
          <w:tcPr>
            <w:tcW w:w="2405" w:type="dxa"/>
            <w:shd w:val="clear" w:color="auto" w:fill="A8D08D"/>
            <w:vAlign w:val="center"/>
          </w:tcPr>
          <w:p w14:paraId="32BF1E1D" w14:textId="77777777" w:rsidR="00A85E93" w:rsidRPr="002B5E14" w:rsidRDefault="00C258EF" w:rsidP="000C6C36">
            <w:pPr>
              <w:rPr>
                <w:b/>
              </w:rPr>
            </w:pPr>
            <w:r w:rsidRPr="002B5E14">
              <w:rPr>
                <w:b/>
              </w:rPr>
              <w:t>Geplante</w:t>
            </w:r>
            <w:r w:rsidR="009203E4" w:rsidRPr="002B5E14">
              <w:rPr>
                <w:b/>
              </w:rPr>
              <w:t xml:space="preserve"> Kosten</w:t>
            </w:r>
          </w:p>
        </w:tc>
        <w:tc>
          <w:tcPr>
            <w:tcW w:w="2410" w:type="dxa"/>
            <w:shd w:val="clear" w:color="auto" w:fill="auto"/>
            <w:vAlign w:val="center"/>
          </w:tcPr>
          <w:p w14:paraId="68F2FFB8" w14:textId="350BD2DD" w:rsidR="00A85E93" w:rsidRPr="002B5E14" w:rsidRDefault="00FE026C" w:rsidP="000C6C36">
            <w:r>
              <w:t xml:space="preserve">1.100,00 </w:t>
            </w:r>
            <w:r>
              <w:rPr>
                <w:rFonts w:cs="Arial"/>
              </w:rPr>
              <w:t>€</w:t>
            </w:r>
          </w:p>
        </w:tc>
        <w:tc>
          <w:tcPr>
            <w:tcW w:w="2305" w:type="dxa"/>
            <w:shd w:val="clear" w:color="auto" w:fill="A8D08D"/>
            <w:vAlign w:val="center"/>
          </w:tcPr>
          <w:p w14:paraId="4D493718" w14:textId="77777777" w:rsidR="00A85E93" w:rsidRPr="002B5E14" w:rsidRDefault="00A85E93" w:rsidP="000C6C36">
            <w:pPr>
              <w:rPr>
                <w:b/>
              </w:rPr>
            </w:pPr>
            <w:r w:rsidRPr="002B5E14">
              <w:rPr>
                <w:b/>
              </w:rPr>
              <w:t>Ist-</w:t>
            </w:r>
            <w:r w:rsidR="009203E4" w:rsidRPr="002B5E14">
              <w:rPr>
                <w:b/>
              </w:rPr>
              <w:t>Kosten</w:t>
            </w:r>
          </w:p>
        </w:tc>
        <w:tc>
          <w:tcPr>
            <w:tcW w:w="2374" w:type="dxa"/>
            <w:shd w:val="clear" w:color="auto" w:fill="auto"/>
            <w:vAlign w:val="center"/>
          </w:tcPr>
          <w:p w14:paraId="0CD37A39" w14:textId="1AD19D2D" w:rsidR="00A85E93" w:rsidRPr="00FE026C" w:rsidRDefault="00FE026C" w:rsidP="000C6C36">
            <w:r w:rsidRPr="00FE026C">
              <w:t xml:space="preserve">1.100,00 </w:t>
            </w:r>
            <w:r w:rsidRPr="00FE026C">
              <w:rPr>
                <w:rFonts w:cs="Arial"/>
              </w:rPr>
              <w:t>€</w:t>
            </w:r>
          </w:p>
        </w:tc>
      </w:tr>
      <w:tr w:rsidR="00A85E93" w:rsidRPr="006940CE" w14:paraId="557AC563" w14:textId="77777777" w:rsidTr="002B5E14">
        <w:trPr>
          <w:cantSplit/>
          <w:trHeight w:val="340"/>
        </w:trPr>
        <w:tc>
          <w:tcPr>
            <w:tcW w:w="2405" w:type="dxa"/>
            <w:shd w:val="clear" w:color="auto" w:fill="A8D08D"/>
            <w:vAlign w:val="center"/>
          </w:tcPr>
          <w:p w14:paraId="54E50CAC" w14:textId="77777777" w:rsidR="00A85E93" w:rsidRPr="002B5E14" w:rsidRDefault="00A85E93" w:rsidP="000C6C36">
            <w:pPr>
              <w:rPr>
                <w:b/>
              </w:rPr>
            </w:pPr>
            <w:r w:rsidRPr="002B5E14">
              <w:rPr>
                <w:b/>
              </w:rPr>
              <w:t>Erwartete Rest</w:t>
            </w:r>
            <w:r w:rsidR="009203E4" w:rsidRPr="002B5E14">
              <w:rPr>
                <w:b/>
              </w:rPr>
              <w:t>kosten</w:t>
            </w:r>
          </w:p>
        </w:tc>
        <w:tc>
          <w:tcPr>
            <w:tcW w:w="2410" w:type="dxa"/>
            <w:shd w:val="clear" w:color="auto" w:fill="auto"/>
            <w:vAlign w:val="center"/>
          </w:tcPr>
          <w:p w14:paraId="722409A8" w14:textId="727C8399" w:rsidR="00A85E93" w:rsidRPr="002B5E14" w:rsidRDefault="006B7429" w:rsidP="000C6C36">
            <w:r>
              <w:t xml:space="preserve">275,00 </w:t>
            </w:r>
            <w:r>
              <w:rPr>
                <w:rFonts w:cs="Arial"/>
              </w:rPr>
              <w:t>€</w:t>
            </w:r>
          </w:p>
        </w:tc>
        <w:tc>
          <w:tcPr>
            <w:tcW w:w="2305" w:type="dxa"/>
            <w:shd w:val="clear" w:color="auto" w:fill="A8D08D"/>
            <w:vAlign w:val="center"/>
          </w:tcPr>
          <w:p w14:paraId="6B9376CD" w14:textId="77777777" w:rsidR="00A85E93" w:rsidRPr="002B5E14" w:rsidRDefault="00A85E93" w:rsidP="000C6C36">
            <w:pPr>
              <w:rPr>
                <w:b/>
              </w:rPr>
            </w:pPr>
            <w:r w:rsidRPr="002B5E14">
              <w:rPr>
                <w:b/>
              </w:rPr>
              <w:t>Gesamt</w:t>
            </w:r>
            <w:r w:rsidR="009203E4" w:rsidRPr="002B5E14">
              <w:rPr>
                <w:b/>
              </w:rPr>
              <w:t>kosten</w:t>
            </w:r>
            <w:r w:rsidRPr="002B5E14">
              <w:rPr>
                <w:b/>
              </w:rPr>
              <w:t xml:space="preserve"> Progn</w:t>
            </w:r>
            <w:r w:rsidR="007112C4" w:rsidRPr="002B5E14">
              <w:rPr>
                <w:b/>
              </w:rPr>
              <w:t>ose</w:t>
            </w:r>
          </w:p>
        </w:tc>
        <w:tc>
          <w:tcPr>
            <w:tcW w:w="2374" w:type="dxa"/>
            <w:shd w:val="clear" w:color="auto" w:fill="auto"/>
            <w:vAlign w:val="center"/>
          </w:tcPr>
          <w:p w14:paraId="13419195" w14:textId="2BCBD5B9" w:rsidR="00A85E93" w:rsidRPr="006B7429" w:rsidRDefault="006B7429" w:rsidP="000C6C36">
            <w:r w:rsidRPr="006B7429">
              <w:t xml:space="preserve">1.100,00 </w:t>
            </w:r>
            <w:r w:rsidRPr="006B7429">
              <w:rPr>
                <w:rFonts w:cs="Arial"/>
              </w:rPr>
              <w:t>€</w:t>
            </w:r>
          </w:p>
        </w:tc>
      </w:tr>
      <w:tr w:rsidR="00107E3F" w:rsidRPr="006940CE" w14:paraId="126B878C" w14:textId="77777777" w:rsidTr="002B5E14">
        <w:trPr>
          <w:cantSplit/>
          <w:trHeight w:val="340"/>
        </w:trPr>
        <w:tc>
          <w:tcPr>
            <w:tcW w:w="2405" w:type="dxa"/>
            <w:shd w:val="clear" w:color="auto" w:fill="A8D08D"/>
            <w:vAlign w:val="center"/>
          </w:tcPr>
          <w:p w14:paraId="61F35302" w14:textId="77777777" w:rsidR="00107E3F" w:rsidRPr="002B5E14" w:rsidRDefault="00107E3F" w:rsidP="00AC006B">
            <w:pPr>
              <w:rPr>
                <w:b/>
              </w:rPr>
            </w:pPr>
            <w:r w:rsidRPr="002B5E14">
              <w:rPr>
                <w:b/>
              </w:rPr>
              <w:t>Geplanter Startermin</w:t>
            </w:r>
          </w:p>
        </w:tc>
        <w:tc>
          <w:tcPr>
            <w:tcW w:w="2410" w:type="dxa"/>
            <w:shd w:val="clear" w:color="auto" w:fill="auto"/>
            <w:vAlign w:val="center"/>
          </w:tcPr>
          <w:p w14:paraId="4EC47115" w14:textId="2C499C8A" w:rsidR="00107E3F" w:rsidRPr="002B5E14" w:rsidRDefault="006B7429" w:rsidP="00AC006B">
            <w:r>
              <w:t>27.09.22</w:t>
            </w:r>
          </w:p>
        </w:tc>
        <w:tc>
          <w:tcPr>
            <w:tcW w:w="2305" w:type="dxa"/>
            <w:shd w:val="clear" w:color="auto" w:fill="A8D08D"/>
            <w:vAlign w:val="center"/>
          </w:tcPr>
          <w:p w14:paraId="6133080C" w14:textId="77777777" w:rsidR="00107E3F" w:rsidRPr="002B5E14" w:rsidRDefault="00107E3F" w:rsidP="00AC006B">
            <w:pPr>
              <w:rPr>
                <w:b/>
              </w:rPr>
            </w:pPr>
            <w:r w:rsidRPr="002B5E14">
              <w:rPr>
                <w:b/>
              </w:rPr>
              <w:t>Ist-Starttermin</w:t>
            </w:r>
          </w:p>
        </w:tc>
        <w:tc>
          <w:tcPr>
            <w:tcW w:w="2374" w:type="dxa"/>
            <w:shd w:val="clear" w:color="auto" w:fill="auto"/>
            <w:vAlign w:val="center"/>
          </w:tcPr>
          <w:p w14:paraId="7DC890E4" w14:textId="5FCC0E99" w:rsidR="00107E3F" w:rsidRPr="006940CE" w:rsidRDefault="006B7429" w:rsidP="00AC006B">
            <w:pPr>
              <w:rPr>
                <w:sz w:val="22"/>
                <w:szCs w:val="22"/>
              </w:rPr>
            </w:pPr>
            <w:r>
              <w:rPr>
                <w:sz w:val="22"/>
                <w:szCs w:val="22"/>
              </w:rPr>
              <w:t>27.09.22</w:t>
            </w:r>
          </w:p>
        </w:tc>
      </w:tr>
      <w:tr w:rsidR="00A85E93" w:rsidRPr="006940CE" w14:paraId="489E0F86" w14:textId="77777777" w:rsidTr="002B5E14">
        <w:trPr>
          <w:cantSplit/>
          <w:trHeight w:val="340"/>
        </w:trPr>
        <w:tc>
          <w:tcPr>
            <w:tcW w:w="2405" w:type="dxa"/>
            <w:shd w:val="clear" w:color="auto" w:fill="A8D08D"/>
            <w:vAlign w:val="center"/>
          </w:tcPr>
          <w:p w14:paraId="423BBE21" w14:textId="77777777" w:rsidR="00A85E93" w:rsidRPr="002B5E14" w:rsidRDefault="00A85E93" w:rsidP="000C6C36">
            <w:pPr>
              <w:rPr>
                <w:b/>
              </w:rPr>
            </w:pPr>
            <w:r w:rsidRPr="002B5E14">
              <w:rPr>
                <w:b/>
              </w:rPr>
              <w:t>Geplanter Endtermin</w:t>
            </w:r>
          </w:p>
        </w:tc>
        <w:tc>
          <w:tcPr>
            <w:tcW w:w="2410" w:type="dxa"/>
            <w:shd w:val="clear" w:color="auto" w:fill="auto"/>
            <w:vAlign w:val="center"/>
          </w:tcPr>
          <w:p w14:paraId="08F9E1A4" w14:textId="33ACEDF9" w:rsidR="00A85E93" w:rsidRPr="002B5E14" w:rsidRDefault="006B7429" w:rsidP="000C6C36">
            <w:r>
              <w:t>24.10.22</w:t>
            </w:r>
          </w:p>
        </w:tc>
        <w:tc>
          <w:tcPr>
            <w:tcW w:w="2305" w:type="dxa"/>
            <w:shd w:val="clear" w:color="auto" w:fill="A8D08D"/>
            <w:vAlign w:val="center"/>
          </w:tcPr>
          <w:p w14:paraId="75520866" w14:textId="77777777" w:rsidR="00A85E93" w:rsidRPr="002B5E14" w:rsidRDefault="008711B0" w:rsidP="000C6C36">
            <w:pPr>
              <w:rPr>
                <w:b/>
              </w:rPr>
            </w:pPr>
            <w:r w:rsidRPr="002B5E14">
              <w:rPr>
                <w:b/>
              </w:rPr>
              <w:t>Endtermin Prognose</w:t>
            </w:r>
          </w:p>
        </w:tc>
        <w:tc>
          <w:tcPr>
            <w:tcW w:w="2374" w:type="dxa"/>
            <w:shd w:val="clear" w:color="auto" w:fill="auto"/>
            <w:vAlign w:val="center"/>
          </w:tcPr>
          <w:p w14:paraId="67191741" w14:textId="0E7FC834" w:rsidR="00A85E93" w:rsidRPr="006940CE" w:rsidRDefault="006B7429" w:rsidP="000C6C36">
            <w:pPr>
              <w:rPr>
                <w:sz w:val="22"/>
                <w:szCs w:val="22"/>
              </w:rPr>
            </w:pPr>
            <w:r>
              <w:rPr>
                <w:sz w:val="22"/>
                <w:szCs w:val="22"/>
              </w:rPr>
              <w:t>24.10.22</w:t>
            </w:r>
          </w:p>
        </w:tc>
      </w:tr>
      <w:tr w:rsidR="00A85E93" w:rsidRPr="006940CE" w14:paraId="7DBE6BFB" w14:textId="77777777" w:rsidTr="002B5E14">
        <w:trPr>
          <w:cantSplit/>
          <w:trHeight w:val="340"/>
        </w:trPr>
        <w:tc>
          <w:tcPr>
            <w:tcW w:w="2405" w:type="dxa"/>
            <w:shd w:val="clear" w:color="auto" w:fill="A8D08D"/>
            <w:vAlign w:val="center"/>
          </w:tcPr>
          <w:p w14:paraId="72C66BA2" w14:textId="77777777" w:rsidR="00A85E93" w:rsidRPr="002B5E14" w:rsidRDefault="00A85E93" w:rsidP="000C6C36">
            <w:pPr>
              <w:rPr>
                <w:b/>
              </w:rPr>
            </w:pPr>
            <w:r w:rsidRPr="002B5E14">
              <w:rPr>
                <w:b/>
              </w:rPr>
              <w:t>Fortschrittsgrad</w:t>
            </w:r>
          </w:p>
        </w:tc>
        <w:tc>
          <w:tcPr>
            <w:tcW w:w="2410" w:type="dxa"/>
            <w:shd w:val="clear" w:color="auto" w:fill="auto"/>
            <w:vAlign w:val="center"/>
          </w:tcPr>
          <w:p w14:paraId="411C0B88" w14:textId="34AA8FB9" w:rsidR="00A85E93" w:rsidRPr="002B5E14" w:rsidRDefault="006B7429" w:rsidP="000C6C36">
            <w:r>
              <w:t xml:space="preserve">70 % </w:t>
            </w:r>
            <w:r w:rsidRPr="006B7429">
              <w:t>AP4 Netzwerkmanagement</w:t>
            </w:r>
          </w:p>
        </w:tc>
        <w:tc>
          <w:tcPr>
            <w:tcW w:w="2305" w:type="dxa"/>
            <w:shd w:val="clear" w:color="auto" w:fill="A8D08D"/>
            <w:vAlign w:val="center"/>
          </w:tcPr>
          <w:p w14:paraId="6BF3269D" w14:textId="77777777" w:rsidR="00A85E93" w:rsidRPr="002B5E14" w:rsidRDefault="008711B0" w:rsidP="000C6C36">
            <w:pPr>
              <w:rPr>
                <w:b/>
              </w:rPr>
            </w:pPr>
            <w:r w:rsidRPr="002B5E14">
              <w:rPr>
                <w:b/>
              </w:rPr>
              <w:t>Bemerkungen</w:t>
            </w:r>
          </w:p>
        </w:tc>
        <w:tc>
          <w:tcPr>
            <w:tcW w:w="2374" w:type="dxa"/>
            <w:shd w:val="clear" w:color="auto" w:fill="auto"/>
            <w:vAlign w:val="center"/>
          </w:tcPr>
          <w:p w14:paraId="6A1D3671" w14:textId="66325EA3" w:rsidR="00A85E93" w:rsidRPr="006940CE" w:rsidRDefault="006B7429" w:rsidP="000C6C36">
            <w:pPr>
              <w:rPr>
                <w:sz w:val="22"/>
                <w:szCs w:val="22"/>
              </w:rPr>
            </w:pPr>
            <w:r>
              <w:rPr>
                <w:sz w:val="22"/>
                <w:szCs w:val="22"/>
              </w:rPr>
              <w:t>Arbeitspaket verläuft nach Plan</w:t>
            </w:r>
          </w:p>
        </w:tc>
      </w:tr>
    </w:tbl>
    <w:p w14:paraId="0D4181B6" w14:textId="77777777" w:rsidR="00F547B9" w:rsidRDefault="00115497" w:rsidP="00115497">
      <w:pPr>
        <w:pStyle w:val="Beschriftung"/>
      </w:pPr>
      <w:bookmarkStart w:id="117" w:name="_Toc142565841"/>
      <w:r>
        <w:t xml:space="preserve">Tabelle </w:t>
      </w:r>
      <w:r>
        <w:fldChar w:fldCharType="begin"/>
      </w:r>
      <w:r>
        <w:instrText xml:space="preserve"> </w:instrText>
      </w:r>
      <w:r w:rsidR="009E123B">
        <w:instrText>SEQ</w:instrText>
      </w:r>
      <w:r>
        <w:instrText xml:space="preserve"> Tabelle \* ARABIC </w:instrText>
      </w:r>
      <w:r>
        <w:fldChar w:fldCharType="separate"/>
      </w:r>
      <w:r w:rsidR="001E2DC0">
        <w:rPr>
          <w:noProof/>
        </w:rPr>
        <w:t>21</w:t>
      </w:r>
      <w:r>
        <w:fldChar w:fldCharType="end"/>
      </w:r>
      <w:r>
        <w:t xml:space="preserve"> Arbeitspaket-Statusbericht</w:t>
      </w:r>
      <w:bookmarkEnd w:id="117"/>
    </w:p>
    <w:p w14:paraId="2519CA9B" w14:textId="77777777" w:rsidR="00F547B9" w:rsidRPr="006940CE" w:rsidRDefault="00F547B9" w:rsidP="00A90153">
      <w:pPr>
        <w:rPr>
          <w:sz w:val="22"/>
          <w:szCs w:val="22"/>
        </w:rPr>
      </w:pPr>
    </w:p>
    <w:p w14:paraId="697E6B95" w14:textId="77777777" w:rsidR="000420C9" w:rsidRPr="00B12C41" w:rsidRDefault="000420C9" w:rsidP="00B12C41">
      <w:pPr>
        <w:pStyle w:val="berschrift1"/>
      </w:pPr>
      <w:bookmarkStart w:id="118" w:name="_Toc142565892"/>
      <w:r w:rsidRPr="00B12C41">
        <w:t>Persönliche Kommunikation 4.4.3</w:t>
      </w:r>
      <w:r w:rsidR="00C11F73">
        <w:t>.</w:t>
      </w:r>
      <w:bookmarkEnd w:id="118"/>
    </w:p>
    <w:p w14:paraId="31F213B6" w14:textId="0E1A7857" w:rsidR="000420C9" w:rsidRDefault="000420C9" w:rsidP="000420C9">
      <w:pPr>
        <w:pStyle w:val="berschrift2"/>
      </w:pPr>
      <w:bookmarkStart w:id="119" w:name="_Toc142565893"/>
      <w:r>
        <w:t>Kommunikationsmodell mit Beispielen</w:t>
      </w:r>
      <w:bookmarkEnd w:id="119"/>
    </w:p>
    <w:tbl>
      <w:tblPr>
        <w:tblStyle w:val="Tabellenraster"/>
        <w:tblW w:w="0" w:type="auto"/>
        <w:tblLook w:val="04A0" w:firstRow="1" w:lastRow="0" w:firstColumn="1" w:lastColumn="0" w:noHBand="0" w:noVBand="1"/>
      </w:tblPr>
      <w:tblGrid>
        <w:gridCol w:w="3209"/>
        <w:gridCol w:w="3209"/>
        <w:gridCol w:w="3210"/>
      </w:tblGrid>
      <w:tr w:rsidR="00A64D16" w14:paraId="59AA4C62" w14:textId="77777777" w:rsidTr="00FB2E08">
        <w:tc>
          <w:tcPr>
            <w:tcW w:w="9628" w:type="dxa"/>
            <w:gridSpan w:val="3"/>
          </w:tcPr>
          <w:p w14:paraId="70F09C55" w14:textId="68F52CAF" w:rsidR="00A64D16" w:rsidRDefault="0066657F" w:rsidP="00A64D16">
            <w:r>
              <w:t xml:space="preserve">Der Projektleiter sagt zum AP Verantwortlichen: Du solltest den Projektplan gewissenhafter pflegen. </w:t>
            </w:r>
          </w:p>
        </w:tc>
      </w:tr>
      <w:tr w:rsidR="00A64D16" w14:paraId="1F3F1543" w14:textId="77777777" w:rsidTr="00A64D16">
        <w:tc>
          <w:tcPr>
            <w:tcW w:w="3209" w:type="dxa"/>
          </w:tcPr>
          <w:p w14:paraId="75412DD4" w14:textId="3532764D" w:rsidR="00A64D16" w:rsidRDefault="0066657F" w:rsidP="00A64D16">
            <w:r>
              <w:t>Aspekt / Ebene</w:t>
            </w:r>
          </w:p>
        </w:tc>
        <w:tc>
          <w:tcPr>
            <w:tcW w:w="3209" w:type="dxa"/>
          </w:tcPr>
          <w:p w14:paraId="6088233D" w14:textId="52EEF960" w:rsidR="00A64D16" w:rsidRDefault="0066657F" w:rsidP="00A64D16">
            <w:r>
              <w:t>Projektleiter</w:t>
            </w:r>
          </w:p>
        </w:tc>
        <w:tc>
          <w:tcPr>
            <w:tcW w:w="3210" w:type="dxa"/>
          </w:tcPr>
          <w:p w14:paraId="61BCB380" w14:textId="0C3902F1" w:rsidR="00A64D16" w:rsidRDefault="0066657F" w:rsidP="00A64D16">
            <w:r>
              <w:t>AP Verantwortlicher</w:t>
            </w:r>
          </w:p>
        </w:tc>
      </w:tr>
      <w:tr w:rsidR="00A64D16" w14:paraId="4BFE4BE0" w14:textId="77777777" w:rsidTr="00A64D16">
        <w:tc>
          <w:tcPr>
            <w:tcW w:w="3209" w:type="dxa"/>
          </w:tcPr>
          <w:p w14:paraId="521F640F" w14:textId="66090767" w:rsidR="00A64D16" w:rsidRDefault="0066657F" w:rsidP="00A64D16">
            <w:r>
              <w:t>Sachinhalt</w:t>
            </w:r>
          </w:p>
        </w:tc>
        <w:tc>
          <w:tcPr>
            <w:tcW w:w="3209" w:type="dxa"/>
          </w:tcPr>
          <w:p w14:paraId="194E808C" w14:textId="3E4E62E1" w:rsidR="00A64D16" w:rsidRDefault="009E09A3" w:rsidP="00A64D16">
            <w:r>
              <w:t>Der Status im Projektplan fehlt.</w:t>
            </w:r>
          </w:p>
        </w:tc>
        <w:tc>
          <w:tcPr>
            <w:tcW w:w="3210" w:type="dxa"/>
          </w:tcPr>
          <w:p w14:paraId="73A64051" w14:textId="52B946F9" w:rsidR="00A64D16" w:rsidRDefault="009E09A3" w:rsidP="00A64D16">
            <w:r>
              <w:t>Der Status im Projektplan fehlt.</w:t>
            </w:r>
          </w:p>
        </w:tc>
      </w:tr>
      <w:tr w:rsidR="00A64D16" w14:paraId="332D1C51" w14:textId="77777777" w:rsidTr="00A64D16">
        <w:tc>
          <w:tcPr>
            <w:tcW w:w="3209" w:type="dxa"/>
          </w:tcPr>
          <w:p w14:paraId="75B1B24E" w14:textId="58CA3E1B" w:rsidR="00A64D16" w:rsidRDefault="009E09A3" w:rsidP="00A64D16">
            <w:r>
              <w:t>Selbstoffenbarung</w:t>
            </w:r>
          </w:p>
        </w:tc>
        <w:tc>
          <w:tcPr>
            <w:tcW w:w="3209" w:type="dxa"/>
          </w:tcPr>
          <w:p w14:paraId="3D1243B0" w14:textId="22FF389A" w:rsidR="00A64D16" w:rsidRDefault="009E09A3" w:rsidP="00A64D16">
            <w:r>
              <w:t>Die Genauigkeit hinsichtlich der Pflege des Status im Plan ist mir wichtig.</w:t>
            </w:r>
          </w:p>
        </w:tc>
        <w:tc>
          <w:tcPr>
            <w:tcW w:w="3210" w:type="dxa"/>
          </w:tcPr>
          <w:p w14:paraId="00BB7967" w14:textId="02E2F28C" w:rsidR="00A64D16" w:rsidRDefault="00CA1BB3" w:rsidP="00A64D16">
            <w:r>
              <w:t>Ich prüfe regelmäßig die des Projektteams.</w:t>
            </w:r>
          </w:p>
        </w:tc>
      </w:tr>
      <w:tr w:rsidR="00A64D16" w14:paraId="1A2AA4B6" w14:textId="77777777" w:rsidTr="00A64D16">
        <w:tc>
          <w:tcPr>
            <w:tcW w:w="3209" w:type="dxa"/>
          </w:tcPr>
          <w:p w14:paraId="64A4163B" w14:textId="372398C1" w:rsidR="00A64D16" w:rsidRDefault="009E09A3" w:rsidP="00A64D16">
            <w:r>
              <w:t>Beziehung</w:t>
            </w:r>
          </w:p>
        </w:tc>
        <w:tc>
          <w:tcPr>
            <w:tcW w:w="3209" w:type="dxa"/>
          </w:tcPr>
          <w:p w14:paraId="05F5D3BB" w14:textId="744CBFEE" w:rsidR="00A64D16" w:rsidRDefault="009E09A3" w:rsidP="00A64D16">
            <w:r>
              <w:t>Ich weise dich an den Status zu pflegen, da ich am Ende die Verantwortung dafür trage.</w:t>
            </w:r>
          </w:p>
        </w:tc>
        <w:tc>
          <w:tcPr>
            <w:tcW w:w="3210" w:type="dxa"/>
          </w:tcPr>
          <w:p w14:paraId="42C85326" w14:textId="00FDF632" w:rsidR="00A64D16" w:rsidRDefault="00CA1BB3" w:rsidP="00A64D16">
            <w:r>
              <w:t>Das hat Konsequenzen, wenn es sich wiederholt.</w:t>
            </w:r>
          </w:p>
        </w:tc>
      </w:tr>
      <w:tr w:rsidR="00A64D16" w14:paraId="7956EFA4" w14:textId="77777777" w:rsidTr="00A64D16">
        <w:tc>
          <w:tcPr>
            <w:tcW w:w="3209" w:type="dxa"/>
          </w:tcPr>
          <w:p w14:paraId="70FD8DAA" w14:textId="694A9BD1" w:rsidR="00A64D16" w:rsidRDefault="009E09A3" w:rsidP="00A64D16">
            <w:r>
              <w:t>Appell</w:t>
            </w:r>
          </w:p>
        </w:tc>
        <w:tc>
          <w:tcPr>
            <w:tcW w:w="3209" w:type="dxa"/>
          </w:tcPr>
          <w:p w14:paraId="4A30B1C3" w14:textId="7A8BF03A" w:rsidR="00A64D16" w:rsidRDefault="006D067B" w:rsidP="00A64D16">
            <w:r>
              <w:t>Ich möchte, dass dies in Zukunft abgestellt wird und sich nicht wiederholt.</w:t>
            </w:r>
          </w:p>
        </w:tc>
        <w:tc>
          <w:tcPr>
            <w:tcW w:w="3210" w:type="dxa"/>
          </w:tcPr>
          <w:p w14:paraId="49205B2F" w14:textId="10703602" w:rsidR="00A64D16" w:rsidRDefault="00CA1BB3" w:rsidP="00A64D16">
            <w:r>
              <w:t>Ich möchte, dass Du sofort den Projektplan auf den neuesten Stand bringst.</w:t>
            </w:r>
          </w:p>
        </w:tc>
      </w:tr>
    </w:tbl>
    <w:p w14:paraId="738BDA30" w14:textId="77777777" w:rsidR="00A64D16" w:rsidRPr="00A64D16" w:rsidRDefault="00A64D16" w:rsidP="00A64D16"/>
    <w:p w14:paraId="40DB7EF0" w14:textId="77777777" w:rsidR="00DB0CEA" w:rsidRPr="000307D7" w:rsidRDefault="00892C37" w:rsidP="00DB0CEA">
      <w:pPr>
        <w:rPr>
          <w:sz w:val="22"/>
          <w:szCs w:val="22"/>
        </w:rPr>
      </w:pPr>
      <w:commentRangeStart w:id="120"/>
      <w:commentRangeEnd w:id="120"/>
      <w:r>
        <w:rPr>
          <w:rStyle w:val="Kommentarzeichen"/>
        </w:rPr>
        <w:commentReference w:id="120"/>
      </w:r>
    </w:p>
    <w:p w14:paraId="32BF7336" w14:textId="50C663D3" w:rsidR="00593B27" w:rsidRPr="000307D7" w:rsidRDefault="009B2FFD" w:rsidP="00ED25DB">
      <w:pPr>
        <w:pStyle w:val="berschrift1"/>
        <w:numPr>
          <w:ilvl w:val="0"/>
          <w:numId w:val="0"/>
        </w:numPr>
        <w:rPr>
          <w:sz w:val="22"/>
          <w:szCs w:val="22"/>
        </w:rPr>
      </w:pPr>
      <w:r>
        <w:br w:type="page"/>
      </w:r>
      <w:bookmarkStart w:id="121" w:name="_Toc142565894"/>
      <w:r w:rsidR="00593B27" w:rsidRPr="00282E50">
        <w:lastRenderedPageBreak/>
        <w:t>Anhang</w:t>
      </w:r>
      <w:bookmarkEnd w:id="121"/>
    </w:p>
    <w:p w14:paraId="75B39B75" w14:textId="77777777" w:rsidR="00593B27" w:rsidRDefault="00593B27" w:rsidP="00593B27">
      <w:pPr>
        <w:pStyle w:val="berschrift2"/>
      </w:pPr>
      <w:bookmarkStart w:id="122" w:name="_Toc142565895"/>
      <w:r>
        <w:t>Abkürzungsverzeichnis</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6"/>
        <w:gridCol w:w="3000"/>
        <w:gridCol w:w="4892"/>
      </w:tblGrid>
      <w:tr w:rsidR="00593B27" w:rsidRPr="000307D7" w14:paraId="4481D153" w14:textId="77777777" w:rsidTr="00A15504">
        <w:trPr>
          <w:cantSplit/>
          <w:tblHeader/>
        </w:trPr>
        <w:tc>
          <w:tcPr>
            <w:tcW w:w="1736" w:type="dxa"/>
            <w:shd w:val="clear" w:color="auto" w:fill="A8D08D"/>
          </w:tcPr>
          <w:p w14:paraId="0A09BA46" w14:textId="77777777" w:rsidR="00593B27" w:rsidRPr="000307D7" w:rsidRDefault="00593B27" w:rsidP="000C6C36">
            <w:pPr>
              <w:spacing w:before="60" w:after="60"/>
              <w:ind w:left="113"/>
              <w:rPr>
                <w:rFonts w:cs="Arial"/>
                <w:b/>
                <w:sz w:val="22"/>
                <w:szCs w:val="22"/>
              </w:rPr>
            </w:pPr>
            <w:r w:rsidRPr="000307D7">
              <w:rPr>
                <w:rFonts w:cs="Arial"/>
                <w:b/>
                <w:sz w:val="22"/>
                <w:szCs w:val="22"/>
              </w:rPr>
              <w:t>Abkürzung</w:t>
            </w:r>
          </w:p>
        </w:tc>
        <w:tc>
          <w:tcPr>
            <w:tcW w:w="3000" w:type="dxa"/>
            <w:shd w:val="clear" w:color="auto" w:fill="A8D08D"/>
          </w:tcPr>
          <w:p w14:paraId="323BD8A3" w14:textId="77777777" w:rsidR="00593B27" w:rsidRPr="000307D7" w:rsidRDefault="00593B27" w:rsidP="000C6C36">
            <w:pPr>
              <w:spacing w:before="60" w:after="60"/>
              <w:ind w:left="113"/>
              <w:rPr>
                <w:rFonts w:cs="Arial"/>
                <w:b/>
                <w:sz w:val="22"/>
                <w:szCs w:val="22"/>
              </w:rPr>
            </w:pPr>
            <w:r w:rsidRPr="000307D7">
              <w:rPr>
                <w:rFonts w:cs="Arial"/>
                <w:b/>
                <w:sz w:val="22"/>
                <w:szCs w:val="22"/>
              </w:rPr>
              <w:t>Begriff</w:t>
            </w:r>
          </w:p>
        </w:tc>
        <w:tc>
          <w:tcPr>
            <w:tcW w:w="4892" w:type="dxa"/>
            <w:shd w:val="clear" w:color="auto" w:fill="A8D08D"/>
          </w:tcPr>
          <w:p w14:paraId="3CF2AA73" w14:textId="77777777" w:rsidR="00593B27" w:rsidRPr="000307D7" w:rsidRDefault="00593B27" w:rsidP="000C6C36">
            <w:pPr>
              <w:spacing w:before="60" w:after="60"/>
              <w:ind w:left="113"/>
              <w:rPr>
                <w:rFonts w:cs="Arial"/>
                <w:b/>
                <w:sz w:val="22"/>
                <w:szCs w:val="22"/>
              </w:rPr>
            </w:pPr>
            <w:r w:rsidRPr="000307D7">
              <w:rPr>
                <w:rFonts w:cs="Arial"/>
                <w:b/>
                <w:sz w:val="22"/>
                <w:szCs w:val="22"/>
              </w:rPr>
              <w:t>Definition bzw. Hintergrund</w:t>
            </w:r>
          </w:p>
        </w:tc>
      </w:tr>
      <w:tr w:rsidR="004E3F80" w:rsidRPr="000307D7" w14:paraId="320F3DB2" w14:textId="77777777" w:rsidTr="00EA3CF1">
        <w:trPr>
          <w:cantSplit/>
        </w:trPr>
        <w:tc>
          <w:tcPr>
            <w:tcW w:w="1736" w:type="dxa"/>
            <w:vAlign w:val="center"/>
          </w:tcPr>
          <w:p w14:paraId="434824EF" w14:textId="5ECF1112" w:rsidR="004E3F80" w:rsidRPr="000307D7" w:rsidRDefault="004E3F80" w:rsidP="004E3F80">
            <w:pPr>
              <w:ind w:left="113"/>
              <w:rPr>
                <w:rFonts w:cs="Arial"/>
                <w:sz w:val="22"/>
                <w:szCs w:val="22"/>
              </w:rPr>
            </w:pPr>
            <w:r>
              <w:rPr>
                <w:rFonts w:cs="Arial"/>
                <w:color w:val="000000"/>
              </w:rPr>
              <w:t>AG</w:t>
            </w:r>
          </w:p>
        </w:tc>
        <w:tc>
          <w:tcPr>
            <w:tcW w:w="3000" w:type="dxa"/>
            <w:vAlign w:val="center"/>
          </w:tcPr>
          <w:p w14:paraId="41BDBF1D" w14:textId="4131274D" w:rsidR="004E3F80" w:rsidRPr="000307D7" w:rsidRDefault="004E3F80" w:rsidP="004E3F80">
            <w:pPr>
              <w:ind w:left="113"/>
              <w:rPr>
                <w:rFonts w:cs="Arial"/>
                <w:sz w:val="22"/>
                <w:szCs w:val="22"/>
              </w:rPr>
            </w:pPr>
            <w:r>
              <w:rPr>
                <w:rFonts w:cs="Arial"/>
                <w:color w:val="000000"/>
              </w:rPr>
              <w:t>Auftraggeber</w:t>
            </w:r>
          </w:p>
        </w:tc>
        <w:tc>
          <w:tcPr>
            <w:tcW w:w="4892" w:type="dxa"/>
            <w:vAlign w:val="center"/>
          </w:tcPr>
          <w:p w14:paraId="275990A8" w14:textId="2598022A" w:rsidR="004E3F80" w:rsidRPr="000307D7" w:rsidRDefault="004E3F80" w:rsidP="004E3F80">
            <w:pPr>
              <w:ind w:left="113"/>
              <w:rPr>
                <w:rFonts w:cs="Arial"/>
                <w:sz w:val="22"/>
                <w:szCs w:val="22"/>
              </w:rPr>
            </w:pPr>
            <w:r>
              <w:rPr>
                <w:rFonts w:cs="Arial"/>
                <w:color w:val="000000"/>
              </w:rPr>
              <w:t>AG eines Projektes / Stakeholder</w:t>
            </w:r>
          </w:p>
        </w:tc>
      </w:tr>
      <w:tr w:rsidR="004E3F80" w:rsidRPr="000307D7" w14:paraId="467B3037" w14:textId="77777777" w:rsidTr="00EA3CF1">
        <w:trPr>
          <w:cantSplit/>
        </w:trPr>
        <w:tc>
          <w:tcPr>
            <w:tcW w:w="1736" w:type="dxa"/>
            <w:vAlign w:val="center"/>
          </w:tcPr>
          <w:p w14:paraId="3E823337" w14:textId="033CE06F" w:rsidR="004E3F80" w:rsidRDefault="004E3F80" w:rsidP="004E3F80">
            <w:pPr>
              <w:ind w:left="113"/>
              <w:rPr>
                <w:rFonts w:cs="Arial"/>
                <w:sz w:val="22"/>
                <w:szCs w:val="22"/>
              </w:rPr>
            </w:pPr>
            <w:r>
              <w:rPr>
                <w:rFonts w:cs="Arial"/>
                <w:color w:val="000000"/>
              </w:rPr>
              <w:t>AP</w:t>
            </w:r>
          </w:p>
        </w:tc>
        <w:tc>
          <w:tcPr>
            <w:tcW w:w="3000" w:type="dxa"/>
            <w:vAlign w:val="center"/>
          </w:tcPr>
          <w:p w14:paraId="23F38CB0" w14:textId="68D46B38" w:rsidR="004E3F80" w:rsidRDefault="004E3F80" w:rsidP="004E3F80">
            <w:pPr>
              <w:ind w:left="113"/>
              <w:rPr>
                <w:rFonts w:cs="Arial"/>
                <w:sz w:val="22"/>
                <w:szCs w:val="22"/>
              </w:rPr>
            </w:pPr>
            <w:r>
              <w:rPr>
                <w:rFonts w:cs="Arial"/>
                <w:color w:val="000000"/>
              </w:rPr>
              <w:t>Arbeitspaket</w:t>
            </w:r>
          </w:p>
        </w:tc>
        <w:tc>
          <w:tcPr>
            <w:tcW w:w="4892" w:type="dxa"/>
            <w:vAlign w:val="center"/>
          </w:tcPr>
          <w:p w14:paraId="51690F42" w14:textId="1116B69E" w:rsidR="004E3F80" w:rsidRDefault="004E3F80" w:rsidP="004E3F80">
            <w:pPr>
              <w:ind w:left="113"/>
              <w:rPr>
                <w:rFonts w:cs="Arial"/>
                <w:sz w:val="22"/>
                <w:szCs w:val="22"/>
              </w:rPr>
            </w:pPr>
            <w:r>
              <w:rPr>
                <w:rFonts w:cs="Arial"/>
                <w:color w:val="000000"/>
              </w:rPr>
              <w:t>Element m Projektstrukturplan</w:t>
            </w:r>
          </w:p>
        </w:tc>
      </w:tr>
      <w:tr w:rsidR="004E3F80" w:rsidRPr="000307D7" w14:paraId="2B1347C7" w14:textId="77777777" w:rsidTr="00EA3CF1">
        <w:trPr>
          <w:cantSplit/>
        </w:trPr>
        <w:tc>
          <w:tcPr>
            <w:tcW w:w="1736" w:type="dxa"/>
            <w:vAlign w:val="center"/>
          </w:tcPr>
          <w:p w14:paraId="0DBEA624" w14:textId="59422D3E" w:rsidR="004E3F80" w:rsidRPr="000307D7" w:rsidRDefault="004E3F80" w:rsidP="004E3F80">
            <w:pPr>
              <w:ind w:left="113"/>
              <w:rPr>
                <w:rFonts w:cs="Arial"/>
                <w:sz w:val="22"/>
                <w:szCs w:val="22"/>
              </w:rPr>
            </w:pPr>
            <w:r>
              <w:rPr>
                <w:rFonts w:cs="Arial"/>
                <w:color w:val="000000"/>
              </w:rPr>
              <w:t>BaFin</w:t>
            </w:r>
          </w:p>
        </w:tc>
        <w:tc>
          <w:tcPr>
            <w:tcW w:w="3000" w:type="dxa"/>
            <w:vAlign w:val="bottom"/>
          </w:tcPr>
          <w:p w14:paraId="65F869B3" w14:textId="3E0E1192" w:rsidR="004E3F80" w:rsidRPr="000307D7" w:rsidRDefault="004E3F80" w:rsidP="004E3F80">
            <w:pPr>
              <w:ind w:left="113"/>
              <w:rPr>
                <w:rFonts w:cs="Arial"/>
                <w:sz w:val="22"/>
                <w:szCs w:val="22"/>
              </w:rPr>
            </w:pPr>
            <w:r>
              <w:rPr>
                <w:rFonts w:cs="Arial"/>
                <w:color w:val="000000"/>
              </w:rPr>
              <w:t>Bundesanstalt für Finanzdienstleistungsaufsicht</w:t>
            </w:r>
          </w:p>
        </w:tc>
        <w:tc>
          <w:tcPr>
            <w:tcW w:w="4892" w:type="dxa"/>
            <w:vAlign w:val="center"/>
          </w:tcPr>
          <w:p w14:paraId="05FBE1D4" w14:textId="68681B43" w:rsidR="004E3F80" w:rsidRPr="000307D7" w:rsidRDefault="004E3F80" w:rsidP="004E3F80">
            <w:pPr>
              <w:ind w:left="113"/>
              <w:rPr>
                <w:rFonts w:cs="Arial"/>
                <w:sz w:val="22"/>
                <w:szCs w:val="22"/>
              </w:rPr>
            </w:pPr>
            <w:r>
              <w:rPr>
                <w:rFonts w:cs="Arial"/>
                <w:color w:val="000000"/>
              </w:rPr>
              <w:t>Vereinigt die Aufsicht über Banken und Finanzdienstleister, Versicherer und den Wertpapierhandel unter einem Dach.</w:t>
            </w:r>
          </w:p>
        </w:tc>
      </w:tr>
      <w:tr w:rsidR="004E3F80" w:rsidRPr="000307D7" w14:paraId="1595F29A" w14:textId="77777777" w:rsidTr="00EA3CF1">
        <w:trPr>
          <w:cantSplit/>
        </w:trPr>
        <w:tc>
          <w:tcPr>
            <w:tcW w:w="1736" w:type="dxa"/>
            <w:vAlign w:val="center"/>
          </w:tcPr>
          <w:p w14:paraId="1DB554E4" w14:textId="56D3F03F" w:rsidR="004E3F80" w:rsidRPr="000307D7" w:rsidRDefault="004E3F80" w:rsidP="004E3F80">
            <w:pPr>
              <w:ind w:left="113"/>
              <w:rPr>
                <w:rFonts w:cs="Arial"/>
                <w:sz w:val="22"/>
                <w:szCs w:val="22"/>
              </w:rPr>
            </w:pPr>
            <w:r>
              <w:rPr>
                <w:rFonts w:cs="Arial"/>
                <w:color w:val="000000"/>
              </w:rPr>
              <w:t>EOS</w:t>
            </w:r>
          </w:p>
        </w:tc>
        <w:tc>
          <w:tcPr>
            <w:tcW w:w="3000" w:type="dxa"/>
            <w:vAlign w:val="center"/>
          </w:tcPr>
          <w:p w14:paraId="50868020" w14:textId="78B4E222" w:rsidR="004E3F80" w:rsidRPr="000307D7" w:rsidRDefault="004E3F80" w:rsidP="004E3F80">
            <w:pPr>
              <w:ind w:left="113"/>
              <w:rPr>
                <w:rFonts w:cs="Arial"/>
                <w:sz w:val="22"/>
                <w:szCs w:val="22"/>
              </w:rPr>
            </w:pPr>
            <w:r>
              <w:rPr>
                <w:rFonts w:cs="Arial"/>
                <w:color w:val="000000"/>
              </w:rPr>
              <w:t>End-of-Service</w:t>
            </w:r>
          </w:p>
        </w:tc>
        <w:tc>
          <w:tcPr>
            <w:tcW w:w="4892" w:type="dxa"/>
            <w:vAlign w:val="center"/>
          </w:tcPr>
          <w:p w14:paraId="52EE2889" w14:textId="0C332538" w:rsidR="004E3F80" w:rsidRPr="000307D7" w:rsidRDefault="004E3F80" w:rsidP="004E3F80">
            <w:pPr>
              <w:ind w:left="113"/>
              <w:rPr>
                <w:rFonts w:cs="Arial"/>
                <w:sz w:val="22"/>
                <w:szCs w:val="22"/>
              </w:rPr>
            </w:pPr>
            <w:r>
              <w:rPr>
                <w:rFonts w:cs="Arial"/>
                <w:color w:val="000000"/>
              </w:rPr>
              <w:t>Bezeichnung für elektronische Produkte, für die der Hersteller keinen Service oder Support mehr anbietet.</w:t>
            </w:r>
          </w:p>
        </w:tc>
      </w:tr>
      <w:tr w:rsidR="004E3F80" w:rsidRPr="000307D7" w14:paraId="4D9ABF56" w14:textId="77777777" w:rsidTr="00EA3CF1">
        <w:trPr>
          <w:cantSplit/>
        </w:trPr>
        <w:tc>
          <w:tcPr>
            <w:tcW w:w="1736" w:type="dxa"/>
            <w:vAlign w:val="center"/>
          </w:tcPr>
          <w:p w14:paraId="3488C7D3" w14:textId="06877D25" w:rsidR="004E3F80" w:rsidRPr="000307D7" w:rsidRDefault="004E3F80" w:rsidP="004E3F80">
            <w:pPr>
              <w:ind w:left="113"/>
              <w:rPr>
                <w:rFonts w:cs="Arial"/>
                <w:sz w:val="22"/>
                <w:szCs w:val="22"/>
              </w:rPr>
            </w:pPr>
            <w:r>
              <w:rPr>
                <w:rFonts w:cs="Arial"/>
                <w:color w:val="000000"/>
              </w:rPr>
              <w:t xml:space="preserve">FP </w:t>
            </w:r>
          </w:p>
        </w:tc>
        <w:tc>
          <w:tcPr>
            <w:tcW w:w="3000" w:type="dxa"/>
            <w:vAlign w:val="center"/>
          </w:tcPr>
          <w:p w14:paraId="7E66C73C" w14:textId="0EEB685A" w:rsidR="004E3F80" w:rsidRPr="000307D7" w:rsidRDefault="004E3F80" w:rsidP="004E3F80">
            <w:pPr>
              <w:ind w:left="113"/>
              <w:rPr>
                <w:rFonts w:cs="Arial"/>
                <w:sz w:val="22"/>
                <w:szCs w:val="22"/>
              </w:rPr>
            </w:pPr>
            <w:r>
              <w:rPr>
                <w:rFonts w:cs="Arial"/>
                <w:color w:val="000000"/>
              </w:rPr>
              <w:t>Fachpromotor</w:t>
            </w:r>
          </w:p>
        </w:tc>
        <w:tc>
          <w:tcPr>
            <w:tcW w:w="4892" w:type="dxa"/>
            <w:vAlign w:val="center"/>
          </w:tcPr>
          <w:p w14:paraId="47F643FB" w14:textId="707BEB5A" w:rsidR="004E3F80" w:rsidRPr="000307D7" w:rsidRDefault="004E3F80" w:rsidP="004E3F80">
            <w:pPr>
              <w:ind w:left="113"/>
              <w:rPr>
                <w:rFonts w:cs="Arial"/>
                <w:sz w:val="22"/>
                <w:szCs w:val="22"/>
              </w:rPr>
            </w:pPr>
            <w:r>
              <w:rPr>
                <w:rFonts w:cs="Arial"/>
                <w:color w:val="000000"/>
              </w:rPr>
              <w:t>Person mit Fachkenntnis und Erfahrung</w:t>
            </w:r>
          </w:p>
        </w:tc>
      </w:tr>
      <w:tr w:rsidR="00ED25DB" w:rsidRPr="000307D7" w14:paraId="05360747" w14:textId="77777777" w:rsidTr="00EA3CF1">
        <w:trPr>
          <w:cantSplit/>
        </w:trPr>
        <w:tc>
          <w:tcPr>
            <w:tcW w:w="1736" w:type="dxa"/>
            <w:vAlign w:val="center"/>
          </w:tcPr>
          <w:p w14:paraId="44AB2733" w14:textId="64C92436" w:rsidR="00ED25DB" w:rsidRPr="000307D7" w:rsidRDefault="00ED25DB" w:rsidP="00ED25DB">
            <w:pPr>
              <w:ind w:left="113"/>
              <w:rPr>
                <w:rFonts w:cs="Arial"/>
                <w:sz w:val="22"/>
                <w:szCs w:val="22"/>
              </w:rPr>
            </w:pPr>
            <w:r>
              <w:rPr>
                <w:rFonts w:cs="Arial"/>
                <w:color w:val="000000"/>
              </w:rPr>
              <w:t>IT</w:t>
            </w:r>
          </w:p>
        </w:tc>
        <w:tc>
          <w:tcPr>
            <w:tcW w:w="3000" w:type="dxa"/>
            <w:vAlign w:val="center"/>
          </w:tcPr>
          <w:p w14:paraId="750BAB03" w14:textId="0E374631" w:rsidR="00ED25DB" w:rsidRPr="000307D7" w:rsidRDefault="00ED25DB" w:rsidP="00ED25DB">
            <w:pPr>
              <w:ind w:left="113"/>
              <w:rPr>
                <w:rFonts w:cs="Arial"/>
                <w:sz w:val="22"/>
                <w:szCs w:val="22"/>
              </w:rPr>
            </w:pPr>
            <w:r>
              <w:rPr>
                <w:rFonts w:cs="Arial"/>
                <w:noProof/>
                <w:color w:val="000000"/>
              </w:rPr>
              <w:t>Informationstechnologie</w:t>
            </w:r>
          </w:p>
        </w:tc>
        <w:tc>
          <w:tcPr>
            <w:tcW w:w="4892" w:type="dxa"/>
            <w:vAlign w:val="center"/>
          </w:tcPr>
          <w:p w14:paraId="5BAC89F9" w14:textId="1E9C58E1" w:rsidR="00ED25DB" w:rsidRPr="000307D7" w:rsidRDefault="00ED25DB" w:rsidP="00ED25DB">
            <w:pPr>
              <w:ind w:left="113"/>
              <w:rPr>
                <w:rFonts w:cs="Arial"/>
                <w:sz w:val="22"/>
                <w:szCs w:val="22"/>
              </w:rPr>
            </w:pPr>
            <w:r>
              <w:rPr>
                <w:rFonts w:cs="Arial"/>
                <w:noProof/>
                <w:color w:val="000000"/>
              </w:rPr>
              <w:t>Oberbegriff für die Informations- und Datenverarbeitung</w:t>
            </w:r>
          </w:p>
        </w:tc>
      </w:tr>
      <w:tr w:rsidR="00ED25DB" w:rsidRPr="000307D7" w14:paraId="0D3175D4" w14:textId="77777777" w:rsidTr="00EA3CF1">
        <w:trPr>
          <w:cantSplit/>
        </w:trPr>
        <w:tc>
          <w:tcPr>
            <w:tcW w:w="1736" w:type="dxa"/>
            <w:vAlign w:val="center"/>
          </w:tcPr>
          <w:p w14:paraId="04C1DEE7" w14:textId="49E73193" w:rsidR="00ED25DB" w:rsidRPr="000307D7" w:rsidRDefault="00ED25DB" w:rsidP="00ED25DB">
            <w:pPr>
              <w:ind w:left="113"/>
              <w:rPr>
                <w:rFonts w:cs="Arial"/>
                <w:sz w:val="22"/>
                <w:szCs w:val="22"/>
              </w:rPr>
            </w:pPr>
            <w:r>
              <w:rPr>
                <w:rFonts w:cs="Arial"/>
                <w:color w:val="000000"/>
              </w:rPr>
              <w:t>JF</w:t>
            </w:r>
          </w:p>
        </w:tc>
        <w:tc>
          <w:tcPr>
            <w:tcW w:w="3000" w:type="dxa"/>
            <w:vAlign w:val="bottom"/>
          </w:tcPr>
          <w:p w14:paraId="1C90E88F" w14:textId="6A670059" w:rsidR="00ED25DB" w:rsidRPr="000307D7" w:rsidRDefault="00ED25DB" w:rsidP="00ED25DB">
            <w:pPr>
              <w:ind w:left="113"/>
              <w:rPr>
                <w:rFonts w:cs="Arial"/>
                <w:sz w:val="22"/>
                <w:szCs w:val="22"/>
              </w:rPr>
            </w:pPr>
            <w:r>
              <w:rPr>
                <w:rFonts w:cs="Arial"/>
                <w:color w:val="000000"/>
              </w:rPr>
              <w:t>Jour Fixé</w:t>
            </w:r>
          </w:p>
        </w:tc>
        <w:tc>
          <w:tcPr>
            <w:tcW w:w="4892" w:type="dxa"/>
            <w:vAlign w:val="bottom"/>
          </w:tcPr>
          <w:p w14:paraId="7E3688F7" w14:textId="6D874ECA" w:rsidR="00ED25DB" w:rsidRPr="000307D7" w:rsidRDefault="00ED25DB" w:rsidP="00ED25DB">
            <w:pPr>
              <w:ind w:left="113"/>
              <w:rPr>
                <w:rFonts w:cs="Arial"/>
                <w:sz w:val="22"/>
                <w:szCs w:val="22"/>
              </w:rPr>
            </w:pPr>
            <w:r>
              <w:rPr>
                <w:rFonts w:cs="Arial"/>
                <w:color w:val="000000"/>
              </w:rPr>
              <w:t>Ein regelmäßig (an einem bestimmten Wochentag) stattfindendes Treffen eines bestimmten Personenkreises</w:t>
            </w:r>
          </w:p>
        </w:tc>
      </w:tr>
      <w:tr w:rsidR="00ED25DB" w:rsidRPr="000307D7" w14:paraId="4C69A852" w14:textId="77777777" w:rsidTr="00EA3CF1">
        <w:trPr>
          <w:cantSplit/>
        </w:trPr>
        <w:tc>
          <w:tcPr>
            <w:tcW w:w="1736" w:type="dxa"/>
            <w:vAlign w:val="center"/>
          </w:tcPr>
          <w:p w14:paraId="16FD25DA" w14:textId="7AE69A3C" w:rsidR="00ED25DB" w:rsidRPr="000307D7" w:rsidRDefault="00ED25DB" w:rsidP="00ED25DB">
            <w:pPr>
              <w:ind w:left="113"/>
              <w:rPr>
                <w:rFonts w:cs="Arial"/>
                <w:sz w:val="22"/>
                <w:szCs w:val="22"/>
              </w:rPr>
            </w:pPr>
            <w:r>
              <w:rPr>
                <w:rFonts w:cs="Arial"/>
                <w:color w:val="000000"/>
              </w:rPr>
              <w:t>KW(0-52)</w:t>
            </w:r>
          </w:p>
        </w:tc>
        <w:tc>
          <w:tcPr>
            <w:tcW w:w="3000" w:type="dxa"/>
            <w:vAlign w:val="center"/>
          </w:tcPr>
          <w:p w14:paraId="08A1E089" w14:textId="7BB7DD90" w:rsidR="00ED25DB" w:rsidRPr="000307D7" w:rsidRDefault="00ED25DB" w:rsidP="00ED25DB">
            <w:pPr>
              <w:ind w:left="113"/>
              <w:rPr>
                <w:rFonts w:cs="Arial"/>
                <w:sz w:val="22"/>
                <w:szCs w:val="22"/>
              </w:rPr>
            </w:pPr>
            <w:r>
              <w:rPr>
                <w:rFonts w:cs="Arial"/>
                <w:color w:val="000000"/>
              </w:rPr>
              <w:t>Kalenderwoche (0-52)</w:t>
            </w:r>
          </w:p>
        </w:tc>
        <w:tc>
          <w:tcPr>
            <w:tcW w:w="4892" w:type="dxa"/>
            <w:vAlign w:val="center"/>
          </w:tcPr>
          <w:p w14:paraId="452F8E0F" w14:textId="57BBE18F" w:rsidR="00ED25DB" w:rsidRPr="000307D7" w:rsidRDefault="00ED25DB" w:rsidP="00ED25DB">
            <w:pPr>
              <w:ind w:left="113"/>
              <w:rPr>
                <w:rFonts w:cs="Arial"/>
                <w:sz w:val="22"/>
                <w:szCs w:val="22"/>
              </w:rPr>
            </w:pPr>
            <w:r>
              <w:rPr>
                <w:rFonts w:cs="Arial"/>
                <w:color w:val="000000"/>
              </w:rPr>
              <w:t>Durchnummerierte Woche des Jahreskalenders</w:t>
            </w:r>
          </w:p>
        </w:tc>
      </w:tr>
      <w:tr w:rsidR="00ED25DB" w:rsidRPr="000307D7" w14:paraId="7FD7C2BF" w14:textId="77777777" w:rsidTr="00EA3CF1">
        <w:trPr>
          <w:cantSplit/>
        </w:trPr>
        <w:tc>
          <w:tcPr>
            <w:tcW w:w="1736" w:type="dxa"/>
            <w:vAlign w:val="center"/>
          </w:tcPr>
          <w:p w14:paraId="2F889F41" w14:textId="5DC91BB7" w:rsidR="00ED25DB" w:rsidRPr="000307D7" w:rsidRDefault="00ED25DB" w:rsidP="00ED25DB">
            <w:pPr>
              <w:ind w:left="113"/>
              <w:rPr>
                <w:rFonts w:cs="Arial"/>
                <w:sz w:val="22"/>
                <w:szCs w:val="22"/>
              </w:rPr>
            </w:pPr>
            <w:r>
              <w:rPr>
                <w:rFonts w:cs="Arial"/>
                <w:color w:val="000000"/>
              </w:rPr>
              <w:t>MaRisk</w:t>
            </w:r>
          </w:p>
        </w:tc>
        <w:tc>
          <w:tcPr>
            <w:tcW w:w="3000" w:type="dxa"/>
            <w:vAlign w:val="center"/>
          </w:tcPr>
          <w:p w14:paraId="27525B47" w14:textId="0739237C" w:rsidR="00ED25DB" w:rsidRPr="000307D7" w:rsidRDefault="00ED25DB" w:rsidP="00ED25DB">
            <w:pPr>
              <w:ind w:left="113"/>
              <w:rPr>
                <w:rFonts w:cs="Arial"/>
                <w:sz w:val="22"/>
                <w:szCs w:val="22"/>
              </w:rPr>
            </w:pPr>
            <w:r>
              <w:rPr>
                <w:rFonts w:cs="Arial"/>
                <w:color w:val="000000"/>
              </w:rPr>
              <w:t>Mindestanforderungen an das Risikomanagement</w:t>
            </w:r>
          </w:p>
        </w:tc>
        <w:tc>
          <w:tcPr>
            <w:tcW w:w="4892" w:type="dxa"/>
            <w:vAlign w:val="center"/>
          </w:tcPr>
          <w:p w14:paraId="1D848464" w14:textId="4BD1CD1D" w:rsidR="00ED25DB" w:rsidRPr="000307D7" w:rsidRDefault="00ED25DB" w:rsidP="00ED25DB">
            <w:pPr>
              <w:ind w:left="113"/>
              <w:rPr>
                <w:rFonts w:cs="Arial"/>
                <w:sz w:val="22"/>
                <w:szCs w:val="22"/>
              </w:rPr>
            </w:pPr>
            <w:r>
              <w:rPr>
                <w:rFonts w:cs="Arial"/>
                <w:color w:val="000000"/>
              </w:rPr>
              <w:t>Die Mindestanforderungen an das Risikomanagement (MaRisk ) sind das zentrale Regelwerk der qualitativen Bankenaufsicht</w:t>
            </w:r>
          </w:p>
        </w:tc>
      </w:tr>
      <w:tr w:rsidR="00ED25DB" w:rsidRPr="000307D7" w14:paraId="088D9E43" w14:textId="77777777" w:rsidTr="00EA3CF1">
        <w:trPr>
          <w:cantSplit/>
        </w:trPr>
        <w:tc>
          <w:tcPr>
            <w:tcW w:w="1736" w:type="dxa"/>
            <w:vAlign w:val="center"/>
          </w:tcPr>
          <w:p w14:paraId="48C59D89" w14:textId="128E0198" w:rsidR="00ED25DB" w:rsidRPr="000307D7" w:rsidRDefault="00ED25DB" w:rsidP="00ED25DB">
            <w:pPr>
              <w:ind w:left="113"/>
              <w:rPr>
                <w:rFonts w:cs="Arial"/>
                <w:sz w:val="22"/>
                <w:szCs w:val="22"/>
              </w:rPr>
            </w:pPr>
            <w:r>
              <w:rPr>
                <w:rFonts w:cs="Arial"/>
                <w:color w:val="000000"/>
              </w:rPr>
              <w:t>MP</w:t>
            </w:r>
          </w:p>
        </w:tc>
        <w:tc>
          <w:tcPr>
            <w:tcW w:w="3000" w:type="dxa"/>
            <w:vAlign w:val="center"/>
          </w:tcPr>
          <w:p w14:paraId="603961C4" w14:textId="6CDFEC86" w:rsidR="00ED25DB" w:rsidRPr="000307D7" w:rsidRDefault="00ED25DB" w:rsidP="00ED25DB">
            <w:pPr>
              <w:ind w:left="113"/>
              <w:rPr>
                <w:rFonts w:cs="Arial"/>
                <w:sz w:val="22"/>
                <w:szCs w:val="22"/>
              </w:rPr>
            </w:pPr>
            <w:r>
              <w:rPr>
                <w:rFonts w:cs="Arial"/>
                <w:color w:val="000000"/>
              </w:rPr>
              <w:t>Machtpromotor</w:t>
            </w:r>
          </w:p>
        </w:tc>
        <w:tc>
          <w:tcPr>
            <w:tcW w:w="4892" w:type="dxa"/>
            <w:vAlign w:val="center"/>
          </w:tcPr>
          <w:p w14:paraId="1468839B" w14:textId="6581B562" w:rsidR="00ED25DB" w:rsidRPr="000307D7" w:rsidRDefault="00ED25DB" w:rsidP="00ED25DB">
            <w:pPr>
              <w:ind w:left="113"/>
              <w:rPr>
                <w:rFonts w:cs="Arial"/>
                <w:sz w:val="22"/>
                <w:szCs w:val="22"/>
              </w:rPr>
            </w:pPr>
            <w:r>
              <w:rPr>
                <w:rFonts w:cs="Arial"/>
                <w:color w:val="000000"/>
              </w:rPr>
              <w:t>Person mit hierarisch legitimer Macht</w:t>
            </w:r>
          </w:p>
        </w:tc>
      </w:tr>
      <w:tr w:rsidR="00ED25DB" w:rsidRPr="000307D7" w14:paraId="3FC5BC16" w14:textId="77777777" w:rsidTr="00EA3CF1">
        <w:trPr>
          <w:cantSplit/>
        </w:trPr>
        <w:tc>
          <w:tcPr>
            <w:tcW w:w="1736" w:type="dxa"/>
            <w:vAlign w:val="center"/>
          </w:tcPr>
          <w:p w14:paraId="74464F7F" w14:textId="3C184F3D" w:rsidR="00ED25DB" w:rsidRPr="000307D7" w:rsidRDefault="00ED25DB" w:rsidP="00ED25DB">
            <w:pPr>
              <w:ind w:left="113"/>
              <w:rPr>
                <w:rFonts w:cs="Arial"/>
                <w:sz w:val="22"/>
                <w:szCs w:val="22"/>
              </w:rPr>
            </w:pPr>
            <w:r>
              <w:rPr>
                <w:rFonts w:cs="Arial"/>
                <w:color w:val="000000"/>
              </w:rPr>
              <w:t>OPL</w:t>
            </w:r>
          </w:p>
        </w:tc>
        <w:tc>
          <w:tcPr>
            <w:tcW w:w="3000" w:type="dxa"/>
            <w:vAlign w:val="center"/>
          </w:tcPr>
          <w:p w14:paraId="4864A5FC" w14:textId="0BA49A73" w:rsidR="00ED25DB" w:rsidRPr="000307D7" w:rsidRDefault="00ED25DB" w:rsidP="00ED25DB">
            <w:pPr>
              <w:ind w:left="113"/>
              <w:rPr>
                <w:rFonts w:cs="Arial"/>
                <w:sz w:val="22"/>
                <w:szCs w:val="22"/>
              </w:rPr>
            </w:pPr>
            <w:r>
              <w:rPr>
                <w:rFonts w:cs="Arial"/>
                <w:color w:val="000000"/>
              </w:rPr>
              <w:t>Offene Punkte Liste</w:t>
            </w:r>
          </w:p>
        </w:tc>
        <w:tc>
          <w:tcPr>
            <w:tcW w:w="4892" w:type="dxa"/>
            <w:vAlign w:val="center"/>
          </w:tcPr>
          <w:p w14:paraId="58408F49" w14:textId="65F064B3" w:rsidR="00ED25DB" w:rsidRPr="000307D7" w:rsidRDefault="00ED25DB" w:rsidP="00ED25DB">
            <w:pPr>
              <w:ind w:left="113"/>
              <w:rPr>
                <w:rFonts w:cs="Arial"/>
                <w:sz w:val="22"/>
                <w:szCs w:val="22"/>
              </w:rPr>
            </w:pPr>
            <w:r>
              <w:rPr>
                <w:rFonts w:cs="Arial"/>
                <w:color w:val="000000"/>
              </w:rPr>
              <w:t>Die offene Punkte Liste ist ein zentrales Dokument zur Qualitätssicherung und Steuerung von Projekten</w:t>
            </w:r>
          </w:p>
        </w:tc>
      </w:tr>
      <w:tr w:rsidR="00ED25DB" w:rsidRPr="000307D7" w14:paraId="10C75E62" w14:textId="77777777" w:rsidTr="00EA3CF1">
        <w:trPr>
          <w:cantSplit/>
        </w:trPr>
        <w:tc>
          <w:tcPr>
            <w:tcW w:w="1736" w:type="dxa"/>
            <w:vAlign w:val="center"/>
          </w:tcPr>
          <w:p w14:paraId="45521052" w14:textId="770604C8" w:rsidR="00ED25DB" w:rsidRPr="000307D7" w:rsidRDefault="00ED25DB" w:rsidP="00ED25DB">
            <w:pPr>
              <w:ind w:left="113"/>
              <w:rPr>
                <w:rFonts w:cs="Arial"/>
                <w:sz w:val="22"/>
                <w:szCs w:val="22"/>
              </w:rPr>
            </w:pPr>
            <w:r>
              <w:rPr>
                <w:rFonts w:cs="Arial"/>
                <w:color w:val="000000"/>
              </w:rPr>
              <w:t>PL</w:t>
            </w:r>
          </w:p>
        </w:tc>
        <w:tc>
          <w:tcPr>
            <w:tcW w:w="3000" w:type="dxa"/>
            <w:vAlign w:val="center"/>
          </w:tcPr>
          <w:p w14:paraId="7848FDE4" w14:textId="3CF26391" w:rsidR="00ED25DB" w:rsidRPr="000307D7" w:rsidRDefault="00ED25DB" w:rsidP="00ED25DB">
            <w:pPr>
              <w:ind w:left="113"/>
              <w:rPr>
                <w:rFonts w:cs="Arial"/>
                <w:sz w:val="22"/>
                <w:szCs w:val="22"/>
              </w:rPr>
            </w:pPr>
            <w:r>
              <w:rPr>
                <w:rFonts w:cs="Arial"/>
                <w:color w:val="000000"/>
              </w:rPr>
              <w:t>Projektleiter/in</w:t>
            </w:r>
          </w:p>
        </w:tc>
        <w:tc>
          <w:tcPr>
            <w:tcW w:w="4892" w:type="dxa"/>
            <w:vAlign w:val="center"/>
          </w:tcPr>
          <w:p w14:paraId="23410772" w14:textId="39E295B5" w:rsidR="00ED25DB" w:rsidRPr="000307D7" w:rsidRDefault="00ED25DB" w:rsidP="00ED25DB">
            <w:pPr>
              <w:ind w:left="113"/>
              <w:rPr>
                <w:rFonts w:cs="Arial"/>
                <w:sz w:val="22"/>
                <w:szCs w:val="22"/>
              </w:rPr>
            </w:pPr>
            <w:r>
              <w:rPr>
                <w:rFonts w:cs="Arial"/>
                <w:color w:val="000000"/>
              </w:rPr>
              <w:t>Für die Projektleitung verantwortliche Person</w:t>
            </w:r>
          </w:p>
        </w:tc>
      </w:tr>
      <w:tr w:rsidR="00ED25DB" w:rsidRPr="000307D7" w14:paraId="760192A0" w14:textId="77777777" w:rsidTr="00EA3CF1">
        <w:trPr>
          <w:cantSplit/>
        </w:trPr>
        <w:tc>
          <w:tcPr>
            <w:tcW w:w="1736" w:type="dxa"/>
            <w:vAlign w:val="center"/>
          </w:tcPr>
          <w:p w14:paraId="1DF4F2CC" w14:textId="3EB34D56" w:rsidR="00ED25DB" w:rsidRPr="000307D7" w:rsidRDefault="00ED25DB" w:rsidP="00ED25DB">
            <w:pPr>
              <w:ind w:left="113"/>
              <w:rPr>
                <w:rFonts w:cs="Arial"/>
                <w:sz w:val="22"/>
                <w:szCs w:val="22"/>
              </w:rPr>
            </w:pPr>
            <w:r>
              <w:rPr>
                <w:rFonts w:cs="Arial"/>
                <w:color w:val="000000"/>
              </w:rPr>
              <w:t>PO</w:t>
            </w:r>
          </w:p>
        </w:tc>
        <w:tc>
          <w:tcPr>
            <w:tcW w:w="3000" w:type="dxa"/>
            <w:vAlign w:val="bottom"/>
          </w:tcPr>
          <w:p w14:paraId="59134636" w14:textId="7FAABAD6" w:rsidR="00ED25DB" w:rsidRPr="000307D7" w:rsidRDefault="00ED25DB" w:rsidP="00ED25DB">
            <w:pPr>
              <w:ind w:left="113"/>
              <w:rPr>
                <w:rFonts w:cs="Arial"/>
                <w:sz w:val="22"/>
                <w:szCs w:val="22"/>
              </w:rPr>
            </w:pPr>
            <w:r>
              <w:rPr>
                <w:rFonts w:cs="Arial"/>
                <w:color w:val="000000"/>
              </w:rPr>
              <w:t>Projekt Office</w:t>
            </w:r>
          </w:p>
        </w:tc>
        <w:tc>
          <w:tcPr>
            <w:tcW w:w="4892" w:type="dxa"/>
            <w:vAlign w:val="bottom"/>
          </w:tcPr>
          <w:p w14:paraId="5379781B" w14:textId="53CE9D20" w:rsidR="00ED25DB" w:rsidRPr="000307D7" w:rsidRDefault="00ED25DB" w:rsidP="00ED25DB">
            <w:pPr>
              <w:ind w:left="113"/>
              <w:rPr>
                <w:rFonts w:cs="Arial"/>
                <w:sz w:val="22"/>
                <w:szCs w:val="22"/>
              </w:rPr>
            </w:pPr>
            <w:r>
              <w:rPr>
                <w:rFonts w:cs="Arial"/>
                <w:color w:val="000000"/>
              </w:rPr>
              <w:t>Unterstützt die Projektleitung bei der Administration und Organisation des Projekts.</w:t>
            </w:r>
          </w:p>
        </w:tc>
      </w:tr>
      <w:tr w:rsidR="00ED25DB" w:rsidRPr="000307D7" w14:paraId="5021D1D0" w14:textId="77777777" w:rsidTr="00EA3CF1">
        <w:trPr>
          <w:cantSplit/>
        </w:trPr>
        <w:tc>
          <w:tcPr>
            <w:tcW w:w="1736" w:type="dxa"/>
            <w:vAlign w:val="center"/>
          </w:tcPr>
          <w:p w14:paraId="08E4549C" w14:textId="386EB85B" w:rsidR="00ED25DB" w:rsidRPr="000307D7" w:rsidRDefault="00ED25DB" w:rsidP="00ED25DB">
            <w:pPr>
              <w:ind w:left="113"/>
              <w:rPr>
                <w:rFonts w:cs="Arial"/>
                <w:sz w:val="22"/>
                <w:szCs w:val="22"/>
              </w:rPr>
            </w:pPr>
            <w:r>
              <w:rPr>
                <w:rFonts w:cs="Arial"/>
                <w:color w:val="000000"/>
              </w:rPr>
              <w:t xml:space="preserve">PSP </w:t>
            </w:r>
          </w:p>
        </w:tc>
        <w:tc>
          <w:tcPr>
            <w:tcW w:w="3000" w:type="dxa"/>
            <w:vAlign w:val="center"/>
          </w:tcPr>
          <w:p w14:paraId="3A8EAA95" w14:textId="0AA34BD6" w:rsidR="00ED25DB" w:rsidRPr="000307D7" w:rsidRDefault="00ED25DB" w:rsidP="00ED25DB">
            <w:pPr>
              <w:ind w:left="113"/>
              <w:rPr>
                <w:rFonts w:cs="Arial"/>
                <w:sz w:val="22"/>
                <w:szCs w:val="22"/>
              </w:rPr>
            </w:pPr>
            <w:r>
              <w:rPr>
                <w:rFonts w:cs="Arial"/>
                <w:color w:val="000000"/>
              </w:rPr>
              <w:t>Projektstrukturplan</w:t>
            </w:r>
          </w:p>
        </w:tc>
        <w:tc>
          <w:tcPr>
            <w:tcW w:w="4892" w:type="dxa"/>
            <w:vAlign w:val="center"/>
          </w:tcPr>
          <w:p w14:paraId="0E32DBAA" w14:textId="35A0FCE0" w:rsidR="00ED25DB" w:rsidRPr="000307D7" w:rsidRDefault="00ED25DB" w:rsidP="00ED25DB">
            <w:pPr>
              <w:ind w:left="113"/>
              <w:rPr>
                <w:rFonts w:cs="Arial"/>
                <w:sz w:val="22"/>
                <w:szCs w:val="22"/>
              </w:rPr>
            </w:pPr>
            <w:r>
              <w:rPr>
                <w:rFonts w:cs="Arial"/>
                <w:color w:val="000000"/>
              </w:rPr>
              <w:t>Zentrales Ordnungsinstrument im Projekt</w:t>
            </w:r>
          </w:p>
        </w:tc>
      </w:tr>
      <w:tr w:rsidR="00ED25DB" w:rsidRPr="000307D7" w14:paraId="47590C9B" w14:textId="77777777" w:rsidTr="00EA3CF1">
        <w:trPr>
          <w:cantSplit/>
        </w:trPr>
        <w:tc>
          <w:tcPr>
            <w:tcW w:w="1736" w:type="dxa"/>
            <w:vAlign w:val="center"/>
          </w:tcPr>
          <w:p w14:paraId="22114F89" w14:textId="7C11F6B0" w:rsidR="00ED25DB" w:rsidRPr="000307D7" w:rsidRDefault="00ED25DB" w:rsidP="00ED25DB">
            <w:pPr>
              <w:ind w:left="113"/>
              <w:rPr>
                <w:rFonts w:cs="Arial"/>
                <w:sz w:val="22"/>
                <w:szCs w:val="22"/>
              </w:rPr>
            </w:pPr>
            <w:r>
              <w:rPr>
                <w:rFonts w:cs="Arial"/>
                <w:color w:val="000000"/>
              </w:rPr>
              <w:t>PT</w:t>
            </w:r>
          </w:p>
        </w:tc>
        <w:tc>
          <w:tcPr>
            <w:tcW w:w="3000" w:type="dxa"/>
            <w:vAlign w:val="center"/>
          </w:tcPr>
          <w:p w14:paraId="0D251104" w14:textId="5831AB8E" w:rsidR="00ED25DB" w:rsidRPr="000307D7" w:rsidRDefault="00ED25DB" w:rsidP="00ED25DB">
            <w:pPr>
              <w:ind w:left="113"/>
              <w:rPr>
                <w:rFonts w:cs="Arial"/>
                <w:sz w:val="22"/>
                <w:szCs w:val="22"/>
              </w:rPr>
            </w:pPr>
            <w:r>
              <w:rPr>
                <w:rFonts w:cs="Arial"/>
                <w:noProof/>
                <w:color w:val="000000"/>
              </w:rPr>
              <w:t>Personentage</w:t>
            </w:r>
          </w:p>
        </w:tc>
        <w:tc>
          <w:tcPr>
            <w:tcW w:w="4892" w:type="dxa"/>
            <w:vAlign w:val="center"/>
          </w:tcPr>
          <w:p w14:paraId="620A7C8D" w14:textId="048F5CE7" w:rsidR="00ED25DB" w:rsidRPr="000307D7" w:rsidRDefault="00ED25DB" w:rsidP="00ED25DB">
            <w:pPr>
              <w:ind w:left="113"/>
              <w:rPr>
                <w:rFonts w:cs="Arial"/>
                <w:sz w:val="22"/>
                <w:szCs w:val="22"/>
              </w:rPr>
            </w:pPr>
            <w:r>
              <w:rPr>
                <w:rFonts w:cs="Arial"/>
                <w:noProof/>
                <w:color w:val="000000"/>
              </w:rPr>
              <w:t>Arbeitstage zur Erledigung einer Aufgabe durch eine Person</w:t>
            </w:r>
          </w:p>
        </w:tc>
      </w:tr>
      <w:tr w:rsidR="00ED25DB" w:rsidRPr="000307D7" w14:paraId="0BB84230" w14:textId="77777777" w:rsidTr="00EA3CF1">
        <w:trPr>
          <w:cantSplit/>
        </w:trPr>
        <w:tc>
          <w:tcPr>
            <w:tcW w:w="1736" w:type="dxa"/>
            <w:vAlign w:val="center"/>
          </w:tcPr>
          <w:p w14:paraId="5DD5B3FD" w14:textId="0AEBB621" w:rsidR="00ED25DB" w:rsidRPr="000307D7" w:rsidRDefault="00ED25DB" w:rsidP="00ED25DB">
            <w:pPr>
              <w:ind w:left="113"/>
              <w:rPr>
                <w:rFonts w:cs="Arial"/>
                <w:sz w:val="22"/>
                <w:szCs w:val="22"/>
              </w:rPr>
            </w:pPr>
            <w:r>
              <w:rPr>
                <w:rFonts w:cs="Arial"/>
                <w:color w:val="000000"/>
              </w:rPr>
              <w:t xml:space="preserve">QG </w:t>
            </w:r>
          </w:p>
        </w:tc>
        <w:tc>
          <w:tcPr>
            <w:tcW w:w="3000" w:type="dxa"/>
            <w:vAlign w:val="bottom"/>
          </w:tcPr>
          <w:p w14:paraId="6A66E725" w14:textId="0FB6C9E9" w:rsidR="00ED25DB" w:rsidRPr="000307D7" w:rsidRDefault="00ED25DB" w:rsidP="00ED25DB">
            <w:pPr>
              <w:ind w:left="113"/>
              <w:rPr>
                <w:rFonts w:cs="Arial"/>
                <w:sz w:val="22"/>
                <w:szCs w:val="22"/>
              </w:rPr>
            </w:pPr>
            <w:r>
              <w:rPr>
                <w:rFonts w:cs="Arial"/>
                <w:color w:val="000000"/>
              </w:rPr>
              <w:t>Quality Gate</w:t>
            </w:r>
          </w:p>
        </w:tc>
        <w:tc>
          <w:tcPr>
            <w:tcW w:w="4892" w:type="dxa"/>
            <w:vAlign w:val="bottom"/>
          </w:tcPr>
          <w:p w14:paraId="08BE6869" w14:textId="726CB2C7" w:rsidR="00ED25DB" w:rsidRPr="000307D7" w:rsidRDefault="00ED25DB" w:rsidP="00ED25DB">
            <w:pPr>
              <w:ind w:left="113"/>
              <w:rPr>
                <w:rFonts w:cs="Arial"/>
                <w:sz w:val="22"/>
                <w:szCs w:val="22"/>
              </w:rPr>
            </w:pPr>
            <w:r>
              <w:rPr>
                <w:rFonts w:cs="Arial"/>
                <w:color w:val="000000"/>
              </w:rPr>
              <w:t>Sind Punkte, die im Ablauf eines Projekts, bei denen anhand von im Voraus eindeutig bestimmten Qualitätskriterien über die Freigabe des nächsten Projektschrittes entscheiden.</w:t>
            </w:r>
          </w:p>
        </w:tc>
      </w:tr>
      <w:tr w:rsidR="00ED25DB" w:rsidRPr="000307D7" w14:paraId="3BCC749A" w14:textId="77777777" w:rsidTr="00EA3CF1">
        <w:trPr>
          <w:cantSplit/>
        </w:trPr>
        <w:tc>
          <w:tcPr>
            <w:tcW w:w="1736" w:type="dxa"/>
            <w:vAlign w:val="center"/>
          </w:tcPr>
          <w:p w14:paraId="36774041" w14:textId="4F1372E7" w:rsidR="00ED25DB" w:rsidRPr="000307D7" w:rsidRDefault="00ED25DB" w:rsidP="00ED25DB">
            <w:pPr>
              <w:ind w:left="113"/>
              <w:rPr>
                <w:rFonts w:cs="Arial"/>
                <w:sz w:val="22"/>
                <w:szCs w:val="22"/>
              </w:rPr>
            </w:pPr>
            <w:r>
              <w:rPr>
                <w:rFonts w:cs="Arial"/>
                <w:color w:val="000000"/>
              </w:rPr>
              <w:t>R(1-6)</w:t>
            </w:r>
          </w:p>
        </w:tc>
        <w:tc>
          <w:tcPr>
            <w:tcW w:w="3000" w:type="dxa"/>
            <w:vAlign w:val="center"/>
          </w:tcPr>
          <w:p w14:paraId="17E8C89F" w14:textId="382BF670" w:rsidR="00ED25DB" w:rsidRPr="000307D7" w:rsidRDefault="00ED25DB" w:rsidP="00ED25DB">
            <w:pPr>
              <w:ind w:left="113"/>
              <w:rPr>
                <w:rFonts w:cs="Arial"/>
                <w:sz w:val="22"/>
                <w:szCs w:val="22"/>
              </w:rPr>
            </w:pPr>
            <w:r>
              <w:rPr>
                <w:rFonts w:cs="Arial"/>
                <w:color w:val="000000"/>
              </w:rPr>
              <w:t>Risiko (1-6)</w:t>
            </w:r>
          </w:p>
        </w:tc>
        <w:tc>
          <w:tcPr>
            <w:tcW w:w="4892" w:type="dxa"/>
            <w:vAlign w:val="center"/>
          </w:tcPr>
          <w:p w14:paraId="5865286B" w14:textId="0999FD75" w:rsidR="00ED25DB" w:rsidRPr="000307D7" w:rsidRDefault="00ED25DB" w:rsidP="00ED25DB">
            <w:pPr>
              <w:ind w:left="113"/>
              <w:rPr>
                <w:rFonts w:cs="Arial"/>
                <w:sz w:val="22"/>
                <w:szCs w:val="22"/>
              </w:rPr>
            </w:pPr>
            <w:r>
              <w:rPr>
                <w:rFonts w:cs="Arial"/>
                <w:color w:val="000000"/>
              </w:rPr>
              <w:t>Ungeplante Ereignisse mit negativen Auswirkungen</w:t>
            </w:r>
          </w:p>
        </w:tc>
      </w:tr>
      <w:tr w:rsidR="00ED25DB" w:rsidRPr="000307D7" w14:paraId="6FB41638" w14:textId="77777777" w:rsidTr="00EA3CF1">
        <w:trPr>
          <w:cantSplit/>
        </w:trPr>
        <w:tc>
          <w:tcPr>
            <w:tcW w:w="1736" w:type="dxa"/>
            <w:vAlign w:val="center"/>
          </w:tcPr>
          <w:p w14:paraId="590D69F4" w14:textId="739D3204" w:rsidR="00ED25DB" w:rsidRPr="000307D7" w:rsidRDefault="00ED25DB" w:rsidP="00ED25DB">
            <w:pPr>
              <w:ind w:left="113"/>
              <w:rPr>
                <w:rFonts w:cs="Arial"/>
                <w:sz w:val="22"/>
                <w:szCs w:val="22"/>
              </w:rPr>
            </w:pPr>
            <w:r>
              <w:rPr>
                <w:rFonts w:cs="Arial"/>
                <w:color w:val="000000"/>
              </w:rPr>
              <w:t>S(1-7)</w:t>
            </w:r>
          </w:p>
        </w:tc>
        <w:tc>
          <w:tcPr>
            <w:tcW w:w="3000" w:type="dxa"/>
            <w:vAlign w:val="center"/>
          </w:tcPr>
          <w:p w14:paraId="72A68DAE" w14:textId="7094AC5A" w:rsidR="00ED25DB" w:rsidRPr="000307D7" w:rsidRDefault="00ED25DB" w:rsidP="00ED25DB">
            <w:pPr>
              <w:ind w:left="113"/>
              <w:rPr>
                <w:rFonts w:cs="Arial"/>
                <w:sz w:val="22"/>
                <w:szCs w:val="22"/>
              </w:rPr>
            </w:pPr>
            <w:r>
              <w:rPr>
                <w:rFonts w:cs="Arial"/>
                <w:color w:val="000000"/>
              </w:rPr>
              <w:t>Stakeholder (1-7)</w:t>
            </w:r>
          </w:p>
        </w:tc>
        <w:tc>
          <w:tcPr>
            <w:tcW w:w="4892" w:type="dxa"/>
            <w:vAlign w:val="center"/>
          </w:tcPr>
          <w:p w14:paraId="7A963675" w14:textId="12A4DDED" w:rsidR="00ED25DB" w:rsidRPr="000307D7" w:rsidRDefault="00ED25DB" w:rsidP="00ED25DB">
            <w:pPr>
              <w:ind w:left="113"/>
              <w:rPr>
                <w:rFonts w:cs="Arial"/>
                <w:sz w:val="22"/>
                <w:szCs w:val="22"/>
              </w:rPr>
            </w:pPr>
            <w:r>
              <w:rPr>
                <w:rFonts w:cs="Arial"/>
                <w:color w:val="000000"/>
              </w:rPr>
              <w:t>Personen oder Gruppen die Interesse am Projekt haben.</w:t>
            </w:r>
          </w:p>
        </w:tc>
      </w:tr>
      <w:tr w:rsidR="00ED25DB" w:rsidRPr="000307D7" w14:paraId="3B81D441" w14:textId="77777777" w:rsidTr="00EA3CF1">
        <w:trPr>
          <w:cantSplit/>
        </w:trPr>
        <w:tc>
          <w:tcPr>
            <w:tcW w:w="1736" w:type="dxa"/>
            <w:vAlign w:val="center"/>
          </w:tcPr>
          <w:p w14:paraId="7458BC93" w14:textId="59E28FDC" w:rsidR="00ED25DB" w:rsidRPr="000307D7" w:rsidRDefault="00ED25DB" w:rsidP="00ED25DB">
            <w:pPr>
              <w:ind w:left="113"/>
              <w:rPr>
                <w:rFonts w:cs="Arial"/>
                <w:sz w:val="22"/>
                <w:szCs w:val="22"/>
              </w:rPr>
            </w:pPr>
            <w:r>
              <w:rPr>
                <w:rFonts w:cs="Arial"/>
                <w:color w:val="000000"/>
              </w:rPr>
              <w:t>SH</w:t>
            </w:r>
          </w:p>
        </w:tc>
        <w:tc>
          <w:tcPr>
            <w:tcW w:w="3000" w:type="dxa"/>
            <w:vAlign w:val="center"/>
          </w:tcPr>
          <w:p w14:paraId="0B474B84" w14:textId="63B5BEB1" w:rsidR="00ED25DB" w:rsidRPr="000307D7" w:rsidRDefault="00ED25DB" w:rsidP="00ED25DB">
            <w:pPr>
              <w:ind w:left="113"/>
              <w:rPr>
                <w:rFonts w:cs="Arial"/>
                <w:sz w:val="22"/>
                <w:szCs w:val="22"/>
              </w:rPr>
            </w:pPr>
            <w:r>
              <w:rPr>
                <w:rFonts w:cs="Arial"/>
                <w:color w:val="000000"/>
              </w:rPr>
              <w:t>Schadenshöhe</w:t>
            </w:r>
          </w:p>
        </w:tc>
        <w:tc>
          <w:tcPr>
            <w:tcW w:w="4892" w:type="dxa"/>
            <w:vAlign w:val="center"/>
          </w:tcPr>
          <w:p w14:paraId="4928C106" w14:textId="4E6168FD" w:rsidR="00ED25DB" w:rsidRPr="000307D7" w:rsidRDefault="00ED25DB" w:rsidP="00ED25DB">
            <w:pPr>
              <w:ind w:left="113"/>
              <w:rPr>
                <w:rFonts w:cs="Arial"/>
                <w:sz w:val="22"/>
                <w:szCs w:val="22"/>
              </w:rPr>
            </w:pPr>
            <w:r>
              <w:rPr>
                <w:rFonts w:cs="Arial"/>
                <w:color w:val="000000"/>
              </w:rPr>
              <w:t>Beschreibt die Kosten, die entstehen, falls ein  Risiko eintritt.</w:t>
            </w:r>
          </w:p>
        </w:tc>
      </w:tr>
    </w:tbl>
    <w:p w14:paraId="3D81F080" w14:textId="77777777" w:rsidR="00593B27" w:rsidRPr="000307D7" w:rsidRDefault="00593B27" w:rsidP="00593B27">
      <w:pPr>
        <w:pStyle w:val="Absatztextnormal"/>
        <w:ind w:left="0"/>
        <w:rPr>
          <w:sz w:val="22"/>
          <w:szCs w:val="22"/>
        </w:rPr>
      </w:pPr>
    </w:p>
    <w:p w14:paraId="380FC369" w14:textId="7F528C8B" w:rsidR="00D7738D" w:rsidRDefault="00593B27" w:rsidP="00ED25DB">
      <w:pPr>
        <w:pStyle w:val="berschrift2"/>
      </w:pPr>
      <w:bookmarkStart w:id="123" w:name="_Toc142565896"/>
      <w:r>
        <w:t>Glossar</w:t>
      </w:r>
      <w:bookmarkEnd w:id="123"/>
    </w:p>
    <w:p w14:paraId="1CE6BBDD" w14:textId="79F5EEE5" w:rsidR="00ED25DB" w:rsidRPr="00ED25DB" w:rsidRDefault="00ED25DB" w:rsidP="00ED25DB">
      <w:pPr>
        <w:rPr>
          <w:sz w:val="22"/>
          <w:szCs w:val="22"/>
        </w:rPr>
      </w:pPr>
      <w:r w:rsidRPr="00ED25DB">
        <w:rPr>
          <w:sz w:val="22"/>
          <w:szCs w:val="22"/>
        </w:rPr>
        <w:t>Die Erläuterung der Fachbegriffe ist im entsprechenden Kontext erfolgt.</w:t>
      </w:r>
    </w:p>
    <w:p w14:paraId="4FC85D19" w14:textId="77777777" w:rsidR="00593B27" w:rsidRPr="000307D7" w:rsidRDefault="00593B27" w:rsidP="00593B27">
      <w:pPr>
        <w:rPr>
          <w:sz w:val="22"/>
          <w:szCs w:val="22"/>
        </w:rPr>
      </w:pPr>
    </w:p>
    <w:p w14:paraId="54A86CA3" w14:textId="77777777" w:rsidR="000E2089" w:rsidRDefault="000E2089" w:rsidP="000E2089">
      <w:pPr>
        <w:pStyle w:val="berschrift2"/>
      </w:pPr>
      <w:bookmarkStart w:id="124" w:name="_Toc142565897"/>
      <w:r>
        <w:t>Quellenverzeichnis</w:t>
      </w:r>
      <w:bookmarkEnd w:id="124"/>
    </w:p>
    <w:p w14:paraId="797FD702" w14:textId="7ECEE7CC" w:rsidR="000E2089" w:rsidRPr="000307D7" w:rsidRDefault="00ED25DB" w:rsidP="000E2089">
      <w:pPr>
        <w:rPr>
          <w:sz w:val="22"/>
          <w:szCs w:val="22"/>
        </w:rPr>
      </w:pPr>
      <w:r>
        <w:rPr>
          <w:sz w:val="22"/>
          <w:szCs w:val="22"/>
        </w:rPr>
        <w:t>Ohne Quellen</w:t>
      </w:r>
    </w:p>
    <w:p w14:paraId="38685CD7" w14:textId="77777777" w:rsidR="00593B27" w:rsidRDefault="00E973E4" w:rsidP="00593B27">
      <w:pPr>
        <w:pStyle w:val="berschrift2"/>
      </w:pPr>
      <w:r>
        <w:br w:type="page"/>
      </w:r>
      <w:bookmarkStart w:id="125" w:name="_Toc142565898"/>
      <w:r w:rsidR="00593B27">
        <w:lastRenderedPageBreak/>
        <w:t>Abbildungsverzeichnis</w:t>
      </w:r>
      <w:bookmarkEnd w:id="125"/>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7BA2A789" w14:textId="77777777" w:rsidTr="00A339E0">
        <w:trPr>
          <w:cantSplit/>
          <w:tblHeader/>
        </w:trPr>
        <w:tc>
          <w:tcPr>
            <w:tcW w:w="8076" w:type="dxa"/>
            <w:shd w:val="clear" w:color="auto" w:fill="A8D08D"/>
          </w:tcPr>
          <w:p w14:paraId="585FE71B" w14:textId="77777777" w:rsidR="00593B27" w:rsidRPr="002D6BB1" w:rsidRDefault="00593B27" w:rsidP="00881021">
            <w:pPr>
              <w:spacing w:before="60"/>
              <w:ind w:left="113"/>
              <w:rPr>
                <w:rFonts w:cs="Arial"/>
                <w:b/>
                <w:szCs w:val="18"/>
              </w:rPr>
            </w:pPr>
            <w:r w:rsidRPr="002D6BB1">
              <w:rPr>
                <w:rFonts w:cs="Arial"/>
                <w:b/>
                <w:szCs w:val="18"/>
              </w:rPr>
              <w:t>Abbildung</w:t>
            </w:r>
            <w:r>
              <w:rPr>
                <w:rFonts w:cs="Arial"/>
                <w:b/>
                <w:szCs w:val="18"/>
              </w:rPr>
              <w:t>sverzeichnis</w:t>
            </w:r>
            <w:r w:rsidRPr="002D6BB1">
              <w:rPr>
                <w:rFonts w:cs="Arial"/>
                <w:b/>
                <w:szCs w:val="18"/>
              </w:rPr>
              <w:t xml:space="preserve"> </w:t>
            </w:r>
          </w:p>
        </w:tc>
        <w:tc>
          <w:tcPr>
            <w:tcW w:w="1552" w:type="dxa"/>
            <w:shd w:val="clear" w:color="auto" w:fill="A8D08D"/>
          </w:tcPr>
          <w:p w14:paraId="7231CD6C"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2A0223FD" w14:textId="77777777" w:rsidR="001E2DC0" w:rsidRPr="00310B90" w:rsidRDefault="00CD413B">
      <w:pPr>
        <w:pStyle w:val="Abbildungsverzeichni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"Abbildung" </w:instrText>
      </w:r>
      <w:r>
        <w:fldChar w:fldCharType="separate"/>
      </w:r>
      <w:hyperlink w:anchor="_Toc142565813" w:history="1">
        <w:r w:rsidR="001E2DC0" w:rsidRPr="00496D4C">
          <w:rPr>
            <w:rStyle w:val="Hyperlink"/>
            <w:noProof/>
          </w:rPr>
          <w:t>Abbildung 1 Stakeholderportfolio</w:t>
        </w:r>
        <w:r w:rsidR="001E2DC0">
          <w:rPr>
            <w:noProof/>
            <w:webHidden/>
          </w:rPr>
          <w:tab/>
        </w:r>
        <w:r w:rsidR="001E2DC0">
          <w:rPr>
            <w:noProof/>
            <w:webHidden/>
          </w:rPr>
          <w:fldChar w:fldCharType="begin"/>
        </w:r>
        <w:r w:rsidR="001E2DC0">
          <w:rPr>
            <w:noProof/>
            <w:webHidden/>
          </w:rPr>
          <w:instrText xml:space="preserve"> PAGEREF _Toc142565813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2F2B6612"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4" w:history="1">
        <w:r w:rsidR="001E2DC0" w:rsidRPr="00496D4C">
          <w:rPr>
            <w:rStyle w:val="Hyperlink"/>
            <w:noProof/>
          </w:rPr>
          <w:t>Abbildung 2 Projektorganigramm</w:t>
        </w:r>
        <w:r w:rsidR="001E2DC0">
          <w:rPr>
            <w:noProof/>
            <w:webHidden/>
          </w:rPr>
          <w:tab/>
        </w:r>
        <w:r w:rsidR="001E2DC0">
          <w:rPr>
            <w:noProof/>
            <w:webHidden/>
          </w:rPr>
          <w:fldChar w:fldCharType="begin"/>
        </w:r>
        <w:r w:rsidR="001E2DC0">
          <w:rPr>
            <w:noProof/>
            <w:webHidden/>
          </w:rPr>
          <w:instrText xml:space="preserve"> PAGEREF _Toc142565814 \h </w:instrText>
        </w:r>
        <w:r w:rsidR="001E2DC0">
          <w:rPr>
            <w:noProof/>
            <w:webHidden/>
          </w:rPr>
        </w:r>
        <w:r w:rsidR="001E2DC0">
          <w:rPr>
            <w:noProof/>
            <w:webHidden/>
          </w:rPr>
          <w:fldChar w:fldCharType="separate"/>
        </w:r>
        <w:r w:rsidR="001E2DC0">
          <w:rPr>
            <w:noProof/>
            <w:webHidden/>
          </w:rPr>
          <w:t>23</w:t>
        </w:r>
        <w:r w:rsidR="001E2DC0">
          <w:rPr>
            <w:noProof/>
            <w:webHidden/>
          </w:rPr>
          <w:fldChar w:fldCharType="end"/>
        </w:r>
      </w:hyperlink>
    </w:p>
    <w:p w14:paraId="2EF78D1E"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5" w:history="1">
        <w:r w:rsidR="001E2DC0" w:rsidRPr="00496D4C">
          <w:rPr>
            <w:rStyle w:val="Hyperlink"/>
            <w:noProof/>
          </w:rPr>
          <w:t>Abbildung 3 Phasenplan</w:t>
        </w:r>
        <w:r w:rsidR="001E2DC0">
          <w:rPr>
            <w:noProof/>
            <w:webHidden/>
          </w:rPr>
          <w:tab/>
        </w:r>
        <w:r w:rsidR="001E2DC0">
          <w:rPr>
            <w:noProof/>
            <w:webHidden/>
          </w:rPr>
          <w:fldChar w:fldCharType="begin"/>
        </w:r>
        <w:r w:rsidR="001E2DC0">
          <w:rPr>
            <w:noProof/>
            <w:webHidden/>
          </w:rPr>
          <w:instrText xml:space="preserve"> PAGEREF _Toc142565815 \h </w:instrText>
        </w:r>
        <w:r w:rsidR="001E2DC0">
          <w:rPr>
            <w:noProof/>
            <w:webHidden/>
          </w:rPr>
        </w:r>
        <w:r w:rsidR="001E2DC0">
          <w:rPr>
            <w:noProof/>
            <w:webHidden/>
          </w:rPr>
          <w:fldChar w:fldCharType="separate"/>
        </w:r>
        <w:r w:rsidR="001E2DC0">
          <w:rPr>
            <w:noProof/>
            <w:webHidden/>
          </w:rPr>
          <w:t>26</w:t>
        </w:r>
        <w:r w:rsidR="001E2DC0">
          <w:rPr>
            <w:noProof/>
            <w:webHidden/>
          </w:rPr>
          <w:fldChar w:fldCharType="end"/>
        </w:r>
      </w:hyperlink>
    </w:p>
    <w:p w14:paraId="69ED83CC"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6" w:history="1">
        <w:r w:rsidR="001E2DC0" w:rsidRPr="00496D4C">
          <w:rPr>
            <w:rStyle w:val="Hyperlink"/>
            <w:noProof/>
          </w:rPr>
          <w:t>Abbildung 4 Projektstrukturplan</w:t>
        </w:r>
        <w:r w:rsidR="001E2DC0">
          <w:rPr>
            <w:noProof/>
            <w:webHidden/>
          </w:rPr>
          <w:tab/>
        </w:r>
        <w:r w:rsidR="001E2DC0">
          <w:rPr>
            <w:noProof/>
            <w:webHidden/>
          </w:rPr>
          <w:fldChar w:fldCharType="begin"/>
        </w:r>
        <w:r w:rsidR="001E2DC0">
          <w:rPr>
            <w:noProof/>
            <w:webHidden/>
          </w:rPr>
          <w:instrText xml:space="preserve"> PAGEREF _Toc142565816 \h </w:instrText>
        </w:r>
        <w:r w:rsidR="001E2DC0">
          <w:rPr>
            <w:noProof/>
            <w:webHidden/>
          </w:rPr>
        </w:r>
        <w:r w:rsidR="001E2DC0">
          <w:rPr>
            <w:noProof/>
            <w:webHidden/>
          </w:rPr>
          <w:fldChar w:fldCharType="separate"/>
        </w:r>
        <w:r w:rsidR="001E2DC0">
          <w:rPr>
            <w:noProof/>
            <w:webHidden/>
          </w:rPr>
          <w:t>29</w:t>
        </w:r>
        <w:r w:rsidR="001E2DC0">
          <w:rPr>
            <w:noProof/>
            <w:webHidden/>
          </w:rPr>
          <w:fldChar w:fldCharType="end"/>
        </w:r>
      </w:hyperlink>
    </w:p>
    <w:p w14:paraId="57E62963"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7" w:history="1">
        <w:r w:rsidR="001E2DC0" w:rsidRPr="00496D4C">
          <w:rPr>
            <w:rStyle w:val="Hyperlink"/>
            <w:noProof/>
          </w:rPr>
          <w:t>Abbildung 4 vernetzter Balkenplan</w:t>
        </w:r>
        <w:r w:rsidR="001E2DC0">
          <w:rPr>
            <w:noProof/>
            <w:webHidden/>
          </w:rPr>
          <w:tab/>
        </w:r>
        <w:r w:rsidR="001E2DC0">
          <w:rPr>
            <w:noProof/>
            <w:webHidden/>
          </w:rPr>
          <w:fldChar w:fldCharType="begin"/>
        </w:r>
        <w:r w:rsidR="001E2DC0">
          <w:rPr>
            <w:noProof/>
            <w:webHidden/>
          </w:rPr>
          <w:instrText xml:space="preserve"> PAGEREF _Toc142565817 \h </w:instrText>
        </w:r>
        <w:r w:rsidR="001E2DC0">
          <w:rPr>
            <w:noProof/>
            <w:webHidden/>
          </w:rPr>
        </w:r>
        <w:r w:rsidR="001E2DC0">
          <w:rPr>
            <w:noProof/>
            <w:webHidden/>
          </w:rPr>
          <w:fldChar w:fldCharType="separate"/>
        </w:r>
        <w:r w:rsidR="001E2DC0">
          <w:rPr>
            <w:noProof/>
            <w:webHidden/>
          </w:rPr>
          <w:t>33</w:t>
        </w:r>
        <w:r w:rsidR="001E2DC0">
          <w:rPr>
            <w:noProof/>
            <w:webHidden/>
          </w:rPr>
          <w:fldChar w:fldCharType="end"/>
        </w:r>
      </w:hyperlink>
    </w:p>
    <w:p w14:paraId="33CE939B"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8" w:history="1">
        <w:r w:rsidR="001E2DC0" w:rsidRPr="00496D4C">
          <w:rPr>
            <w:rStyle w:val="Hyperlink"/>
            <w:noProof/>
          </w:rPr>
          <w:t>Abbildung 6 Einsatzmittelganglinie</w:t>
        </w:r>
        <w:r w:rsidR="001E2DC0">
          <w:rPr>
            <w:noProof/>
            <w:webHidden/>
          </w:rPr>
          <w:tab/>
        </w:r>
        <w:r w:rsidR="001E2DC0">
          <w:rPr>
            <w:noProof/>
            <w:webHidden/>
          </w:rPr>
          <w:fldChar w:fldCharType="begin"/>
        </w:r>
        <w:r w:rsidR="001E2DC0">
          <w:rPr>
            <w:noProof/>
            <w:webHidden/>
          </w:rPr>
          <w:instrText xml:space="preserve"> PAGEREF _Toc142565818 \h </w:instrText>
        </w:r>
        <w:r w:rsidR="001E2DC0">
          <w:rPr>
            <w:noProof/>
            <w:webHidden/>
          </w:rPr>
        </w:r>
        <w:r w:rsidR="001E2DC0">
          <w:rPr>
            <w:noProof/>
            <w:webHidden/>
          </w:rPr>
          <w:fldChar w:fldCharType="separate"/>
        </w:r>
        <w:r w:rsidR="001E2DC0">
          <w:rPr>
            <w:noProof/>
            <w:webHidden/>
          </w:rPr>
          <w:t>35</w:t>
        </w:r>
        <w:r w:rsidR="001E2DC0">
          <w:rPr>
            <w:noProof/>
            <w:webHidden/>
          </w:rPr>
          <w:fldChar w:fldCharType="end"/>
        </w:r>
      </w:hyperlink>
    </w:p>
    <w:p w14:paraId="17017694"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19" w:history="1">
        <w:r w:rsidR="001E2DC0" w:rsidRPr="00496D4C">
          <w:rPr>
            <w:rStyle w:val="Hyperlink"/>
            <w:noProof/>
          </w:rPr>
          <w:t>Abbildung 7 Kostenganglinie</w:t>
        </w:r>
        <w:r w:rsidR="001E2DC0">
          <w:rPr>
            <w:noProof/>
            <w:webHidden/>
          </w:rPr>
          <w:tab/>
        </w:r>
        <w:r w:rsidR="001E2DC0">
          <w:rPr>
            <w:noProof/>
            <w:webHidden/>
          </w:rPr>
          <w:fldChar w:fldCharType="begin"/>
        </w:r>
        <w:r w:rsidR="001E2DC0">
          <w:rPr>
            <w:noProof/>
            <w:webHidden/>
          </w:rPr>
          <w:instrText xml:space="preserve"> PAGEREF _Toc142565819 \h </w:instrText>
        </w:r>
        <w:r w:rsidR="001E2DC0">
          <w:rPr>
            <w:noProof/>
            <w:webHidden/>
          </w:rPr>
        </w:r>
        <w:r w:rsidR="001E2DC0">
          <w:rPr>
            <w:noProof/>
            <w:webHidden/>
          </w:rPr>
          <w:fldChar w:fldCharType="separate"/>
        </w:r>
        <w:r w:rsidR="001E2DC0">
          <w:rPr>
            <w:noProof/>
            <w:webHidden/>
          </w:rPr>
          <w:t>37</w:t>
        </w:r>
        <w:r w:rsidR="001E2DC0">
          <w:rPr>
            <w:noProof/>
            <w:webHidden/>
          </w:rPr>
          <w:fldChar w:fldCharType="end"/>
        </w:r>
      </w:hyperlink>
    </w:p>
    <w:p w14:paraId="2E2EDA5E"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0" w:history="1">
        <w:r w:rsidR="001E2DC0" w:rsidRPr="00496D4C">
          <w:rPr>
            <w:rStyle w:val="Hyperlink"/>
            <w:noProof/>
          </w:rPr>
          <w:t>Abbildung 8 Kostensummenlinie</w:t>
        </w:r>
        <w:r w:rsidR="001E2DC0">
          <w:rPr>
            <w:noProof/>
            <w:webHidden/>
          </w:rPr>
          <w:tab/>
        </w:r>
        <w:r w:rsidR="001E2DC0">
          <w:rPr>
            <w:noProof/>
            <w:webHidden/>
          </w:rPr>
          <w:fldChar w:fldCharType="begin"/>
        </w:r>
        <w:r w:rsidR="001E2DC0">
          <w:rPr>
            <w:noProof/>
            <w:webHidden/>
          </w:rPr>
          <w:instrText xml:space="preserve"> PAGEREF _Toc142565820 \h </w:instrText>
        </w:r>
        <w:r w:rsidR="001E2DC0">
          <w:rPr>
            <w:noProof/>
            <w:webHidden/>
          </w:rPr>
        </w:r>
        <w:r w:rsidR="001E2DC0">
          <w:rPr>
            <w:noProof/>
            <w:webHidden/>
          </w:rPr>
          <w:fldChar w:fldCharType="separate"/>
        </w:r>
        <w:r w:rsidR="001E2DC0">
          <w:rPr>
            <w:noProof/>
            <w:webHidden/>
          </w:rPr>
          <w:t>38</w:t>
        </w:r>
        <w:r w:rsidR="001E2DC0">
          <w:rPr>
            <w:noProof/>
            <w:webHidden/>
          </w:rPr>
          <w:fldChar w:fldCharType="end"/>
        </w:r>
      </w:hyperlink>
    </w:p>
    <w:p w14:paraId="567C1061" w14:textId="77777777" w:rsidR="00593B27" w:rsidRPr="000307D7" w:rsidRDefault="00CD413B" w:rsidP="00593B27">
      <w:pPr>
        <w:pStyle w:val="Absatztextnormal"/>
        <w:ind w:left="0"/>
        <w:rPr>
          <w:sz w:val="22"/>
          <w:szCs w:val="22"/>
        </w:rPr>
      </w:pPr>
      <w:r>
        <w:fldChar w:fldCharType="end"/>
      </w:r>
    </w:p>
    <w:p w14:paraId="708D36F9" w14:textId="77777777" w:rsidR="007E2EEC" w:rsidRDefault="005E0C4A" w:rsidP="007E2EEC">
      <w:pPr>
        <w:pStyle w:val="berschrift2"/>
      </w:pPr>
      <w:bookmarkStart w:id="126" w:name="_Toc142565899"/>
      <w:r>
        <w:t>Tabellen</w:t>
      </w:r>
      <w:r w:rsidR="007E2EEC">
        <w:t>verzeichnis</w:t>
      </w:r>
      <w:bookmarkEnd w:id="126"/>
    </w:p>
    <w:tbl>
      <w:tblPr>
        <w:tblW w:w="5000" w:type="pct"/>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8076"/>
        <w:gridCol w:w="1552"/>
      </w:tblGrid>
      <w:tr w:rsidR="00593B27" w:rsidRPr="002D6BB1" w14:paraId="0F748CF3" w14:textId="77777777" w:rsidTr="00A339E0">
        <w:trPr>
          <w:cantSplit/>
          <w:tblHeader/>
        </w:trPr>
        <w:tc>
          <w:tcPr>
            <w:tcW w:w="8076" w:type="dxa"/>
            <w:shd w:val="clear" w:color="auto" w:fill="A8D08D"/>
          </w:tcPr>
          <w:p w14:paraId="0E6730C6" w14:textId="77777777" w:rsidR="00593B27" w:rsidRPr="002D6BB1" w:rsidRDefault="00593B27" w:rsidP="00881021">
            <w:pPr>
              <w:spacing w:before="60"/>
              <w:ind w:left="113"/>
              <w:rPr>
                <w:rFonts w:cs="Arial"/>
                <w:b/>
                <w:szCs w:val="18"/>
              </w:rPr>
            </w:pPr>
            <w:r w:rsidRPr="002D6BB1">
              <w:rPr>
                <w:rFonts w:cs="Arial"/>
                <w:b/>
                <w:szCs w:val="18"/>
              </w:rPr>
              <w:t>Tabelle</w:t>
            </w:r>
            <w:r>
              <w:rPr>
                <w:rFonts w:cs="Arial"/>
                <w:b/>
                <w:szCs w:val="18"/>
              </w:rPr>
              <w:t>nverzeichnis</w:t>
            </w:r>
            <w:r w:rsidRPr="002D6BB1">
              <w:rPr>
                <w:rFonts w:cs="Arial"/>
                <w:b/>
                <w:szCs w:val="18"/>
              </w:rPr>
              <w:t xml:space="preserve"> </w:t>
            </w:r>
          </w:p>
        </w:tc>
        <w:tc>
          <w:tcPr>
            <w:tcW w:w="1552" w:type="dxa"/>
            <w:shd w:val="clear" w:color="auto" w:fill="A8D08D"/>
          </w:tcPr>
          <w:p w14:paraId="27C6C4B1" w14:textId="77777777" w:rsidR="00593B27" w:rsidRPr="002D6BB1" w:rsidRDefault="00593B27" w:rsidP="00881021">
            <w:pPr>
              <w:spacing w:before="60"/>
              <w:ind w:left="113"/>
              <w:jc w:val="right"/>
              <w:rPr>
                <w:rFonts w:cs="Arial"/>
                <w:b/>
                <w:szCs w:val="18"/>
              </w:rPr>
            </w:pPr>
            <w:r w:rsidRPr="002D6BB1">
              <w:rPr>
                <w:rFonts w:cs="Arial"/>
                <w:b/>
                <w:szCs w:val="18"/>
              </w:rPr>
              <w:t>Seite</w:t>
            </w:r>
          </w:p>
        </w:tc>
      </w:tr>
    </w:tbl>
    <w:p w14:paraId="0550072B" w14:textId="77777777" w:rsidR="001E2DC0" w:rsidRPr="00310B90" w:rsidRDefault="00593B27">
      <w:pPr>
        <w:pStyle w:val="Abbildungsverzeichnis"/>
        <w:tabs>
          <w:tab w:val="right" w:leader="dot" w:pos="9628"/>
        </w:tabs>
        <w:rPr>
          <w:rFonts w:ascii="Calibri" w:hAnsi="Calibri"/>
          <w:noProof/>
          <w:kern w:val="2"/>
          <w:sz w:val="22"/>
          <w:szCs w:val="22"/>
        </w:rPr>
      </w:pPr>
      <w:r>
        <w:fldChar w:fldCharType="begin"/>
      </w:r>
      <w:r>
        <w:instrText xml:space="preserve"> </w:instrText>
      </w:r>
      <w:r w:rsidR="009E123B">
        <w:instrText>TOC</w:instrText>
      </w:r>
      <w:r>
        <w:instrText xml:space="preserve"> \h \z \c "Tabelle" </w:instrText>
      </w:r>
      <w:r>
        <w:fldChar w:fldCharType="separate"/>
      </w:r>
      <w:hyperlink w:anchor="_Toc142565821" w:history="1">
        <w:r w:rsidR="001E2DC0" w:rsidRPr="008F5122">
          <w:rPr>
            <w:rStyle w:val="Hyperlink"/>
            <w:noProof/>
          </w:rPr>
          <w:t>Tabelle 1 Steckbrief</w:t>
        </w:r>
        <w:r w:rsidR="001E2DC0">
          <w:rPr>
            <w:noProof/>
            <w:webHidden/>
          </w:rPr>
          <w:tab/>
        </w:r>
        <w:r w:rsidR="001E2DC0">
          <w:rPr>
            <w:noProof/>
            <w:webHidden/>
          </w:rPr>
          <w:fldChar w:fldCharType="begin"/>
        </w:r>
        <w:r w:rsidR="001E2DC0">
          <w:rPr>
            <w:noProof/>
            <w:webHidden/>
          </w:rPr>
          <w:instrText xml:space="preserve"> PAGEREF _Toc142565821 \h </w:instrText>
        </w:r>
        <w:r w:rsidR="001E2DC0">
          <w:rPr>
            <w:noProof/>
            <w:webHidden/>
          </w:rPr>
        </w:r>
        <w:r w:rsidR="001E2DC0">
          <w:rPr>
            <w:noProof/>
            <w:webHidden/>
          </w:rPr>
          <w:fldChar w:fldCharType="separate"/>
        </w:r>
        <w:r w:rsidR="001E2DC0">
          <w:rPr>
            <w:noProof/>
            <w:webHidden/>
          </w:rPr>
          <w:t>10</w:t>
        </w:r>
        <w:r w:rsidR="001E2DC0">
          <w:rPr>
            <w:noProof/>
            <w:webHidden/>
          </w:rPr>
          <w:fldChar w:fldCharType="end"/>
        </w:r>
      </w:hyperlink>
    </w:p>
    <w:p w14:paraId="6A2FBBA2"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2" w:history="1">
        <w:r w:rsidR="001E2DC0" w:rsidRPr="008F5122">
          <w:rPr>
            <w:rStyle w:val="Hyperlink"/>
            <w:noProof/>
          </w:rPr>
          <w:t>Tabelle 2 Zielhierarchie</w:t>
        </w:r>
        <w:r w:rsidR="001E2DC0">
          <w:rPr>
            <w:noProof/>
            <w:webHidden/>
          </w:rPr>
          <w:tab/>
        </w:r>
        <w:r w:rsidR="001E2DC0">
          <w:rPr>
            <w:noProof/>
            <w:webHidden/>
          </w:rPr>
          <w:fldChar w:fldCharType="begin"/>
        </w:r>
        <w:r w:rsidR="001E2DC0">
          <w:rPr>
            <w:noProof/>
            <w:webHidden/>
          </w:rPr>
          <w:instrText xml:space="preserve"> PAGEREF _Toc142565822 \h </w:instrText>
        </w:r>
        <w:r w:rsidR="001E2DC0">
          <w:rPr>
            <w:noProof/>
            <w:webHidden/>
          </w:rPr>
        </w:r>
        <w:r w:rsidR="001E2DC0">
          <w:rPr>
            <w:noProof/>
            <w:webHidden/>
          </w:rPr>
          <w:fldChar w:fldCharType="separate"/>
        </w:r>
        <w:r w:rsidR="001E2DC0">
          <w:rPr>
            <w:noProof/>
            <w:webHidden/>
          </w:rPr>
          <w:t>11</w:t>
        </w:r>
        <w:r w:rsidR="001E2DC0">
          <w:rPr>
            <w:noProof/>
            <w:webHidden/>
          </w:rPr>
          <w:fldChar w:fldCharType="end"/>
        </w:r>
      </w:hyperlink>
    </w:p>
    <w:p w14:paraId="443E2CD6"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3" w:history="1">
        <w:r w:rsidR="001E2DC0" w:rsidRPr="008F5122">
          <w:rPr>
            <w:rStyle w:val="Hyperlink"/>
            <w:noProof/>
          </w:rPr>
          <w:t>Tabelle 3 Nicht-Ziele</w:t>
        </w:r>
        <w:r w:rsidR="001E2DC0">
          <w:rPr>
            <w:noProof/>
            <w:webHidden/>
          </w:rPr>
          <w:tab/>
        </w:r>
        <w:r w:rsidR="001E2DC0">
          <w:rPr>
            <w:noProof/>
            <w:webHidden/>
          </w:rPr>
          <w:fldChar w:fldCharType="begin"/>
        </w:r>
        <w:r w:rsidR="001E2DC0">
          <w:rPr>
            <w:noProof/>
            <w:webHidden/>
          </w:rPr>
          <w:instrText xml:space="preserve"> PAGEREF _Toc142565823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204AF8AB"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4" w:history="1">
        <w:r w:rsidR="001E2DC0" w:rsidRPr="008F5122">
          <w:rPr>
            <w:rStyle w:val="Hyperlink"/>
            <w:noProof/>
          </w:rPr>
          <w:t>Tabelle 4 Zielkonflikte</w:t>
        </w:r>
        <w:r w:rsidR="001E2DC0">
          <w:rPr>
            <w:noProof/>
            <w:webHidden/>
          </w:rPr>
          <w:tab/>
        </w:r>
        <w:r w:rsidR="001E2DC0">
          <w:rPr>
            <w:noProof/>
            <w:webHidden/>
          </w:rPr>
          <w:fldChar w:fldCharType="begin"/>
        </w:r>
        <w:r w:rsidR="001E2DC0">
          <w:rPr>
            <w:noProof/>
            <w:webHidden/>
          </w:rPr>
          <w:instrText xml:space="preserve"> PAGEREF _Toc142565824 \h </w:instrText>
        </w:r>
        <w:r w:rsidR="001E2DC0">
          <w:rPr>
            <w:noProof/>
            <w:webHidden/>
          </w:rPr>
        </w:r>
        <w:r w:rsidR="001E2DC0">
          <w:rPr>
            <w:noProof/>
            <w:webHidden/>
          </w:rPr>
          <w:fldChar w:fldCharType="separate"/>
        </w:r>
        <w:r w:rsidR="001E2DC0">
          <w:rPr>
            <w:noProof/>
            <w:webHidden/>
          </w:rPr>
          <w:t>12</w:t>
        </w:r>
        <w:r w:rsidR="001E2DC0">
          <w:rPr>
            <w:noProof/>
            <w:webHidden/>
          </w:rPr>
          <w:fldChar w:fldCharType="end"/>
        </w:r>
      </w:hyperlink>
    </w:p>
    <w:p w14:paraId="77327350"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5" w:history="1">
        <w:r w:rsidR="001E2DC0" w:rsidRPr="008F5122">
          <w:rPr>
            <w:rStyle w:val="Hyperlink"/>
            <w:noProof/>
          </w:rPr>
          <w:t>Tabelle 5 Umfeldportfolio</w:t>
        </w:r>
        <w:r w:rsidR="001E2DC0">
          <w:rPr>
            <w:noProof/>
            <w:webHidden/>
          </w:rPr>
          <w:tab/>
        </w:r>
        <w:r w:rsidR="001E2DC0">
          <w:rPr>
            <w:noProof/>
            <w:webHidden/>
          </w:rPr>
          <w:fldChar w:fldCharType="begin"/>
        </w:r>
        <w:r w:rsidR="001E2DC0">
          <w:rPr>
            <w:noProof/>
            <w:webHidden/>
          </w:rPr>
          <w:instrText xml:space="preserve"> PAGEREF _Toc142565825 \h </w:instrText>
        </w:r>
        <w:r w:rsidR="001E2DC0">
          <w:rPr>
            <w:noProof/>
            <w:webHidden/>
          </w:rPr>
        </w:r>
        <w:r w:rsidR="001E2DC0">
          <w:rPr>
            <w:noProof/>
            <w:webHidden/>
          </w:rPr>
          <w:fldChar w:fldCharType="separate"/>
        </w:r>
        <w:r w:rsidR="001E2DC0">
          <w:rPr>
            <w:noProof/>
            <w:webHidden/>
          </w:rPr>
          <w:t>13</w:t>
        </w:r>
        <w:r w:rsidR="001E2DC0">
          <w:rPr>
            <w:noProof/>
            <w:webHidden/>
          </w:rPr>
          <w:fldChar w:fldCharType="end"/>
        </w:r>
      </w:hyperlink>
    </w:p>
    <w:p w14:paraId="657EB0EE"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6" w:history="1">
        <w:r w:rsidR="001E2DC0" w:rsidRPr="008F5122">
          <w:rPr>
            <w:rStyle w:val="Hyperlink"/>
            <w:noProof/>
          </w:rPr>
          <w:t>Tabelle 6 Schnittstellen</w:t>
        </w:r>
        <w:r w:rsidR="001E2DC0">
          <w:rPr>
            <w:noProof/>
            <w:webHidden/>
          </w:rPr>
          <w:tab/>
        </w:r>
        <w:r w:rsidR="001E2DC0">
          <w:rPr>
            <w:noProof/>
            <w:webHidden/>
          </w:rPr>
          <w:fldChar w:fldCharType="begin"/>
        </w:r>
        <w:r w:rsidR="001E2DC0">
          <w:rPr>
            <w:noProof/>
            <w:webHidden/>
          </w:rPr>
          <w:instrText xml:space="preserve"> PAGEREF _Toc142565826 \h </w:instrText>
        </w:r>
        <w:r w:rsidR="001E2DC0">
          <w:rPr>
            <w:noProof/>
            <w:webHidden/>
          </w:rPr>
        </w:r>
        <w:r w:rsidR="001E2DC0">
          <w:rPr>
            <w:noProof/>
            <w:webHidden/>
          </w:rPr>
          <w:fldChar w:fldCharType="separate"/>
        </w:r>
        <w:r w:rsidR="001E2DC0">
          <w:rPr>
            <w:noProof/>
            <w:webHidden/>
          </w:rPr>
          <w:t>14</w:t>
        </w:r>
        <w:r w:rsidR="001E2DC0">
          <w:rPr>
            <w:noProof/>
            <w:webHidden/>
          </w:rPr>
          <w:fldChar w:fldCharType="end"/>
        </w:r>
      </w:hyperlink>
    </w:p>
    <w:p w14:paraId="485697D1"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7" w:history="1">
        <w:r w:rsidR="001E2DC0" w:rsidRPr="008F5122">
          <w:rPr>
            <w:rStyle w:val="Hyperlink"/>
            <w:noProof/>
          </w:rPr>
          <w:t>Tabelle 7 Stakeholder</w:t>
        </w:r>
        <w:r w:rsidR="001E2DC0">
          <w:rPr>
            <w:noProof/>
            <w:webHidden/>
          </w:rPr>
          <w:tab/>
        </w:r>
        <w:r w:rsidR="001E2DC0">
          <w:rPr>
            <w:noProof/>
            <w:webHidden/>
          </w:rPr>
          <w:fldChar w:fldCharType="begin"/>
        </w:r>
        <w:r w:rsidR="001E2DC0">
          <w:rPr>
            <w:noProof/>
            <w:webHidden/>
          </w:rPr>
          <w:instrText xml:space="preserve"> PAGEREF _Toc142565827 \h </w:instrText>
        </w:r>
        <w:r w:rsidR="001E2DC0">
          <w:rPr>
            <w:noProof/>
            <w:webHidden/>
          </w:rPr>
        </w:r>
        <w:r w:rsidR="001E2DC0">
          <w:rPr>
            <w:noProof/>
            <w:webHidden/>
          </w:rPr>
          <w:fldChar w:fldCharType="separate"/>
        </w:r>
        <w:r w:rsidR="001E2DC0">
          <w:rPr>
            <w:noProof/>
            <w:webHidden/>
          </w:rPr>
          <w:t>15</w:t>
        </w:r>
        <w:r w:rsidR="001E2DC0">
          <w:rPr>
            <w:noProof/>
            <w:webHidden/>
          </w:rPr>
          <w:fldChar w:fldCharType="end"/>
        </w:r>
      </w:hyperlink>
    </w:p>
    <w:p w14:paraId="3D0B0258"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8" w:history="1">
        <w:r w:rsidR="001E2DC0" w:rsidRPr="008F5122">
          <w:rPr>
            <w:rStyle w:val="Hyperlink"/>
            <w:noProof/>
          </w:rPr>
          <w:t>Tabelle 8 Macht</w:t>
        </w:r>
        <w:r w:rsidR="001E2DC0">
          <w:rPr>
            <w:noProof/>
            <w:webHidden/>
          </w:rPr>
          <w:tab/>
        </w:r>
        <w:r w:rsidR="001E2DC0">
          <w:rPr>
            <w:noProof/>
            <w:webHidden/>
          </w:rPr>
          <w:fldChar w:fldCharType="begin"/>
        </w:r>
        <w:r w:rsidR="001E2DC0">
          <w:rPr>
            <w:noProof/>
            <w:webHidden/>
          </w:rPr>
          <w:instrText xml:space="preserve"> PAGEREF _Toc142565828 \h </w:instrText>
        </w:r>
        <w:r w:rsidR="001E2DC0">
          <w:rPr>
            <w:noProof/>
            <w:webHidden/>
          </w:rPr>
        </w:r>
        <w:r w:rsidR="001E2DC0">
          <w:rPr>
            <w:noProof/>
            <w:webHidden/>
          </w:rPr>
          <w:fldChar w:fldCharType="separate"/>
        </w:r>
        <w:r w:rsidR="001E2DC0">
          <w:rPr>
            <w:noProof/>
            <w:webHidden/>
          </w:rPr>
          <w:t>16</w:t>
        </w:r>
        <w:r w:rsidR="001E2DC0">
          <w:rPr>
            <w:noProof/>
            <w:webHidden/>
          </w:rPr>
          <w:fldChar w:fldCharType="end"/>
        </w:r>
      </w:hyperlink>
    </w:p>
    <w:p w14:paraId="6A65C681"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29" w:history="1">
        <w:r w:rsidR="001E2DC0" w:rsidRPr="008F5122">
          <w:rPr>
            <w:rStyle w:val="Hyperlink"/>
            <w:noProof/>
          </w:rPr>
          <w:t>Tabelle 9 Risiken (1)</w:t>
        </w:r>
        <w:r w:rsidR="001E2DC0">
          <w:rPr>
            <w:noProof/>
            <w:webHidden/>
          </w:rPr>
          <w:tab/>
        </w:r>
        <w:r w:rsidR="001E2DC0">
          <w:rPr>
            <w:noProof/>
            <w:webHidden/>
          </w:rPr>
          <w:fldChar w:fldCharType="begin"/>
        </w:r>
        <w:r w:rsidR="001E2DC0">
          <w:rPr>
            <w:noProof/>
            <w:webHidden/>
          </w:rPr>
          <w:instrText xml:space="preserve"> PAGEREF _Toc142565829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5D7D2937"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0" w:history="1">
        <w:r w:rsidR="001E2DC0" w:rsidRPr="008F5122">
          <w:rPr>
            <w:rStyle w:val="Hyperlink"/>
            <w:noProof/>
          </w:rPr>
          <w:t>Tabelle 10 Risiken (2)</w:t>
        </w:r>
        <w:r w:rsidR="001E2DC0">
          <w:rPr>
            <w:noProof/>
            <w:webHidden/>
          </w:rPr>
          <w:tab/>
        </w:r>
        <w:r w:rsidR="001E2DC0">
          <w:rPr>
            <w:noProof/>
            <w:webHidden/>
          </w:rPr>
          <w:fldChar w:fldCharType="begin"/>
        </w:r>
        <w:r w:rsidR="001E2DC0">
          <w:rPr>
            <w:noProof/>
            <w:webHidden/>
          </w:rPr>
          <w:instrText xml:space="preserve"> PAGEREF _Toc142565830 \h </w:instrText>
        </w:r>
        <w:r w:rsidR="001E2DC0">
          <w:rPr>
            <w:noProof/>
            <w:webHidden/>
          </w:rPr>
        </w:r>
        <w:r w:rsidR="001E2DC0">
          <w:rPr>
            <w:noProof/>
            <w:webHidden/>
          </w:rPr>
          <w:fldChar w:fldCharType="separate"/>
        </w:r>
        <w:r w:rsidR="001E2DC0">
          <w:rPr>
            <w:noProof/>
            <w:webHidden/>
          </w:rPr>
          <w:t>17</w:t>
        </w:r>
        <w:r w:rsidR="001E2DC0">
          <w:rPr>
            <w:noProof/>
            <w:webHidden/>
          </w:rPr>
          <w:fldChar w:fldCharType="end"/>
        </w:r>
      </w:hyperlink>
    </w:p>
    <w:p w14:paraId="25A30178"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1" w:history="1">
        <w:r w:rsidR="001E2DC0" w:rsidRPr="008F5122">
          <w:rPr>
            <w:rStyle w:val="Hyperlink"/>
            <w:noProof/>
          </w:rPr>
          <w:t>Tabelle 11 Risiken (3)</w:t>
        </w:r>
        <w:r w:rsidR="001E2DC0">
          <w:rPr>
            <w:noProof/>
            <w:webHidden/>
          </w:rPr>
          <w:tab/>
        </w:r>
        <w:r w:rsidR="001E2DC0">
          <w:rPr>
            <w:noProof/>
            <w:webHidden/>
          </w:rPr>
          <w:fldChar w:fldCharType="begin"/>
        </w:r>
        <w:r w:rsidR="001E2DC0">
          <w:rPr>
            <w:noProof/>
            <w:webHidden/>
          </w:rPr>
          <w:instrText xml:space="preserve"> PAGEREF _Toc142565831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797C0DF1"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2" w:history="1">
        <w:r w:rsidR="001E2DC0" w:rsidRPr="008F5122">
          <w:rPr>
            <w:rStyle w:val="Hyperlink"/>
            <w:noProof/>
          </w:rPr>
          <w:t>Tabelle 12 Risiken (4)</w:t>
        </w:r>
        <w:r w:rsidR="001E2DC0">
          <w:rPr>
            <w:noProof/>
            <w:webHidden/>
          </w:rPr>
          <w:tab/>
        </w:r>
        <w:r w:rsidR="001E2DC0">
          <w:rPr>
            <w:noProof/>
            <w:webHidden/>
          </w:rPr>
          <w:fldChar w:fldCharType="begin"/>
        </w:r>
        <w:r w:rsidR="001E2DC0">
          <w:rPr>
            <w:noProof/>
            <w:webHidden/>
          </w:rPr>
          <w:instrText xml:space="preserve"> PAGEREF _Toc142565832 \h </w:instrText>
        </w:r>
        <w:r w:rsidR="001E2DC0">
          <w:rPr>
            <w:noProof/>
            <w:webHidden/>
          </w:rPr>
        </w:r>
        <w:r w:rsidR="001E2DC0">
          <w:rPr>
            <w:noProof/>
            <w:webHidden/>
          </w:rPr>
          <w:fldChar w:fldCharType="separate"/>
        </w:r>
        <w:r w:rsidR="001E2DC0">
          <w:rPr>
            <w:noProof/>
            <w:webHidden/>
          </w:rPr>
          <w:t>18</w:t>
        </w:r>
        <w:r w:rsidR="001E2DC0">
          <w:rPr>
            <w:noProof/>
            <w:webHidden/>
          </w:rPr>
          <w:fldChar w:fldCharType="end"/>
        </w:r>
      </w:hyperlink>
    </w:p>
    <w:p w14:paraId="272FBCFB"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3" w:history="1">
        <w:r w:rsidR="001E2DC0" w:rsidRPr="008F5122">
          <w:rPr>
            <w:rStyle w:val="Hyperlink"/>
            <w:noProof/>
          </w:rPr>
          <w:t>Tabelle 13 Chancen (1)</w:t>
        </w:r>
        <w:r w:rsidR="001E2DC0">
          <w:rPr>
            <w:noProof/>
            <w:webHidden/>
          </w:rPr>
          <w:tab/>
        </w:r>
        <w:r w:rsidR="001E2DC0">
          <w:rPr>
            <w:noProof/>
            <w:webHidden/>
          </w:rPr>
          <w:fldChar w:fldCharType="begin"/>
        </w:r>
        <w:r w:rsidR="001E2DC0">
          <w:rPr>
            <w:noProof/>
            <w:webHidden/>
          </w:rPr>
          <w:instrText xml:space="preserve"> PAGEREF _Toc142565833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6D71A858"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4" w:history="1">
        <w:r w:rsidR="001E2DC0" w:rsidRPr="008F5122">
          <w:rPr>
            <w:rStyle w:val="Hyperlink"/>
            <w:noProof/>
          </w:rPr>
          <w:t>Tabelle 14 Chancen (2)</w:t>
        </w:r>
        <w:r w:rsidR="001E2DC0">
          <w:rPr>
            <w:noProof/>
            <w:webHidden/>
          </w:rPr>
          <w:tab/>
        </w:r>
        <w:r w:rsidR="001E2DC0">
          <w:rPr>
            <w:noProof/>
            <w:webHidden/>
          </w:rPr>
          <w:fldChar w:fldCharType="begin"/>
        </w:r>
        <w:r w:rsidR="001E2DC0">
          <w:rPr>
            <w:noProof/>
            <w:webHidden/>
          </w:rPr>
          <w:instrText xml:space="preserve"> PAGEREF _Toc142565834 \h </w:instrText>
        </w:r>
        <w:r w:rsidR="001E2DC0">
          <w:rPr>
            <w:noProof/>
            <w:webHidden/>
          </w:rPr>
        </w:r>
        <w:r w:rsidR="001E2DC0">
          <w:rPr>
            <w:noProof/>
            <w:webHidden/>
          </w:rPr>
          <w:fldChar w:fldCharType="separate"/>
        </w:r>
        <w:r w:rsidR="001E2DC0">
          <w:rPr>
            <w:noProof/>
            <w:webHidden/>
          </w:rPr>
          <w:t>19</w:t>
        </w:r>
        <w:r w:rsidR="001E2DC0">
          <w:rPr>
            <w:noProof/>
            <w:webHidden/>
          </w:rPr>
          <w:fldChar w:fldCharType="end"/>
        </w:r>
      </w:hyperlink>
    </w:p>
    <w:p w14:paraId="3C543CE4"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5" w:history="1">
        <w:r w:rsidR="001E2DC0" w:rsidRPr="008F5122">
          <w:rPr>
            <w:rStyle w:val="Hyperlink"/>
            <w:noProof/>
          </w:rPr>
          <w:t>Tabelle 15 AKV-Matrix</w:t>
        </w:r>
        <w:r w:rsidR="001E2DC0">
          <w:rPr>
            <w:noProof/>
            <w:webHidden/>
          </w:rPr>
          <w:tab/>
        </w:r>
        <w:r w:rsidR="001E2DC0">
          <w:rPr>
            <w:noProof/>
            <w:webHidden/>
          </w:rPr>
          <w:fldChar w:fldCharType="begin"/>
        </w:r>
        <w:r w:rsidR="001E2DC0">
          <w:rPr>
            <w:noProof/>
            <w:webHidden/>
          </w:rPr>
          <w:instrText xml:space="preserve"> PAGEREF _Toc142565835 \h </w:instrText>
        </w:r>
        <w:r w:rsidR="001E2DC0">
          <w:rPr>
            <w:noProof/>
            <w:webHidden/>
          </w:rPr>
        </w:r>
        <w:r w:rsidR="001E2DC0">
          <w:rPr>
            <w:noProof/>
            <w:webHidden/>
          </w:rPr>
          <w:fldChar w:fldCharType="separate"/>
        </w:r>
        <w:r w:rsidR="001E2DC0">
          <w:rPr>
            <w:noProof/>
            <w:webHidden/>
          </w:rPr>
          <w:t>24</w:t>
        </w:r>
        <w:r w:rsidR="001E2DC0">
          <w:rPr>
            <w:noProof/>
            <w:webHidden/>
          </w:rPr>
          <w:fldChar w:fldCharType="end"/>
        </w:r>
      </w:hyperlink>
    </w:p>
    <w:p w14:paraId="06B0D9AA"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6" w:history="1">
        <w:r w:rsidR="001E2DC0" w:rsidRPr="008F5122">
          <w:rPr>
            <w:rStyle w:val="Hyperlink"/>
            <w:noProof/>
          </w:rPr>
          <w:t>Tabelle 16 Kommunikationsmatrix</w:t>
        </w:r>
        <w:r w:rsidR="001E2DC0">
          <w:rPr>
            <w:noProof/>
            <w:webHidden/>
          </w:rPr>
          <w:tab/>
        </w:r>
        <w:r w:rsidR="001E2DC0">
          <w:rPr>
            <w:noProof/>
            <w:webHidden/>
          </w:rPr>
          <w:fldChar w:fldCharType="begin"/>
        </w:r>
        <w:r w:rsidR="001E2DC0">
          <w:rPr>
            <w:noProof/>
            <w:webHidden/>
          </w:rPr>
          <w:instrText xml:space="preserve"> PAGEREF _Toc142565836 \h </w:instrText>
        </w:r>
        <w:r w:rsidR="001E2DC0">
          <w:rPr>
            <w:noProof/>
            <w:webHidden/>
          </w:rPr>
        </w:r>
        <w:r w:rsidR="001E2DC0">
          <w:rPr>
            <w:noProof/>
            <w:webHidden/>
          </w:rPr>
          <w:fldChar w:fldCharType="separate"/>
        </w:r>
        <w:r w:rsidR="001E2DC0">
          <w:rPr>
            <w:noProof/>
            <w:webHidden/>
          </w:rPr>
          <w:t>25</w:t>
        </w:r>
        <w:r w:rsidR="001E2DC0">
          <w:rPr>
            <w:noProof/>
            <w:webHidden/>
          </w:rPr>
          <w:fldChar w:fldCharType="end"/>
        </w:r>
      </w:hyperlink>
    </w:p>
    <w:p w14:paraId="499AF246"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7" w:history="1">
        <w:r w:rsidR="001E2DC0" w:rsidRPr="008F5122">
          <w:rPr>
            <w:rStyle w:val="Hyperlink"/>
            <w:noProof/>
          </w:rPr>
          <w:t>Tabelle 17 Projektphasen</w:t>
        </w:r>
        <w:r w:rsidR="001E2DC0">
          <w:rPr>
            <w:noProof/>
            <w:webHidden/>
          </w:rPr>
          <w:tab/>
        </w:r>
        <w:r w:rsidR="001E2DC0">
          <w:rPr>
            <w:noProof/>
            <w:webHidden/>
          </w:rPr>
          <w:fldChar w:fldCharType="begin"/>
        </w:r>
        <w:r w:rsidR="001E2DC0">
          <w:rPr>
            <w:noProof/>
            <w:webHidden/>
          </w:rPr>
          <w:instrText xml:space="preserve"> PAGEREF _Toc142565837 \h </w:instrText>
        </w:r>
        <w:r w:rsidR="001E2DC0">
          <w:rPr>
            <w:noProof/>
            <w:webHidden/>
          </w:rPr>
        </w:r>
        <w:r w:rsidR="001E2DC0">
          <w:rPr>
            <w:noProof/>
            <w:webHidden/>
          </w:rPr>
          <w:fldChar w:fldCharType="separate"/>
        </w:r>
        <w:r w:rsidR="001E2DC0">
          <w:rPr>
            <w:noProof/>
            <w:webHidden/>
          </w:rPr>
          <w:t>27</w:t>
        </w:r>
        <w:r w:rsidR="001E2DC0">
          <w:rPr>
            <w:noProof/>
            <w:webHidden/>
          </w:rPr>
          <w:fldChar w:fldCharType="end"/>
        </w:r>
      </w:hyperlink>
    </w:p>
    <w:p w14:paraId="584D4504"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8" w:history="1">
        <w:r w:rsidR="001E2DC0" w:rsidRPr="008F5122">
          <w:rPr>
            <w:rStyle w:val="Hyperlink"/>
            <w:noProof/>
          </w:rPr>
          <w:t>Tabelle 18 Arbeitspaketbeschreibung</w:t>
        </w:r>
        <w:r w:rsidR="001E2DC0">
          <w:rPr>
            <w:noProof/>
            <w:webHidden/>
          </w:rPr>
          <w:tab/>
        </w:r>
        <w:r w:rsidR="001E2DC0">
          <w:rPr>
            <w:noProof/>
            <w:webHidden/>
          </w:rPr>
          <w:fldChar w:fldCharType="begin"/>
        </w:r>
        <w:r w:rsidR="001E2DC0">
          <w:rPr>
            <w:noProof/>
            <w:webHidden/>
          </w:rPr>
          <w:instrText xml:space="preserve"> PAGEREF _Toc142565838 \h </w:instrText>
        </w:r>
        <w:r w:rsidR="001E2DC0">
          <w:rPr>
            <w:noProof/>
            <w:webHidden/>
          </w:rPr>
        </w:r>
        <w:r w:rsidR="001E2DC0">
          <w:rPr>
            <w:noProof/>
            <w:webHidden/>
          </w:rPr>
          <w:fldChar w:fldCharType="separate"/>
        </w:r>
        <w:r w:rsidR="001E2DC0">
          <w:rPr>
            <w:noProof/>
            <w:webHidden/>
          </w:rPr>
          <w:t>32</w:t>
        </w:r>
        <w:r w:rsidR="001E2DC0">
          <w:rPr>
            <w:noProof/>
            <w:webHidden/>
          </w:rPr>
          <w:fldChar w:fldCharType="end"/>
        </w:r>
      </w:hyperlink>
    </w:p>
    <w:p w14:paraId="275D7F46"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39" w:history="1">
        <w:r w:rsidR="001E2DC0" w:rsidRPr="008F5122">
          <w:rPr>
            <w:rStyle w:val="Hyperlink"/>
            <w:noProof/>
          </w:rPr>
          <w:t>Tabelle 19 Kostenart</w:t>
        </w:r>
        <w:r w:rsidR="001E2DC0">
          <w:rPr>
            <w:noProof/>
            <w:webHidden/>
          </w:rPr>
          <w:tab/>
        </w:r>
        <w:r w:rsidR="001E2DC0">
          <w:rPr>
            <w:noProof/>
            <w:webHidden/>
          </w:rPr>
          <w:fldChar w:fldCharType="begin"/>
        </w:r>
        <w:r w:rsidR="001E2DC0">
          <w:rPr>
            <w:noProof/>
            <w:webHidden/>
          </w:rPr>
          <w:instrText xml:space="preserve"> PAGEREF _Toc142565839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48E86B95"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40" w:history="1">
        <w:r w:rsidR="001E2DC0" w:rsidRPr="008F5122">
          <w:rPr>
            <w:rStyle w:val="Hyperlink"/>
            <w:noProof/>
          </w:rPr>
          <w:t>Tabelle 20 Kostentabelle</w:t>
        </w:r>
        <w:r w:rsidR="001E2DC0">
          <w:rPr>
            <w:noProof/>
            <w:webHidden/>
          </w:rPr>
          <w:tab/>
        </w:r>
        <w:r w:rsidR="001E2DC0">
          <w:rPr>
            <w:noProof/>
            <w:webHidden/>
          </w:rPr>
          <w:fldChar w:fldCharType="begin"/>
        </w:r>
        <w:r w:rsidR="001E2DC0">
          <w:rPr>
            <w:noProof/>
            <w:webHidden/>
          </w:rPr>
          <w:instrText xml:space="preserve"> PAGEREF _Toc142565840 \h </w:instrText>
        </w:r>
        <w:r w:rsidR="001E2DC0">
          <w:rPr>
            <w:noProof/>
            <w:webHidden/>
          </w:rPr>
        </w:r>
        <w:r w:rsidR="001E2DC0">
          <w:rPr>
            <w:noProof/>
            <w:webHidden/>
          </w:rPr>
          <w:fldChar w:fldCharType="separate"/>
        </w:r>
        <w:r w:rsidR="001E2DC0">
          <w:rPr>
            <w:noProof/>
            <w:webHidden/>
          </w:rPr>
          <w:t>36</w:t>
        </w:r>
        <w:r w:rsidR="001E2DC0">
          <w:rPr>
            <w:noProof/>
            <w:webHidden/>
          </w:rPr>
          <w:fldChar w:fldCharType="end"/>
        </w:r>
      </w:hyperlink>
    </w:p>
    <w:p w14:paraId="17741417" w14:textId="77777777" w:rsidR="001E2DC0" w:rsidRPr="00310B90" w:rsidRDefault="00000000">
      <w:pPr>
        <w:pStyle w:val="Abbildungsverzeichnis"/>
        <w:tabs>
          <w:tab w:val="right" w:leader="dot" w:pos="9628"/>
        </w:tabs>
        <w:rPr>
          <w:rFonts w:ascii="Calibri" w:hAnsi="Calibri"/>
          <w:noProof/>
          <w:kern w:val="2"/>
          <w:sz w:val="22"/>
          <w:szCs w:val="22"/>
        </w:rPr>
      </w:pPr>
      <w:hyperlink w:anchor="_Toc142565841" w:history="1">
        <w:r w:rsidR="001E2DC0" w:rsidRPr="008F5122">
          <w:rPr>
            <w:rStyle w:val="Hyperlink"/>
            <w:noProof/>
          </w:rPr>
          <w:t>Tabelle 21 Arbeitspaket-Statusbericht</w:t>
        </w:r>
        <w:r w:rsidR="001E2DC0">
          <w:rPr>
            <w:noProof/>
            <w:webHidden/>
          </w:rPr>
          <w:tab/>
        </w:r>
        <w:r w:rsidR="001E2DC0">
          <w:rPr>
            <w:noProof/>
            <w:webHidden/>
          </w:rPr>
          <w:fldChar w:fldCharType="begin"/>
        </w:r>
        <w:r w:rsidR="001E2DC0">
          <w:rPr>
            <w:noProof/>
            <w:webHidden/>
          </w:rPr>
          <w:instrText xml:space="preserve"> PAGEREF _Toc142565841 \h </w:instrText>
        </w:r>
        <w:r w:rsidR="001E2DC0">
          <w:rPr>
            <w:noProof/>
            <w:webHidden/>
          </w:rPr>
        </w:r>
        <w:r w:rsidR="001E2DC0">
          <w:rPr>
            <w:noProof/>
            <w:webHidden/>
          </w:rPr>
          <w:fldChar w:fldCharType="separate"/>
        </w:r>
        <w:r w:rsidR="001E2DC0">
          <w:rPr>
            <w:noProof/>
            <w:webHidden/>
          </w:rPr>
          <w:t>39</w:t>
        </w:r>
        <w:r w:rsidR="001E2DC0">
          <w:rPr>
            <w:noProof/>
            <w:webHidden/>
          </w:rPr>
          <w:fldChar w:fldCharType="end"/>
        </w:r>
      </w:hyperlink>
    </w:p>
    <w:p w14:paraId="5B336B7A" w14:textId="77777777" w:rsidR="00593B27" w:rsidRPr="000307D7" w:rsidRDefault="00593B27" w:rsidP="00593B27">
      <w:pPr>
        <w:pStyle w:val="Absatztextnormal"/>
        <w:ind w:left="0"/>
        <w:rPr>
          <w:sz w:val="22"/>
          <w:szCs w:val="22"/>
        </w:rPr>
      </w:pPr>
      <w:r>
        <w:fldChar w:fldCharType="end"/>
      </w:r>
    </w:p>
    <w:p w14:paraId="5EAF1F34" w14:textId="77777777" w:rsidR="00593B27" w:rsidRDefault="00593B27" w:rsidP="00A50340">
      <w:pPr>
        <w:pStyle w:val="berschrift2"/>
      </w:pPr>
      <w:bookmarkStart w:id="127" w:name="_Toc142565900"/>
      <w:r>
        <w:t>Anlagenverzeichnis</w:t>
      </w:r>
      <w:bookmarkEnd w:id="127"/>
      <w:r>
        <w:t xml:space="preserve"> </w:t>
      </w:r>
    </w:p>
    <w:p w14:paraId="42834D75" w14:textId="3438BA19" w:rsidR="000E2089" w:rsidRPr="000307D7" w:rsidRDefault="00A339E0" w:rsidP="00593B27">
      <w:pPr>
        <w:rPr>
          <w:sz w:val="22"/>
          <w:szCs w:val="22"/>
        </w:rPr>
      </w:pPr>
      <w:r>
        <w:rPr>
          <w:sz w:val="22"/>
          <w:szCs w:val="22"/>
        </w:rPr>
        <w:t>Ohne Anlagen</w:t>
      </w:r>
    </w:p>
    <w:p w14:paraId="423F495C" w14:textId="77777777" w:rsidR="00C547A5" w:rsidRPr="007112C4" w:rsidRDefault="00C547A5" w:rsidP="00735A3F">
      <w:pPr>
        <w:rPr>
          <w:sz w:val="22"/>
          <w:szCs w:val="22"/>
        </w:rPr>
      </w:pPr>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593B27" w:rsidRPr="007771A8" w14:paraId="1CA7F736" w14:textId="77777777" w:rsidTr="00881021">
        <w:tc>
          <w:tcPr>
            <w:tcW w:w="9570" w:type="dxa"/>
            <w:shd w:val="clear" w:color="auto" w:fill="FFC000"/>
          </w:tcPr>
          <w:p w14:paraId="10EE2FAF" w14:textId="77777777" w:rsidR="00593B27" w:rsidRPr="007771A8" w:rsidRDefault="00593B27" w:rsidP="006C45F4">
            <w:pPr>
              <w:pStyle w:val="Absatztextnormal"/>
              <w:spacing w:before="60" w:after="60"/>
              <w:ind w:left="0"/>
              <w:rPr>
                <w:b/>
                <w:bCs/>
              </w:rPr>
            </w:pPr>
            <w:r>
              <w:rPr>
                <w:b/>
                <w:bCs/>
              </w:rPr>
              <w:lastRenderedPageBreak/>
              <w:t>Hinweis</w:t>
            </w:r>
            <w:r w:rsidR="00C214D7">
              <w:rPr>
                <w:b/>
                <w:bCs/>
              </w:rPr>
              <w:t>e</w:t>
            </w:r>
            <w:r w:rsidR="00D7738D">
              <w:rPr>
                <w:b/>
                <w:bCs/>
              </w:rPr>
              <w:t xml:space="preserve"> zur Bearbeitung von Kapitel 1</w:t>
            </w:r>
            <w:r w:rsidR="00B03ECC">
              <w:rPr>
                <w:b/>
                <w:bCs/>
              </w:rPr>
              <w:t>6</w:t>
            </w:r>
          </w:p>
        </w:tc>
      </w:tr>
      <w:tr w:rsidR="00593B27" w:rsidRPr="007771A8" w14:paraId="6A1F4C30" w14:textId="77777777" w:rsidTr="00881021">
        <w:tc>
          <w:tcPr>
            <w:tcW w:w="9570" w:type="dxa"/>
          </w:tcPr>
          <w:p w14:paraId="72C393A7" w14:textId="77777777" w:rsidR="00593B27" w:rsidRDefault="00593B27" w:rsidP="00881021">
            <w:pPr>
              <w:pStyle w:val="Absatztextnormal"/>
              <w:ind w:left="0"/>
            </w:pPr>
          </w:p>
          <w:p w14:paraId="540460FB" w14:textId="77777777" w:rsidR="00593B27" w:rsidRDefault="00593B27" w:rsidP="00881021">
            <w:pPr>
              <w:pStyle w:val="Absatztextnormal"/>
              <w:ind w:left="0"/>
            </w:pPr>
            <w:r>
              <w:t xml:space="preserve">Für den Aufbau der Verzeichnisse müssen diverse Vorbereitungen getroffen sein, damit </w:t>
            </w:r>
            <w:r w:rsidR="00C4149F">
              <w:t>diese sich automatisch erstellen</w:t>
            </w:r>
            <w:r>
              <w:t>. Daher w</w:t>
            </w:r>
            <w:r w:rsidR="00C4149F">
              <w:t>e</w:t>
            </w:r>
            <w:r>
              <w:t>rden bei der Vorgehensweise zwei Schritte je Verzeichnis aufgeführt.</w:t>
            </w:r>
          </w:p>
          <w:p w14:paraId="47096C01" w14:textId="77777777" w:rsidR="00593B27" w:rsidRDefault="00593B27" w:rsidP="00881021">
            <w:pPr>
              <w:pStyle w:val="Absatztextnormal"/>
              <w:ind w:left="0"/>
            </w:pPr>
          </w:p>
          <w:p w14:paraId="4F812EA4" w14:textId="77777777" w:rsidR="00593B27" w:rsidRPr="00876291" w:rsidRDefault="00593B27" w:rsidP="00881021">
            <w:pPr>
              <w:pStyle w:val="Absatztextnormal"/>
              <w:ind w:left="0"/>
              <w:rPr>
                <w:b/>
              </w:rPr>
            </w:pPr>
            <w:r w:rsidRPr="00876291">
              <w:rPr>
                <w:b/>
              </w:rPr>
              <w:t>Eine Anleitung für das Abbildungsverzeichnis</w:t>
            </w:r>
          </w:p>
          <w:p w14:paraId="29E71FF9" w14:textId="77777777" w:rsidR="00593B27" w:rsidRDefault="00593B27" w:rsidP="00881021">
            <w:pPr>
              <w:pStyle w:val="Absatztextnormal"/>
              <w:ind w:left="0"/>
            </w:pPr>
          </w:p>
          <w:p w14:paraId="22C2577E" w14:textId="77777777" w:rsidR="00593B27" w:rsidRPr="002D6BB1" w:rsidRDefault="00593B27" w:rsidP="00C0491E">
            <w:pPr>
              <w:pStyle w:val="Absatztextnormal"/>
              <w:numPr>
                <w:ilvl w:val="0"/>
                <w:numId w:val="10"/>
              </w:numPr>
              <w:rPr>
                <w:b/>
              </w:rPr>
            </w:pPr>
            <w:r w:rsidRPr="002D6BB1">
              <w:rPr>
                <w:b/>
              </w:rPr>
              <w:t>Schritt</w:t>
            </w:r>
          </w:p>
          <w:p w14:paraId="14A353EB" w14:textId="77777777" w:rsidR="00593B27" w:rsidRDefault="00593B27" w:rsidP="00C0491E">
            <w:pPr>
              <w:pStyle w:val="Absatztextnormal"/>
              <w:numPr>
                <w:ilvl w:val="0"/>
                <w:numId w:val="9"/>
              </w:numPr>
            </w:pPr>
            <w:r>
              <w:t>Gehe eine Zeile unter die Abbildung. (diese Zeile sollte leer sein)</w:t>
            </w:r>
          </w:p>
          <w:p w14:paraId="58D71B5D" w14:textId="77777777" w:rsidR="00593B27" w:rsidRDefault="00593B27" w:rsidP="00C0491E">
            <w:pPr>
              <w:pStyle w:val="Absatztextnormal"/>
              <w:numPr>
                <w:ilvl w:val="0"/>
                <w:numId w:val="9"/>
              </w:numPr>
            </w:pPr>
            <w:r>
              <w:t>1x Links Klick im Menü auf „Verweise“</w:t>
            </w:r>
          </w:p>
          <w:p w14:paraId="4F419314" w14:textId="77777777" w:rsidR="00593B27" w:rsidRDefault="00593B27" w:rsidP="00C0491E">
            <w:pPr>
              <w:pStyle w:val="Absatztextnormal"/>
              <w:numPr>
                <w:ilvl w:val="0"/>
                <w:numId w:val="9"/>
              </w:numPr>
            </w:pPr>
            <w:r>
              <w:t>1x Links Klick auf das Symbol auf „Beschriftung einfügen“</w:t>
            </w:r>
          </w:p>
          <w:p w14:paraId="21B44D5E" w14:textId="77777777" w:rsidR="00593B27" w:rsidRDefault="00593B27" w:rsidP="00C0491E">
            <w:pPr>
              <w:pStyle w:val="Absatztextnormal"/>
              <w:numPr>
                <w:ilvl w:val="0"/>
                <w:numId w:val="9"/>
              </w:numPr>
            </w:pPr>
            <w:r>
              <w:t>Im Fenster bei „Beschreibung“ auf Abbildung umschalten (mit dem Dreieck rechts davon)</w:t>
            </w:r>
          </w:p>
          <w:p w14:paraId="1D08E698" w14:textId="77777777" w:rsidR="00593B27" w:rsidRDefault="00593B27" w:rsidP="00C0491E">
            <w:pPr>
              <w:pStyle w:val="Absatztextnormal"/>
              <w:numPr>
                <w:ilvl w:val="0"/>
                <w:numId w:val="9"/>
              </w:numPr>
            </w:pPr>
            <w:r>
              <w:t>Im Feld „Beschriftung“: 1x Leertaste drücken und dann den Namen der Abbildung eintippen</w:t>
            </w:r>
            <w:r>
              <w:br/>
              <w:t>(Achtung: die vorgegebenen/ vorgeschlagenen Begriffe sollten nicht verändert werden)</w:t>
            </w:r>
          </w:p>
          <w:p w14:paraId="798307B8" w14:textId="77777777" w:rsidR="00593B27" w:rsidRDefault="00593B27" w:rsidP="00C0491E">
            <w:pPr>
              <w:pStyle w:val="Absatztextnormal"/>
              <w:numPr>
                <w:ilvl w:val="0"/>
                <w:numId w:val="9"/>
              </w:numPr>
            </w:pPr>
            <w:r>
              <w:t>1x Links Klick auf OK</w:t>
            </w:r>
          </w:p>
          <w:p w14:paraId="32CC0805" w14:textId="77777777" w:rsidR="00593B27" w:rsidRDefault="00593B27" w:rsidP="00C0491E">
            <w:pPr>
              <w:pStyle w:val="Absatztextnormal"/>
              <w:numPr>
                <w:ilvl w:val="0"/>
                <w:numId w:val="9"/>
              </w:numPr>
            </w:pPr>
            <w:r>
              <w:t>Solange wiederholen, bis alle Grafiken eine Beschriftung haben</w:t>
            </w:r>
          </w:p>
          <w:p w14:paraId="585C6A20" w14:textId="77777777" w:rsidR="00593B27" w:rsidRDefault="00593B27" w:rsidP="00881021">
            <w:pPr>
              <w:pStyle w:val="Absatztextnormal"/>
              <w:ind w:left="0"/>
            </w:pPr>
          </w:p>
          <w:p w14:paraId="6C60444F" w14:textId="77777777" w:rsidR="00593B27" w:rsidRPr="002D6BB1" w:rsidRDefault="00593B27" w:rsidP="00C0491E">
            <w:pPr>
              <w:pStyle w:val="Absatztextnormal"/>
              <w:numPr>
                <w:ilvl w:val="0"/>
                <w:numId w:val="10"/>
              </w:numPr>
              <w:rPr>
                <w:b/>
              </w:rPr>
            </w:pPr>
            <w:r w:rsidRPr="002D6BB1">
              <w:rPr>
                <w:b/>
              </w:rPr>
              <w:t>Schritt</w:t>
            </w:r>
          </w:p>
          <w:p w14:paraId="4429801D" w14:textId="77777777" w:rsidR="00593B27" w:rsidRDefault="00593B27" w:rsidP="00C0491E">
            <w:pPr>
              <w:pStyle w:val="Absatztextnormal"/>
              <w:numPr>
                <w:ilvl w:val="0"/>
                <w:numId w:val="9"/>
              </w:numPr>
            </w:pPr>
            <w:r>
              <w:t>Gehe in die leere Zeile im Kapitel Abbildungsverzeichnis unterhalb der vorbreiteten Überschrift „Abbildungsverzeichnis“</w:t>
            </w:r>
          </w:p>
          <w:p w14:paraId="0724A44B" w14:textId="77777777" w:rsidR="00593B27" w:rsidRDefault="00593B27" w:rsidP="00C0491E">
            <w:pPr>
              <w:pStyle w:val="Absatztextnormal"/>
              <w:numPr>
                <w:ilvl w:val="0"/>
                <w:numId w:val="9"/>
              </w:numPr>
            </w:pPr>
            <w:r>
              <w:t>1x Links Klick im Menü auf „Verweise“</w:t>
            </w:r>
          </w:p>
          <w:p w14:paraId="23BF76DD" w14:textId="77777777" w:rsidR="00593B27" w:rsidRDefault="00593B27" w:rsidP="00C0491E">
            <w:pPr>
              <w:pStyle w:val="Absatztextnormal"/>
              <w:numPr>
                <w:ilvl w:val="0"/>
                <w:numId w:val="9"/>
              </w:numPr>
            </w:pPr>
            <w:r>
              <w:t>1x Links Klick auf das Symbol „Abbildungsverzeichnis einfügen“</w:t>
            </w:r>
          </w:p>
          <w:p w14:paraId="033FB6CF" w14:textId="77777777" w:rsidR="00593B27" w:rsidRDefault="00593B27" w:rsidP="00C0491E">
            <w:pPr>
              <w:pStyle w:val="Absatztextnormal"/>
              <w:numPr>
                <w:ilvl w:val="0"/>
                <w:numId w:val="9"/>
              </w:numPr>
            </w:pPr>
            <w:r>
              <w:t>Im Fenster bei „Beschriftungskategorie“ auf Abbildung umschalten (mit dem Dreieck rechts davon)</w:t>
            </w:r>
          </w:p>
          <w:p w14:paraId="3E54D15B" w14:textId="77777777" w:rsidR="00593B27" w:rsidRDefault="00593B27" w:rsidP="00C0491E">
            <w:pPr>
              <w:pStyle w:val="Absatztextnormal"/>
              <w:numPr>
                <w:ilvl w:val="0"/>
                <w:numId w:val="9"/>
              </w:numPr>
            </w:pPr>
            <w:r>
              <w:t>1x Links Klick auf OK</w:t>
            </w:r>
          </w:p>
          <w:p w14:paraId="56F065B4" w14:textId="77777777" w:rsidR="00593B27" w:rsidRDefault="00593B27" w:rsidP="00881021">
            <w:pPr>
              <w:pStyle w:val="Absatztextnormal"/>
              <w:ind w:left="0"/>
            </w:pPr>
          </w:p>
          <w:p w14:paraId="5F7A8C78" w14:textId="77777777" w:rsidR="00593B27" w:rsidRPr="00E46B5A" w:rsidRDefault="00593B27" w:rsidP="00881021">
            <w:pPr>
              <w:pStyle w:val="Absatztextnormal"/>
              <w:ind w:left="0"/>
            </w:pPr>
            <w:r>
              <w:t>Die Aktualisierung des Abbildungsverzeichnisses sollte automatisch geschehen. Sofern dieses nicht funktioniert, kann das auch manuell erreicht werden. Dazu bitte das Abbildungsverzeichnis markieren und dann die Taste [F9] drücken.</w:t>
            </w:r>
          </w:p>
          <w:p w14:paraId="7B6BCEE0" w14:textId="77777777" w:rsidR="00593B27" w:rsidRDefault="00593B27" w:rsidP="00881021">
            <w:pPr>
              <w:autoSpaceDE w:val="0"/>
              <w:autoSpaceDN w:val="0"/>
              <w:adjustRightInd w:val="0"/>
              <w:rPr>
                <w:szCs w:val="16"/>
              </w:rPr>
            </w:pPr>
          </w:p>
          <w:p w14:paraId="71EC6E2B" w14:textId="77777777" w:rsidR="00593B27" w:rsidRDefault="00593B27" w:rsidP="00881021">
            <w:pPr>
              <w:pStyle w:val="Absatztextnormal"/>
              <w:ind w:left="0"/>
            </w:pPr>
          </w:p>
          <w:p w14:paraId="164B5F22" w14:textId="77777777" w:rsidR="00593B27" w:rsidRPr="00876291" w:rsidRDefault="00593B27" w:rsidP="00881021">
            <w:pPr>
              <w:pStyle w:val="Absatztextnormal"/>
              <w:ind w:left="0"/>
              <w:rPr>
                <w:b/>
              </w:rPr>
            </w:pPr>
            <w:r w:rsidRPr="00876291">
              <w:rPr>
                <w:b/>
              </w:rPr>
              <w:t>Eine Anleitung für das Tabellenverzeichnis</w:t>
            </w:r>
          </w:p>
          <w:p w14:paraId="648D6A66" w14:textId="77777777" w:rsidR="00593B27" w:rsidRDefault="00593B27" w:rsidP="00881021">
            <w:pPr>
              <w:pStyle w:val="Absatztextnormal"/>
              <w:ind w:left="0"/>
            </w:pPr>
          </w:p>
          <w:p w14:paraId="2037BD19" w14:textId="77777777" w:rsidR="00593B27" w:rsidRPr="002D6BB1" w:rsidRDefault="00593B27" w:rsidP="00C0491E">
            <w:pPr>
              <w:pStyle w:val="Absatztextnormal"/>
              <w:numPr>
                <w:ilvl w:val="0"/>
                <w:numId w:val="11"/>
              </w:numPr>
              <w:rPr>
                <w:b/>
              </w:rPr>
            </w:pPr>
            <w:r w:rsidRPr="002D6BB1">
              <w:rPr>
                <w:b/>
              </w:rPr>
              <w:t>Schritt</w:t>
            </w:r>
          </w:p>
          <w:p w14:paraId="155E2D18" w14:textId="77777777" w:rsidR="00593B27" w:rsidRDefault="00593B27" w:rsidP="00C0491E">
            <w:pPr>
              <w:pStyle w:val="Absatztextnormal"/>
              <w:numPr>
                <w:ilvl w:val="0"/>
                <w:numId w:val="9"/>
              </w:numPr>
            </w:pPr>
            <w:r>
              <w:t>Gehe eine Zeile unter die Tabelle. (diese Zeile sollte leer sein)</w:t>
            </w:r>
          </w:p>
          <w:p w14:paraId="58F4B05C" w14:textId="77777777" w:rsidR="00593B27" w:rsidRDefault="00593B27" w:rsidP="00C0491E">
            <w:pPr>
              <w:pStyle w:val="Absatztextnormal"/>
              <w:numPr>
                <w:ilvl w:val="0"/>
                <w:numId w:val="9"/>
              </w:numPr>
            </w:pPr>
            <w:r>
              <w:t>1x Links Klick im Menü auf „Verweise“</w:t>
            </w:r>
          </w:p>
          <w:p w14:paraId="3E1E8D91" w14:textId="77777777" w:rsidR="00593B27" w:rsidRDefault="00593B27" w:rsidP="00C0491E">
            <w:pPr>
              <w:pStyle w:val="Absatztextnormal"/>
              <w:numPr>
                <w:ilvl w:val="0"/>
                <w:numId w:val="9"/>
              </w:numPr>
            </w:pPr>
            <w:r>
              <w:t>1x Links Klick auf das Symbol „Beschriftung einfügen“</w:t>
            </w:r>
          </w:p>
          <w:p w14:paraId="3529CCD7" w14:textId="77777777" w:rsidR="00593B27" w:rsidRDefault="00593B27" w:rsidP="00C0491E">
            <w:pPr>
              <w:pStyle w:val="Absatztextnormal"/>
              <w:numPr>
                <w:ilvl w:val="0"/>
                <w:numId w:val="9"/>
              </w:numPr>
            </w:pPr>
            <w:r>
              <w:t>Im Fenster bei „Beschreibung“ auf Tabellen umschalten (mit dem Dreieck rechts davon)</w:t>
            </w:r>
          </w:p>
          <w:p w14:paraId="1FA433CB" w14:textId="77777777" w:rsidR="00593B27" w:rsidRDefault="00593B27" w:rsidP="00C0491E">
            <w:pPr>
              <w:pStyle w:val="Absatztextnormal"/>
              <w:numPr>
                <w:ilvl w:val="0"/>
                <w:numId w:val="9"/>
              </w:numPr>
            </w:pPr>
            <w:r>
              <w:t>Im Feld „Beschriftung“: 1x Leertaste und dann den Namen der Abbildung eintippen</w:t>
            </w:r>
            <w:r>
              <w:br/>
              <w:t>(Achtung: die vorgegebenen/ vorgeschlagenen Begriffe sollten nicht verändert werden)</w:t>
            </w:r>
          </w:p>
          <w:p w14:paraId="7963A47F" w14:textId="77777777" w:rsidR="00593B27" w:rsidRDefault="00593B27" w:rsidP="00C0491E">
            <w:pPr>
              <w:pStyle w:val="Absatztextnormal"/>
              <w:numPr>
                <w:ilvl w:val="0"/>
                <w:numId w:val="9"/>
              </w:numPr>
            </w:pPr>
            <w:r>
              <w:t>1x Links Klick auf OK</w:t>
            </w:r>
          </w:p>
          <w:p w14:paraId="7EAA8D5A" w14:textId="77777777" w:rsidR="00593B27" w:rsidRDefault="00593B27" w:rsidP="00C0491E">
            <w:pPr>
              <w:pStyle w:val="Absatztextnormal"/>
              <w:numPr>
                <w:ilvl w:val="0"/>
                <w:numId w:val="9"/>
              </w:numPr>
            </w:pPr>
            <w:r>
              <w:t>Solange wiederholen, bis alle Tabellen eine Beschriftung haben</w:t>
            </w:r>
          </w:p>
          <w:p w14:paraId="6FFDA137" w14:textId="77777777" w:rsidR="00593B27" w:rsidRDefault="00593B27" w:rsidP="00881021">
            <w:pPr>
              <w:pStyle w:val="Absatztextnormal"/>
              <w:ind w:left="0"/>
            </w:pPr>
          </w:p>
          <w:p w14:paraId="701EADFE" w14:textId="77777777" w:rsidR="00593B27" w:rsidRPr="002D6BB1" w:rsidRDefault="00593B27" w:rsidP="00C0491E">
            <w:pPr>
              <w:pStyle w:val="Absatztextnormal"/>
              <w:numPr>
                <w:ilvl w:val="0"/>
                <w:numId w:val="11"/>
              </w:numPr>
              <w:rPr>
                <w:b/>
              </w:rPr>
            </w:pPr>
            <w:r w:rsidRPr="002D6BB1">
              <w:rPr>
                <w:b/>
              </w:rPr>
              <w:t>Schritt</w:t>
            </w:r>
          </w:p>
          <w:p w14:paraId="6405E295" w14:textId="77777777" w:rsidR="00593B27" w:rsidRDefault="00593B27" w:rsidP="00C0491E">
            <w:pPr>
              <w:pStyle w:val="Absatztextnormal"/>
              <w:numPr>
                <w:ilvl w:val="0"/>
                <w:numId w:val="9"/>
              </w:numPr>
            </w:pPr>
            <w:r>
              <w:t>Gehe in die leere Zeile im Kapitel Abbildungsverzeichnis unterhalb der vorbreiteten Überschrift „Tabellenverzeichnis“</w:t>
            </w:r>
          </w:p>
          <w:p w14:paraId="50D24AF7" w14:textId="77777777" w:rsidR="00593B27" w:rsidRDefault="00593B27" w:rsidP="00C0491E">
            <w:pPr>
              <w:pStyle w:val="Absatztextnormal"/>
              <w:numPr>
                <w:ilvl w:val="0"/>
                <w:numId w:val="9"/>
              </w:numPr>
            </w:pPr>
            <w:r>
              <w:t>1x Links Klick im Menü auf „Verweise“</w:t>
            </w:r>
          </w:p>
          <w:p w14:paraId="2E92C198" w14:textId="77777777" w:rsidR="00593B27" w:rsidRDefault="00593B27" w:rsidP="00C0491E">
            <w:pPr>
              <w:pStyle w:val="Absatztextnormal"/>
              <w:numPr>
                <w:ilvl w:val="0"/>
                <w:numId w:val="9"/>
              </w:numPr>
            </w:pPr>
            <w:r>
              <w:t>1x Links Klick auf das Symbol „Abbildungsverzeichnis einfügen“</w:t>
            </w:r>
          </w:p>
          <w:p w14:paraId="4F19B238" w14:textId="77777777" w:rsidR="00593B27" w:rsidRDefault="00593B27" w:rsidP="00C0491E">
            <w:pPr>
              <w:pStyle w:val="Absatztextnormal"/>
              <w:numPr>
                <w:ilvl w:val="0"/>
                <w:numId w:val="9"/>
              </w:numPr>
            </w:pPr>
            <w:r>
              <w:t>Im Fenster bei „Beschriftungskategorie“ auf Tabelle umschalten (mit dem Dreieck rechts davon)</w:t>
            </w:r>
          </w:p>
          <w:p w14:paraId="27D6EB8E" w14:textId="77777777" w:rsidR="00593B27" w:rsidRDefault="00593B27" w:rsidP="00C0491E">
            <w:pPr>
              <w:pStyle w:val="Absatztextnormal"/>
              <w:numPr>
                <w:ilvl w:val="0"/>
                <w:numId w:val="9"/>
              </w:numPr>
            </w:pPr>
            <w:r>
              <w:t>1x Links Klick auf OK</w:t>
            </w:r>
          </w:p>
          <w:p w14:paraId="7B177EEC" w14:textId="77777777" w:rsidR="00593B27" w:rsidRDefault="00593B27" w:rsidP="00881021">
            <w:pPr>
              <w:pStyle w:val="Absatztextnormal"/>
              <w:ind w:left="0"/>
            </w:pPr>
          </w:p>
          <w:p w14:paraId="4F6D29DB" w14:textId="77777777" w:rsidR="00593B27" w:rsidRPr="00E46B5A" w:rsidRDefault="00593B27" w:rsidP="00881021">
            <w:pPr>
              <w:pStyle w:val="Absatztextnormal"/>
              <w:ind w:left="0"/>
            </w:pPr>
            <w:r>
              <w:t>Die Aktualisierung des Tabellenverzeichnisses sollte automatisch geschehen. Sofern dieses nicht funktioniert, kann das auch manuell erreicht werden. Dazu bitte das Abbildungsverzeichnis markieren und dann die Taste [F9] drücken.</w:t>
            </w:r>
          </w:p>
          <w:p w14:paraId="29EB95CB" w14:textId="77777777" w:rsidR="00593B27" w:rsidRDefault="00593B27" w:rsidP="00881021">
            <w:pPr>
              <w:autoSpaceDE w:val="0"/>
              <w:autoSpaceDN w:val="0"/>
              <w:adjustRightInd w:val="0"/>
              <w:rPr>
                <w:szCs w:val="16"/>
              </w:rPr>
            </w:pPr>
          </w:p>
          <w:p w14:paraId="4DDE616A" w14:textId="77777777" w:rsidR="00593B27" w:rsidRDefault="00593B27" w:rsidP="00881021">
            <w:pPr>
              <w:autoSpaceDE w:val="0"/>
              <w:autoSpaceDN w:val="0"/>
              <w:adjustRightInd w:val="0"/>
              <w:rPr>
                <w:szCs w:val="16"/>
              </w:rPr>
            </w:pPr>
            <w:r>
              <w:rPr>
                <w:szCs w:val="16"/>
              </w:rPr>
              <w:t xml:space="preserve">Die beschriebenen Verzeichnisse sind schon vorbereitet und </w:t>
            </w:r>
            <w:r w:rsidR="00677BCE">
              <w:rPr>
                <w:szCs w:val="16"/>
              </w:rPr>
              <w:t>brauchen</w:t>
            </w:r>
            <w:r>
              <w:rPr>
                <w:szCs w:val="16"/>
              </w:rPr>
              <w:t xml:space="preserve"> nach dem Zufügen der Beschriftungen nur noch aktualisiert werden.</w:t>
            </w:r>
          </w:p>
          <w:p w14:paraId="674C0316" w14:textId="77777777" w:rsidR="00593B27" w:rsidRPr="007771A8" w:rsidRDefault="00593B27" w:rsidP="00881021">
            <w:pPr>
              <w:pStyle w:val="Default"/>
              <w:rPr>
                <w:sz w:val="20"/>
                <w:szCs w:val="20"/>
              </w:rPr>
            </w:pPr>
          </w:p>
        </w:tc>
      </w:tr>
    </w:tbl>
    <w:p w14:paraId="4DBACE8A" w14:textId="77777777" w:rsidR="002F1E08" w:rsidRPr="000307D7" w:rsidRDefault="002F1E08" w:rsidP="00153826">
      <w:pPr>
        <w:pStyle w:val="Absatztextnormal"/>
        <w:ind w:left="0"/>
        <w:rPr>
          <w:sz w:val="22"/>
          <w:szCs w:val="22"/>
        </w:rPr>
      </w:pPr>
    </w:p>
    <w:p w14:paraId="12925CB3" w14:textId="77777777" w:rsidR="002F1E08" w:rsidRPr="000307D7" w:rsidRDefault="002F1E08" w:rsidP="00153826">
      <w:pPr>
        <w:pStyle w:val="Absatztextnormal"/>
        <w:ind w:left="0"/>
        <w:rPr>
          <w:sz w:val="22"/>
          <w:szCs w:val="22"/>
        </w:rPr>
      </w:pPr>
    </w:p>
    <w:p w14:paraId="13FB0D55" w14:textId="77777777" w:rsidR="00423096" w:rsidRPr="000307D7" w:rsidRDefault="002F1E08" w:rsidP="00153826">
      <w:pPr>
        <w:pStyle w:val="Absatztextnormal"/>
        <w:ind w:left="0"/>
        <w:rPr>
          <w:i/>
          <w:sz w:val="22"/>
          <w:szCs w:val="22"/>
        </w:rPr>
      </w:pPr>
      <w:r w:rsidRPr="000307D7">
        <w:rPr>
          <w:i/>
          <w:sz w:val="22"/>
          <w:szCs w:val="22"/>
        </w:rPr>
        <w:t>„Hiermit versichere ich, dass ich diesen Report eigenständig und inhaltlich ohne Mitwirkung Dritter angefertigt habe.“</w:t>
      </w:r>
    </w:p>
    <w:p w14:paraId="213B223D" w14:textId="77777777" w:rsidR="002F1E08" w:rsidRPr="000307D7" w:rsidRDefault="002F1E08" w:rsidP="002F1E08">
      <w:pPr>
        <w:rPr>
          <w:sz w:val="22"/>
          <w:szCs w:val="22"/>
        </w:rPr>
      </w:pPr>
    </w:p>
    <w:p w14:paraId="749D4603" w14:textId="77777777" w:rsidR="002F1E08" w:rsidRPr="000307D7" w:rsidRDefault="002F1E08" w:rsidP="002F1E08">
      <w:pPr>
        <w:rPr>
          <w:sz w:val="22"/>
          <w:szCs w:val="22"/>
        </w:rPr>
      </w:pPr>
    </w:p>
    <w:p w14:paraId="5093E8B6" w14:textId="00A9E593" w:rsidR="002F1E08" w:rsidRPr="000307D7" w:rsidRDefault="00850A67" w:rsidP="002F1E08">
      <w:pPr>
        <w:rPr>
          <w:sz w:val="22"/>
          <w:szCs w:val="22"/>
        </w:rPr>
      </w:pPr>
      <w:r>
        <w:rPr>
          <w:noProof/>
          <w:sz w:val="22"/>
          <w:szCs w:val="22"/>
        </w:rPr>
        <w:drawing>
          <wp:inline distT="0" distB="0" distL="0" distR="0" wp14:anchorId="10D8E789" wp14:editId="74959713">
            <wp:extent cx="1169581" cy="452145"/>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erschrift JT.jpg"/>
                    <pic:cNvPicPr/>
                  </pic:nvPicPr>
                  <pic:blipFill rotWithShape="1">
                    <a:blip r:embed="rId33" cstate="print">
                      <a:extLst>
                        <a:ext uri="{28A0092B-C50C-407E-A947-70E740481C1C}">
                          <a14:useLocalDpi xmlns:a14="http://schemas.microsoft.com/office/drawing/2010/main" val="0"/>
                        </a:ext>
                      </a:extLst>
                    </a:blip>
                    <a:srcRect t="14098" b="13931"/>
                    <a:stretch/>
                  </pic:blipFill>
                  <pic:spPr bwMode="auto">
                    <a:xfrm>
                      <a:off x="0" y="0"/>
                      <a:ext cx="1183734" cy="457616"/>
                    </a:xfrm>
                    <a:prstGeom prst="rect">
                      <a:avLst/>
                    </a:prstGeom>
                    <a:ln>
                      <a:noFill/>
                    </a:ln>
                    <a:extLst>
                      <a:ext uri="{53640926-AAD7-44D8-BBD7-CCE9431645EC}">
                        <a14:shadowObscured xmlns:a14="http://schemas.microsoft.com/office/drawing/2010/main"/>
                      </a:ext>
                    </a:extLst>
                  </pic:spPr>
                </pic:pic>
              </a:graphicData>
            </a:graphic>
          </wp:inline>
        </w:drawing>
      </w:r>
    </w:p>
    <w:p w14:paraId="55535F43" w14:textId="77777777" w:rsidR="002F1E08" w:rsidRDefault="002F1E08" w:rsidP="002F1E08">
      <w:r>
        <w:t>____________________________</w:t>
      </w:r>
    </w:p>
    <w:p w14:paraId="7A7A82AD" w14:textId="77777777" w:rsidR="001143B7" w:rsidRDefault="002F1E08" w:rsidP="002F1E08">
      <w:pPr>
        <w:rPr>
          <w:sz w:val="16"/>
        </w:rPr>
      </w:pPr>
      <w:r w:rsidRPr="002F1E08">
        <w:rPr>
          <w:sz w:val="16"/>
        </w:rPr>
        <w:t>Vorname Name</w:t>
      </w:r>
    </w:p>
    <w:p w14:paraId="48F411EC" w14:textId="77777777" w:rsidR="00DB52CC" w:rsidRPr="002F1E08" w:rsidRDefault="001143B7" w:rsidP="00DB52CC">
      <w:pPr>
        <w:rPr>
          <w:sz w:val="16"/>
        </w:rPr>
      </w:pPr>
      <w:r>
        <w:rPr>
          <w:sz w:val="16"/>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488109C9" w14:textId="77777777" w:rsidTr="00C61AFA">
        <w:tc>
          <w:tcPr>
            <w:tcW w:w="8857" w:type="dxa"/>
            <w:shd w:val="clear" w:color="auto" w:fill="FFC000"/>
            <w:vAlign w:val="center"/>
          </w:tcPr>
          <w:p w14:paraId="566053F0" w14:textId="77777777" w:rsidR="00DB52CC" w:rsidRPr="007771A8" w:rsidRDefault="00DB52CC" w:rsidP="00C61AFA">
            <w:pPr>
              <w:pStyle w:val="Absatztextnormal"/>
              <w:spacing w:before="60" w:after="60"/>
              <w:ind w:left="0"/>
              <w:rPr>
                <w:b/>
                <w:bCs/>
              </w:rPr>
            </w:pPr>
            <w:r>
              <w:rPr>
                <w:b/>
                <w:bCs/>
              </w:rPr>
              <w:lastRenderedPageBreak/>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Windows</w:t>
            </w:r>
          </w:p>
        </w:tc>
      </w:tr>
      <w:tr w:rsidR="00DB52CC" w:rsidRPr="007771A8" w14:paraId="14EBAD89" w14:textId="77777777" w:rsidTr="00C61AFA">
        <w:tc>
          <w:tcPr>
            <w:tcW w:w="8857" w:type="dxa"/>
          </w:tcPr>
          <w:p w14:paraId="19613791" w14:textId="77777777" w:rsidR="00DB52CC" w:rsidRDefault="00DB52CC" w:rsidP="00C61AFA">
            <w:pPr>
              <w:pStyle w:val="Absatztextnormal"/>
              <w:ind w:left="0"/>
            </w:pPr>
          </w:p>
          <w:p w14:paraId="419D7D75" w14:textId="77777777" w:rsidR="00DB52CC" w:rsidRDefault="00DB52CC" w:rsidP="00C61AFA">
            <w:pPr>
              <w:pStyle w:val="Absatztextnormal"/>
              <w:ind w:left="0"/>
            </w:pPr>
            <w:r>
              <w:t xml:space="preserve">Erstellung einer PDF- Datei in Word </w:t>
            </w:r>
          </w:p>
          <w:p w14:paraId="51E2CBCB" w14:textId="77777777" w:rsidR="00DB52CC" w:rsidRDefault="00DB52CC" w:rsidP="00C61AFA">
            <w:pPr>
              <w:pStyle w:val="Absatztextnormal"/>
              <w:ind w:left="0"/>
            </w:pPr>
          </w:p>
          <w:p w14:paraId="04B0FFDE" w14:textId="77777777" w:rsidR="00DB52CC" w:rsidRDefault="00DB52CC" w:rsidP="00C61AFA">
            <w:pPr>
              <w:pStyle w:val="Absatztextnormal"/>
              <w:ind w:left="0"/>
            </w:pPr>
            <w:r>
              <w:t xml:space="preserve">Es gibt unter Word zwei Arten PDF-Dateien zu erzeugen: </w:t>
            </w:r>
          </w:p>
          <w:p w14:paraId="1554A851" w14:textId="77777777" w:rsidR="00DB52CC" w:rsidRDefault="00DB52CC" w:rsidP="00C0491E">
            <w:pPr>
              <w:pStyle w:val="Absatztextnormal"/>
              <w:numPr>
                <w:ilvl w:val="0"/>
                <w:numId w:val="12"/>
              </w:numPr>
            </w:pPr>
            <w:r>
              <w:t>Datei - Speichern unter</w:t>
            </w:r>
          </w:p>
          <w:p w14:paraId="6BC9D588" w14:textId="77777777" w:rsidR="00DB52CC" w:rsidRDefault="00DB52CC" w:rsidP="00C0491E">
            <w:pPr>
              <w:pStyle w:val="Absatztextnormal"/>
              <w:numPr>
                <w:ilvl w:val="0"/>
                <w:numId w:val="12"/>
              </w:numPr>
            </w:pPr>
            <w:r>
              <w:t>Datei - Exportieren</w:t>
            </w:r>
          </w:p>
          <w:p w14:paraId="3911C5C2" w14:textId="77777777" w:rsidR="00DB52CC" w:rsidRDefault="00DB52CC" w:rsidP="00C61AFA">
            <w:pPr>
              <w:pStyle w:val="Absatztextnormal"/>
              <w:ind w:left="0"/>
            </w:pPr>
          </w:p>
          <w:p w14:paraId="79DC66FC" w14:textId="77777777" w:rsidR="00DB52CC" w:rsidRDefault="00DB52CC" w:rsidP="00C61AFA">
            <w:pPr>
              <w:pStyle w:val="Absatztextnormal"/>
              <w:ind w:left="0"/>
            </w:pPr>
            <w:r>
              <w:t>Beide Varianten werden nachfolgend beschrieben:</w:t>
            </w:r>
          </w:p>
          <w:p w14:paraId="1767C4A4" w14:textId="77777777" w:rsidR="00DB52CC" w:rsidRDefault="00DB52CC" w:rsidP="00C61AFA">
            <w:pPr>
              <w:pStyle w:val="Absatztextnormal"/>
              <w:ind w:left="0"/>
            </w:pPr>
          </w:p>
          <w:p w14:paraId="02EF7B0F" w14:textId="77777777" w:rsidR="00DB52CC" w:rsidRPr="00213120" w:rsidRDefault="00DB52CC" w:rsidP="00C61AFA">
            <w:pPr>
              <w:pStyle w:val="Absatztextnormal"/>
              <w:ind w:left="0"/>
              <w:rPr>
                <w:b/>
              </w:rPr>
            </w:pPr>
            <w:r w:rsidRPr="00213120">
              <w:rPr>
                <w:b/>
              </w:rPr>
              <w:t>Zu 1. Datei - Speichern unter</w:t>
            </w:r>
          </w:p>
          <w:p w14:paraId="385099C2" w14:textId="77777777" w:rsidR="00DB52CC" w:rsidRDefault="00DB52CC" w:rsidP="00C61AFA">
            <w:pPr>
              <w:pStyle w:val="Absatztextnormal"/>
              <w:ind w:left="0"/>
            </w:pPr>
          </w:p>
          <w:p w14:paraId="072780DF" w14:textId="77777777" w:rsidR="00DB52CC" w:rsidRDefault="00DB52CC" w:rsidP="00C0491E">
            <w:pPr>
              <w:pStyle w:val="Absatztextnormal"/>
              <w:numPr>
                <w:ilvl w:val="0"/>
                <w:numId w:val="9"/>
              </w:numPr>
            </w:pPr>
            <w:r>
              <w:t>1x Links Klick im Menü auf „Datei“</w:t>
            </w:r>
          </w:p>
          <w:p w14:paraId="1187A9E1" w14:textId="77777777" w:rsidR="00DB52CC" w:rsidRDefault="00DB52CC" w:rsidP="00C0491E">
            <w:pPr>
              <w:pStyle w:val="Absatztextnormal"/>
              <w:numPr>
                <w:ilvl w:val="0"/>
                <w:numId w:val="9"/>
              </w:numPr>
            </w:pPr>
            <w:r>
              <w:t>1x Links Klick auf „Speichern unter“</w:t>
            </w:r>
          </w:p>
          <w:p w14:paraId="1C8CDF6D" w14:textId="77777777" w:rsidR="00DB52CC" w:rsidRDefault="00DB52CC" w:rsidP="00C0491E">
            <w:pPr>
              <w:pStyle w:val="Absatztextnormal"/>
              <w:numPr>
                <w:ilvl w:val="0"/>
                <w:numId w:val="9"/>
              </w:numPr>
            </w:pPr>
            <w:r>
              <w:t>Im Fenster links vor dem Button „Speichern“ auf das Dreieck klicken</w:t>
            </w:r>
          </w:p>
          <w:p w14:paraId="63642566" w14:textId="77777777" w:rsidR="00DB52CC" w:rsidRDefault="00DB52CC" w:rsidP="00C0491E">
            <w:pPr>
              <w:pStyle w:val="Absatztextnormal"/>
              <w:numPr>
                <w:ilvl w:val="0"/>
                <w:numId w:val="9"/>
              </w:numPr>
            </w:pPr>
            <w:r>
              <w:t>Auswahl „PDF (*.PDF)“ anklicken</w:t>
            </w:r>
          </w:p>
          <w:p w14:paraId="13FB9ADD" w14:textId="77777777" w:rsidR="00DB52CC" w:rsidRDefault="00DB52CC" w:rsidP="00C0491E">
            <w:pPr>
              <w:pStyle w:val="Absatztextnormal"/>
              <w:numPr>
                <w:ilvl w:val="0"/>
                <w:numId w:val="9"/>
              </w:numPr>
            </w:pPr>
            <w:r>
              <w:t>1x Links Klick auf „Mehr Optionen“</w:t>
            </w:r>
          </w:p>
          <w:p w14:paraId="3670DDD6" w14:textId="77777777" w:rsidR="00DB52CC" w:rsidRDefault="00DB52CC" w:rsidP="00C0491E">
            <w:pPr>
              <w:pStyle w:val="Absatztextnormal"/>
              <w:numPr>
                <w:ilvl w:val="0"/>
                <w:numId w:val="9"/>
              </w:numPr>
            </w:pPr>
            <w:r>
              <w:t>In der Auswahl Dateityp „PDF“ auswählen</w:t>
            </w:r>
          </w:p>
          <w:p w14:paraId="22FB3482" w14:textId="77777777" w:rsidR="00DB52CC" w:rsidRDefault="00DB52CC" w:rsidP="00C0491E">
            <w:pPr>
              <w:pStyle w:val="Absatztextnormal"/>
              <w:numPr>
                <w:ilvl w:val="0"/>
                <w:numId w:val="9"/>
              </w:numPr>
            </w:pPr>
            <w:r>
              <w:t>1x Links Klick auf „Optionen“</w:t>
            </w:r>
          </w:p>
          <w:p w14:paraId="1A1A29EF" w14:textId="77777777" w:rsidR="00DB52CC" w:rsidRDefault="00DB52CC" w:rsidP="00C61AFA">
            <w:pPr>
              <w:pStyle w:val="Absatztextnormal"/>
              <w:ind w:left="708"/>
            </w:pPr>
            <w:r>
              <w:t>Nach Klick auf „Optionen“ erscheint folgendes Fenster, in welche die gezeigten Einstellungen vorgenommen werden müssen.</w:t>
            </w:r>
          </w:p>
          <w:p w14:paraId="78C76CF8" w14:textId="339B21B5" w:rsidR="00DB52CC" w:rsidRDefault="001F549F" w:rsidP="00C61AFA">
            <w:pPr>
              <w:pStyle w:val="Absatztextnormal"/>
              <w:ind w:left="720"/>
            </w:pPr>
            <w:r w:rsidRPr="007909EB">
              <w:rPr>
                <w:noProof/>
              </w:rPr>
              <w:drawing>
                <wp:inline distT="0" distB="0" distL="0" distR="0" wp14:anchorId="7F346894" wp14:editId="59693174">
                  <wp:extent cx="3457575" cy="3352800"/>
                  <wp:effectExtent l="0" t="0" r="0" b="0"/>
                  <wp:docPr id="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15AC5A4F" w14:textId="77777777" w:rsidR="00DB52CC" w:rsidRDefault="00DB52CC" w:rsidP="00C0491E">
            <w:pPr>
              <w:pStyle w:val="Absatztextnormal"/>
              <w:numPr>
                <w:ilvl w:val="0"/>
                <w:numId w:val="9"/>
              </w:numPr>
            </w:pPr>
            <w:r>
              <w:t>1x Links Klick auf OK</w:t>
            </w:r>
          </w:p>
          <w:p w14:paraId="1011580D" w14:textId="77777777" w:rsidR="00DB52CC" w:rsidRDefault="00DB52CC" w:rsidP="00C0491E">
            <w:pPr>
              <w:pStyle w:val="Absatztextnormal"/>
              <w:numPr>
                <w:ilvl w:val="0"/>
                <w:numId w:val="9"/>
              </w:numPr>
            </w:pPr>
            <w:r>
              <w:t>1x Links Klick auf Speichern</w:t>
            </w:r>
          </w:p>
          <w:p w14:paraId="046BABEA" w14:textId="77777777" w:rsidR="00DB52CC" w:rsidRDefault="00DB52CC" w:rsidP="00C61AFA">
            <w:pPr>
              <w:pStyle w:val="Absatztextnormal"/>
              <w:ind w:left="0"/>
            </w:pPr>
          </w:p>
          <w:p w14:paraId="31AEE489" w14:textId="77777777" w:rsidR="00DB52CC" w:rsidRDefault="00DB52CC" w:rsidP="00C61AFA">
            <w:pPr>
              <w:pStyle w:val="Absatztextnormal"/>
              <w:ind w:left="0"/>
            </w:pPr>
          </w:p>
          <w:p w14:paraId="1D821BE9" w14:textId="77777777" w:rsidR="00DB52CC" w:rsidRDefault="00DB52CC" w:rsidP="00C61AFA">
            <w:pPr>
              <w:pStyle w:val="Absatztextnormal"/>
              <w:ind w:left="0"/>
            </w:pPr>
          </w:p>
          <w:p w14:paraId="23757FB4"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6DB0EFDC" w14:textId="77777777" w:rsidR="00DB52CC" w:rsidRDefault="00DB52CC" w:rsidP="00C61AFA">
            <w:pPr>
              <w:pStyle w:val="Absatztextnormal"/>
              <w:ind w:left="0"/>
            </w:pPr>
          </w:p>
          <w:p w14:paraId="37EEB219" w14:textId="77777777" w:rsidR="00DB52CC" w:rsidRDefault="00DB52CC" w:rsidP="00C61AFA">
            <w:pPr>
              <w:pStyle w:val="Absatztextnormal"/>
              <w:ind w:left="0"/>
            </w:pPr>
          </w:p>
          <w:p w14:paraId="5B334791" w14:textId="77777777" w:rsidR="00DB52CC" w:rsidRDefault="00DB52CC" w:rsidP="00C61AFA">
            <w:pPr>
              <w:pStyle w:val="Absatztextnormal"/>
              <w:ind w:left="0"/>
            </w:pPr>
          </w:p>
          <w:p w14:paraId="594D6163" w14:textId="77777777" w:rsidR="00DB52CC" w:rsidRDefault="00DB52CC" w:rsidP="00C61AFA">
            <w:pPr>
              <w:pStyle w:val="Absatztextnormal"/>
              <w:ind w:left="0"/>
            </w:pPr>
          </w:p>
          <w:p w14:paraId="089DF965" w14:textId="77777777" w:rsidR="00DB52CC" w:rsidRPr="00213120" w:rsidRDefault="00DB52CC" w:rsidP="00C61AFA">
            <w:pPr>
              <w:pStyle w:val="Absatztextnormal"/>
              <w:ind w:left="0"/>
              <w:rPr>
                <w:b/>
              </w:rPr>
            </w:pPr>
            <w:r w:rsidRPr="00213120">
              <w:rPr>
                <w:b/>
              </w:rPr>
              <w:t xml:space="preserve">Zu 2. Datei – Exportieren </w:t>
            </w:r>
          </w:p>
          <w:p w14:paraId="2F7556C8" w14:textId="77777777" w:rsidR="00DB52CC" w:rsidRDefault="00DB52CC" w:rsidP="00C61AFA">
            <w:pPr>
              <w:pStyle w:val="Absatztextnormal"/>
              <w:ind w:left="0"/>
            </w:pPr>
          </w:p>
          <w:p w14:paraId="438F0E3F" w14:textId="77777777" w:rsidR="00DB52CC" w:rsidRDefault="00DB52CC" w:rsidP="00C0491E">
            <w:pPr>
              <w:pStyle w:val="Absatztextnormal"/>
              <w:numPr>
                <w:ilvl w:val="0"/>
                <w:numId w:val="9"/>
              </w:numPr>
            </w:pPr>
            <w:r>
              <w:t>1x Links Klick im Menü auf „Datei“</w:t>
            </w:r>
          </w:p>
          <w:p w14:paraId="62226DB0" w14:textId="77777777" w:rsidR="00DB52CC" w:rsidRDefault="00DB52CC" w:rsidP="00C0491E">
            <w:pPr>
              <w:pStyle w:val="Absatztextnormal"/>
              <w:numPr>
                <w:ilvl w:val="0"/>
                <w:numId w:val="9"/>
              </w:numPr>
            </w:pPr>
            <w:r>
              <w:t>1x Links Klick auf „Exportieren“</w:t>
            </w:r>
          </w:p>
          <w:p w14:paraId="5DD6DADE" w14:textId="77777777" w:rsidR="00DB52CC" w:rsidRDefault="00DB52CC" w:rsidP="00C0491E">
            <w:pPr>
              <w:pStyle w:val="Absatztextnormal"/>
              <w:numPr>
                <w:ilvl w:val="0"/>
                <w:numId w:val="9"/>
              </w:numPr>
            </w:pPr>
            <w:r>
              <w:t>1x Links Klick auf „PDF/XPS Dokument erstellen“</w:t>
            </w:r>
          </w:p>
          <w:p w14:paraId="16976000" w14:textId="77777777" w:rsidR="00DB52CC" w:rsidRDefault="00DB52CC" w:rsidP="00C0491E">
            <w:pPr>
              <w:pStyle w:val="Absatztextnormal"/>
              <w:numPr>
                <w:ilvl w:val="0"/>
                <w:numId w:val="9"/>
              </w:numPr>
            </w:pPr>
            <w:r>
              <w:lastRenderedPageBreak/>
              <w:t>1x Links Klick auf „Optionen“</w:t>
            </w:r>
          </w:p>
          <w:p w14:paraId="484AA250" w14:textId="77777777" w:rsidR="00DB52CC" w:rsidRDefault="00DB52CC" w:rsidP="00C0491E">
            <w:pPr>
              <w:pStyle w:val="Absatztextnormal"/>
              <w:numPr>
                <w:ilvl w:val="0"/>
                <w:numId w:val="9"/>
              </w:numPr>
            </w:pPr>
            <w:r>
              <w:t>1x Links Klick auf „Optionen“</w:t>
            </w:r>
          </w:p>
          <w:p w14:paraId="7241A762" w14:textId="77777777" w:rsidR="00DB52CC" w:rsidRDefault="00DB52CC" w:rsidP="00C61AFA">
            <w:pPr>
              <w:pStyle w:val="Absatztextnormal"/>
              <w:ind w:left="708"/>
            </w:pPr>
            <w:r>
              <w:t>Nach Klick auf „Optionen“ erscheint folgendes Fenster, in welchem die gezeigten Einstellungen vorgenommen werden müssen.</w:t>
            </w:r>
          </w:p>
          <w:p w14:paraId="5BBF5003" w14:textId="38864E1C" w:rsidR="00DB52CC" w:rsidRDefault="001F549F" w:rsidP="00C61AFA">
            <w:pPr>
              <w:pStyle w:val="Absatztextnormal"/>
              <w:ind w:left="720"/>
            </w:pPr>
            <w:r w:rsidRPr="007909EB">
              <w:rPr>
                <w:noProof/>
              </w:rPr>
              <w:drawing>
                <wp:inline distT="0" distB="0" distL="0" distR="0" wp14:anchorId="189CE8A2" wp14:editId="25654149">
                  <wp:extent cx="3457575" cy="3352800"/>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7575" cy="3352800"/>
                          </a:xfrm>
                          <a:prstGeom prst="rect">
                            <a:avLst/>
                          </a:prstGeom>
                          <a:noFill/>
                          <a:ln>
                            <a:noFill/>
                          </a:ln>
                        </pic:spPr>
                      </pic:pic>
                    </a:graphicData>
                  </a:graphic>
                </wp:inline>
              </w:drawing>
            </w:r>
          </w:p>
          <w:p w14:paraId="556D7534" w14:textId="77777777" w:rsidR="00DB52CC" w:rsidRDefault="00DB52CC" w:rsidP="00C0491E">
            <w:pPr>
              <w:pStyle w:val="Absatztextnormal"/>
              <w:numPr>
                <w:ilvl w:val="0"/>
                <w:numId w:val="9"/>
              </w:numPr>
            </w:pPr>
            <w:r>
              <w:t>1x Links Klick auf OK</w:t>
            </w:r>
          </w:p>
          <w:p w14:paraId="63363E3B" w14:textId="77777777" w:rsidR="00DB52CC" w:rsidRDefault="00DB52CC" w:rsidP="00C0491E">
            <w:pPr>
              <w:pStyle w:val="Absatztextnormal"/>
              <w:numPr>
                <w:ilvl w:val="0"/>
                <w:numId w:val="9"/>
              </w:numPr>
            </w:pPr>
            <w:r>
              <w:t xml:space="preserve">1x Links Klick auf Veröffentlichen </w:t>
            </w:r>
          </w:p>
          <w:p w14:paraId="32FE3E51" w14:textId="77777777" w:rsidR="00DB52CC" w:rsidRDefault="00DB52CC" w:rsidP="00C61AFA">
            <w:pPr>
              <w:pStyle w:val="Absatztextnormal"/>
              <w:ind w:left="0"/>
            </w:pPr>
          </w:p>
          <w:p w14:paraId="5EA97DF1" w14:textId="77777777" w:rsidR="00DB52CC" w:rsidRDefault="00DB52CC" w:rsidP="00C61AFA">
            <w:pPr>
              <w:pStyle w:val="Absatztextnormal"/>
              <w:ind w:left="993" w:hanging="993"/>
            </w:pPr>
            <w:r>
              <w:t>Achtung:</w:t>
            </w:r>
            <w:r>
              <w:tab/>
              <w:t>Es kommt zu mehrfachen Aufforderungen die Verzeichnisse zu aktualisieren.</w:t>
            </w:r>
            <w:r>
              <w:br/>
              <w:t>Dies können Sie mit 1x Links Klick auf OK bestätigen</w:t>
            </w:r>
          </w:p>
          <w:p w14:paraId="2751828F" w14:textId="77777777" w:rsidR="00DB52CC" w:rsidRDefault="00DB52CC" w:rsidP="00C61AFA">
            <w:pPr>
              <w:pStyle w:val="Absatztextnormal"/>
              <w:ind w:left="0"/>
            </w:pPr>
          </w:p>
          <w:p w14:paraId="7D0A7306" w14:textId="77777777" w:rsidR="00DB52CC" w:rsidRPr="007771A8" w:rsidRDefault="00DB52CC" w:rsidP="00C61AFA">
            <w:pPr>
              <w:pStyle w:val="Default"/>
              <w:rPr>
                <w:sz w:val="20"/>
                <w:szCs w:val="20"/>
              </w:rPr>
            </w:pPr>
          </w:p>
        </w:tc>
      </w:tr>
    </w:tbl>
    <w:p w14:paraId="306D1A17" w14:textId="77777777" w:rsidR="00DB52CC" w:rsidRDefault="00DB52CC" w:rsidP="00DB52CC">
      <w:pPr>
        <w:rPr>
          <w:sz w:val="16"/>
        </w:rPr>
      </w:pPr>
    </w:p>
    <w:p w14:paraId="648EBC78"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254D48A6" w14:textId="77777777" w:rsidTr="00C61AFA">
        <w:tc>
          <w:tcPr>
            <w:tcW w:w="8857" w:type="dxa"/>
            <w:shd w:val="clear" w:color="auto" w:fill="FFC000"/>
            <w:vAlign w:val="center"/>
          </w:tcPr>
          <w:p w14:paraId="52E138CF"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Word für Mac</w:t>
            </w:r>
          </w:p>
        </w:tc>
      </w:tr>
      <w:tr w:rsidR="00DB52CC" w:rsidRPr="007771A8" w14:paraId="4A51C848" w14:textId="77777777" w:rsidTr="00C61AFA">
        <w:tc>
          <w:tcPr>
            <w:tcW w:w="8857" w:type="dxa"/>
          </w:tcPr>
          <w:p w14:paraId="20E8CDEA" w14:textId="77777777" w:rsidR="00DB52CC" w:rsidRDefault="00DB52CC" w:rsidP="00C61AFA">
            <w:pPr>
              <w:pStyle w:val="Absatztextnormal"/>
              <w:ind w:left="0"/>
            </w:pPr>
          </w:p>
          <w:p w14:paraId="1E305A09" w14:textId="77777777" w:rsidR="00DB52CC" w:rsidRDefault="00DB52CC" w:rsidP="00C61AFA">
            <w:pPr>
              <w:pStyle w:val="Absatztextnormal"/>
              <w:ind w:left="0"/>
            </w:pPr>
            <w:r>
              <w:t xml:space="preserve">Erstellung einer PDF- Datei in </w:t>
            </w:r>
            <w:r>
              <w:rPr>
                <w:b/>
              </w:rPr>
              <w:t>Word für Mac</w:t>
            </w:r>
          </w:p>
          <w:p w14:paraId="3FFABE72" w14:textId="77777777" w:rsidR="00DB52CC" w:rsidRDefault="00DB52CC" w:rsidP="00C61AFA">
            <w:pPr>
              <w:pStyle w:val="Absatztextnormal"/>
              <w:ind w:left="0"/>
            </w:pPr>
          </w:p>
          <w:p w14:paraId="1168F794" w14:textId="77777777" w:rsidR="00DB52CC" w:rsidRDefault="00DB52CC" w:rsidP="00C0491E">
            <w:pPr>
              <w:pStyle w:val="Absatztextnormal"/>
              <w:numPr>
                <w:ilvl w:val="0"/>
                <w:numId w:val="9"/>
              </w:numPr>
            </w:pPr>
            <w:r>
              <w:t>1x Links Klick im Menü auf „Datei“</w:t>
            </w:r>
          </w:p>
          <w:p w14:paraId="02EEAC48" w14:textId="77777777" w:rsidR="00DB52CC" w:rsidRDefault="00DB52CC" w:rsidP="00C0491E">
            <w:pPr>
              <w:pStyle w:val="Absatztextnormal"/>
              <w:numPr>
                <w:ilvl w:val="0"/>
                <w:numId w:val="9"/>
              </w:numPr>
            </w:pPr>
            <w:r>
              <w:t>1x Links Klick auf „Speichern unter“</w:t>
            </w:r>
          </w:p>
          <w:p w14:paraId="1953EC86" w14:textId="77777777" w:rsidR="00DB52CC" w:rsidRDefault="00DB52CC" w:rsidP="00C0491E">
            <w:pPr>
              <w:pStyle w:val="Absatztextnormal"/>
              <w:numPr>
                <w:ilvl w:val="0"/>
                <w:numId w:val="9"/>
              </w:numPr>
            </w:pPr>
            <w:r>
              <w:t>Im Fenster unten auf Dateiformat klicken</w:t>
            </w:r>
          </w:p>
          <w:p w14:paraId="43A58428" w14:textId="5886C7B9" w:rsidR="00DB52CC" w:rsidRPr="00D1122E" w:rsidRDefault="001F549F" w:rsidP="00C61AFA">
            <w:pPr>
              <w:jc w:val="center"/>
            </w:pPr>
            <w:r w:rsidRPr="00F26E68">
              <w:rPr>
                <w:noProof/>
              </w:rPr>
              <w:drawing>
                <wp:inline distT="0" distB="0" distL="0" distR="0" wp14:anchorId="569553DC" wp14:editId="271B2C7F">
                  <wp:extent cx="5010150" cy="361950"/>
                  <wp:effectExtent l="0" t="0" r="0" b="0"/>
                  <wp:docPr id="20"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3"/>
                          <pic:cNvPicPr>
                            <a:picLocks noChangeAspect="1" noChangeArrowheads="1"/>
                          </pic:cNvPicPr>
                        </pic:nvPicPr>
                        <pic:blipFill>
                          <a:blip r:embed="rId35">
                            <a:extLst>
                              <a:ext uri="{28A0092B-C50C-407E-A947-70E740481C1C}">
                                <a14:useLocalDpi xmlns:a14="http://schemas.microsoft.com/office/drawing/2010/main" val="0"/>
                              </a:ext>
                            </a:extLst>
                          </a:blip>
                          <a:srcRect t="29411" b="9155"/>
                          <a:stretch>
                            <a:fillRect/>
                          </a:stretch>
                        </pic:blipFill>
                        <pic:spPr bwMode="auto">
                          <a:xfrm>
                            <a:off x="0" y="0"/>
                            <a:ext cx="5010150" cy="361950"/>
                          </a:xfrm>
                          <a:prstGeom prst="rect">
                            <a:avLst/>
                          </a:prstGeom>
                          <a:noFill/>
                          <a:ln>
                            <a:noFill/>
                          </a:ln>
                        </pic:spPr>
                      </pic:pic>
                    </a:graphicData>
                  </a:graphic>
                </wp:inline>
              </w:drawing>
            </w:r>
          </w:p>
          <w:p w14:paraId="3FCBDB35" w14:textId="77777777" w:rsidR="00DB52CC" w:rsidRDefault="00DB52CC" w:rsidP="00C0491E">
            <w:pPr>
              <w:pStyle w:val="Absatztextnormal"/>
              <w:numPr>
                <w:ilvl w:val="0"/>
                <w:numId w:val="9"/>
              </w:numPr>
            </w:pPr>
            <w:r>
              <w:t>Auswahl Exportformat „PDF“ anklicken</w:t>
            </w:r>
          </w:p>
          <w:p w14:paraId="0AA55095" w14:textId="7A1D57B2" w:rsidR="00DB52CC" w:rsidRDefault="001F549F" w:rsidP="00C61AFA">
            <w:pPr>
              <w:ind w:left="708"/>
            </w:pPr>
            <w:r w:rsidRPr="006C58A4">
              <w:rPr>
                <w:noProof/>
              </w:rPr>
              <w:drawing>
                <wp:inline distT="0" distB="0" distL="0" distR="0" wp14:anchorId="39BF03ED" wp14:editId="027914BD">
                  <wp:extent cx="2247900" cy="1895475"/>
                  <wp:effectExtent l="0" t="0" r="0" b="0"/>
                  <wp:docPr id="2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1895475"/>
                          </a:xfrm>
                          <a:prstGeom prst="rect">
                            <a:avLst/>
                          </a:prstGeom>
                          <a:noFill/>
                          <a:ln>
                            <a:noFill/>
                          </a:ln>
                        </pic:spPr>
                      </pic:pic>
                    </a:graphicData>
                  </a:graphic>
                </wp:inline>
              </w:drawing>
            </w:r>
          </w:p>
          <w:p w14:paraId="03110CD2" w14:textId="77777777" w:rsidR="00DB52CC" w:rsidRDefault="00DB52CC" w:rsidP="00C0491E">
            <w:pPr>
              <w:pStyle w:val="Absatztextnormal"/>
              <w:numPr>
                <w:ilvl w:val="0"/>
                <w:numId w:val="9"/>
              </w:numPr>
            </w:pPr>
            <w:r>
              <w:t>Unterhalb von Dateiformat wie im Bild gezeigt die Aktivierung vornehmen</w:t>
            </w:r>
          </w:p>
          <w:p w14:paraId="4025799B" w14:textId="77777777" w:rsidR="00DB52CC" w:rsidRDefault="00DB52CC" w:rsidP="00C61AFA"/>
          <w:p w14:paraId="78B6F451" w14:textId="6898FEE0" w:rsidR="00DB52CC" w:rsidRPr="00D1122E" w:rsidRDefault="001F549F" w:rsidP="00C61AFA">
            <w:pPr>
              <w:ind w:left="708"/>
            </w:pPr>
            <w:r w:rsidRPr="00586BA3">
              <w:rPr>
                <w:noProof/>
              </w:rPr>
              <w:drawing>
                <wp:inline distT="0" distB="0" distL="0" distR="0" wp14:anchorId="70066F3D" wp14:editId="7C447066">
                  <wp:extent cx="4000500" cy="866775"/>
                  <wp:effectExtent l="0" t="0" r="0" b="0"/>
                  <wp:docPr id="22"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14:paraId="1DC7C36F" w14:textId="77777777" w:rsidR="00DB52CC" w:rsidRDefault="00DB52CC" w:rsidP="00C0491E">
            <w:pPr>
              <w:pStyle w:val="Absatztextnormal"/>
              <w:numPr>
                <w:ilvl w:val="0"/>
                <w:numId w:val="9"/>
              </w:numPr>
            </w:pPr>
            <w:r>
              <w:t>1x Links Klick auf Exportieren</w:t>
            </w:r>
          </w:p>
          <w:p w14:paraId="13A1447B" w14:textId="77777777" w:rsidR="00DB52CC" w:rsidRDefault="00DB52CC" w:rsidP="00C61AFA">
            <w:pPr>
              <w:pStyle w:val="Absatztextnormal"/>
              <w:ind w:left="0"/>
            </w:pPr>
          </w:p>
          <w:p w14:paraId="2CCCDD47" w14:textId="77777777" w:rsidR="00DB52CC" w:rsidRPr="007771A8" w:rsidRDefault="00DB52CC" w:rsidP="00C61AFA">
            <w:pPr>
              <w:pStyle w:val="Absatztextnormal"/>
              <w:ind w:left="0"/>
            </w:pPr>
          </w:p>
        </w:tc>
      </w:tr>
    </w:tbl>
    <w:p w14:paraId="3E7D43AE" w14:textId="77777777" w:rsidR="00DB52CC" w:rsidRDefault="00DB52CC" w:rsidP="00DB52CC">
      <w:pPr>
        <w:rPr>
          <w:sz w:val="16"/>
        </w:rPr>
      </w:pPr>
    </w:p>
    <w:p w14:paraId="669A35A9" w14:textId="77777777" w:rsidR="00DB52CC" w:rsidRDefault="00DB52CC" w:rsidP="00DB52CC">
      <w:pPr>
        <w:rPr>
          <w:sz w:val="1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8"/>
      </w:tblGrid>
      <w:tr w:rsidR="00DB52CC" w:rsidRPr="007771A8" w14:paraId="1B152913" w14:textId="77777777" w:rsidTr="00C61AFA">
        <w:tc>
          <w:tcPr>
            <w:tcW w:w="8857" w:type="dxa"/>
            <w:shd w:val="clear" w:color="auto" w:fill="FFC000"/>
            <w:vAlign w:val="center"/>
          </w:tcPr>
          <w:p w14:paraId="4509913A" w14:textId="77777777" w:rsidR="00DB52CC" w:rsidRPr="007771A8" w:rsidRDefault="00DB52CC" w:rsidP="00C61AFA">
            <w:pPr>
              <w:pStyle w:val="Absatztextnormal"/>
              <w:spacing w:before="60" w:after="60"/>
              <w:ind w:left="0"/>
              <w:rPr>
                <w:b/>
                <w:bCs/>
              </w:rPr>
            </w:pPr>
            <w:r>
              <w:rPr>
                <w:b/>
                <w:bCs/>
              </w:rPr>
              <w:t xml:space="preserve">Hinweis </w:t>
            </w:r>
            <w:r w:rsidRPr="00733CFF">
              <w:rPr>
                <w:b/>
                <w:bCs/>
              </w:rPr>
              <w:t xml:space="preserve">zur </w:t>
            </w:r>
            <w:r w:rsidRPr="00733CFF">
              <w:rPr>
                <w:b/>
              </w:rPr>
              <w:t>Erstellung</w:t>
            </w:r>
            <w:r>
              <w:rPr>
                <w:b/>
              </w:rPr>
              <w:t xml:space="preserve"> der</w:t>
            </w:r>
            <w:r w:rsidRPr="00733CFF">
              <w:rPr>
                <w:b/>
              </w:rPr>
              <w:t xml:space="preserve"> PDF-Datei</w:t>
            </w:r>
            <w:r>
              <w:rPr>
                <w:b/>
              </w:rPr>
              <w:t xml:space="preserve"> mit OpenOffice / LibreOffice</w:t>
            </w:r>
          </w:p>
        </w:tc>
      </w:tr>
      <w:tr w:rsidR="00DB52CC" w:rsidRPr="007771A8" w14:paraId="5B7D33CF" w14:textId="77777777" w:rsidTr="00C61AFA">
        <w:tc>
          <w:tcPr>
            <w:tcW w:w="8857" w:type="dxa"/>
          </w:tcPr>
          <w:p w14:paraId="15D590ED" w14:textId="77777777" w:rsidR="00DB52CC" w:rsidRDefault="00DB52CC" w:rsidP="00C61AFA">
            <w:pPr>
              <w:pStyle w:val="Absatztextnormal"/>
              <w:ind w:left="0"/>
            </w:pPr>
          </w:p>
          <w:p w14:paraId="3D259177" w14:textId="77777777" w:rsidR="00DB52CC" w:rsidRDefault="00DB52CC" w:rsidP="00C61AFA">
            <w:pPr>
              <w:pStyle w:val="Absatztextnormal"/>
              <w:ind w:left="0"/>
            </w:pPr>
            <w:r>
              <w:t xml:space="preserve">Erstellung einer PDF- Datei in </w:t>
            </w:r>
            <w:r w:rsidRPr="00C407D7">
              <w:t>OpenOffice/ LibreOffice</w:t>
            </w:r>
          </w:p>
          <w:p w14:paraId="654A5300" w14:textId="77777777" w:rsidR="00DB52CC" w:rsidRDefault="00DB52CC" w:rsidP="00C61AFA">
            <w:pPr>
              <w:pStyle w:val="Absatztextnormal"/>
              <w:ind w:left="0"/>
            </w:pPr>
          </w:p>
          <w:p w14:paraId="6F5F1FDB" w14:textId="77777777" w:rsidR="00DB52CC" w:rsidRDefault="00DB52CC" w:rsidP="00C0491E">
            <w:pPr>
              <w:pStyle w:val="Absatztextnormal"/>
              <w:numPr>
                <w:ilvl w:val="0"/>
                <w:numId w:val="9"/>
              </w:numPr>
            </w:pPr>
            <w:r>
              <w:t>1x Links Klick im Menü auf „Datei“</w:t>
            </w:r>
          </w:p>
          <w:p w14:paraId="2F56143D" w14:textId="77777777" w:rsidR="00DB52CC" w:rsidRDefault="00DB52CC" w:rsidP="00C0491E">
            <w:pPr>
              <w:pStyle w:val="Absatztextnormal"/>
              <w:numPr>
                <w:ilvl w:val="0"/>
                <w:numId w:val="9"/>
              </w:numPr>
            </w:pPr>
            <w:r>
              <w:t>1x Links Klick auf „Exportieren als PDF...“</w:t>
            </w:r>
          </w:p>
          <w:p w14:paraId="14532F6C" w14:textId="77777777" w:rsidR="00DB52CC" w:rsidRDefault="00DB52CC" w:rsidP="00C61AFA"/>
          <w:p w14:paraId="564EEBBE" w14:textId="5F4016AE" w:rsidR="00DB52CC" w:rsidRDefault="001F549F" w:rsidP="00C61AFA">
            <w:pPr>
              <w:ind w:left="708"/>
            </w:pPr>
            <w:r w:rsidRPr="008F123B">
              <w:rPr>
                <w:noProof/>
              </w:rPr>
              <w:drawing>
                <wp:inline distT="0" distB="0" distL="0" distR="0" wp14:anchorId="41E676B0" wp14:editId="44933AB5">
                  <wp:extent cx="4695825" cy="2895600"/>
                  <wp:effectExtent l="0" t="0" r="0" b="0"/>
                  <wp:docPr id="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t="3770"/>
                          <a:stretch>
                            <a:fillRect/>
                          </a:stretch>
                        </pic:blipFill>
                        <pic:spPr bwMode="auto">
                          <a:xfrm>
                            <a:off x="0" y="0"/>
                            <a:ext cx="4695825" cy="2895600"/>
                          </a:xfrm>
                          <a:prstGeom prst="rect">
                            <a:avLst/>
                          </a:prstGeom>
                          <a:noFill/>
                          <a:ln>
                            <a:noFill/>
                          </a:ln>
                        </pic:spPr>
                      </pic:pic>
                    </a:graphicData>
                  </a:graphic>
                </wp:inline>
              </w:drawing>
            </w:r>
          </w:p>
          <w:p w14:paraId="2CB6C9FE" w14:textId="77777777" w:rsidR="00DB52CC" w:rsidRDefault="00DB52CC" w:rsidP="00C61AFA"/>
          <w:p w14:paraId="7B6FD350" w14:textId="77777777" w:rsidR="00DB52CC" w:rsidRDefault="00DB52CC" w:rsidP="00C0491E">
            <w:pPr>
              <w:pStyle w:val="Absatztextnormal"/>
              <w:numPr>
                <w:ilvl w:val="0"/>
                <w:numId w:val="9"/>
              </w:numPr>
            </w:pPr>
            <w:r>
              <w:t>1x Links Klick auf Exportieren</w:t>
            </w:r>
          </w:p>
          <w:p w14:paraId="0C0A8D31" w14:textId="77777777" w:rsidR="00DB52CC" w:rsidRDefault="00DB52CC" w:rsidP="00C61AFA">
            <w:pPr>
              <w:pStyle w:val="Absatztextnormal"/>
              <w:ind w:left="0"/>
            </w:pPr>
          </w:p>
          <w:p w14:paraId="0BD73E49" w14:textId="77777777" w:rsidR="00DB52CC" w:rsidRPr="007771A8" w:rsidRDefault="00DB52CC" w:rsidP="00C61AFA">
            <w:pPr>
              <w:pStyle w:val="Absatztextnormal"/>
              <w:ind w:left="0"/>
            </w:pPr>
          </w:p>
        </w:tc>
      </w:tr>
    </w:tbl>
    <w:p w14:paraId="6D397C5D" w14:textId="77777777" w:rsidR="00DB52CC" w:rsidRPr="000307D7" w:rsidRDefault="00693D89" w:rsidP="00DB52CC">
      <w:pPr>
        <w:rPr>
          <w:sz w:val="22"/>
          <w:szCs w:val="22"/>
        </w:rPr>
      </w:pPr>
      <w:commentRangeStart w:id="128"/>
      <w:commentRangeEnd w:id="128"/>
      <w:r>
        <w:rPr>
          <w:rStyle w:val="Kommentarzeichen"/>
        </w:rPr>
        <w:commentReference w:id="128"/>
      </w:r>
    </w:p>
    <w:p w14:paraId="5164F8C4" w14:textId="77777777" w:rsidR="002F1E08" w:rsidRPr="000307D7" w:rsidRDefault="002F1E08" w:rsidP="00DB52CC">
      <w:pPr>
        <w:rPr>
          <w:sz w:val="22"/>
          <w:szCs w:val="22"/>
        </w:rPr>
      </w:pPr>
    </w:p>
    <w:sectPr w:rsidR="002F1E08" w:rsidRPr="000307D7" w:rsidSect="00AF1D6D">
      <w:headerReference w:type="default" r:id="rId39"/>
      <w:footerReference w:type="default" r:id="rId40"/>
      <w:pgSz w:w="11906" w:h="16838"/>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eubert, Jasmin" w:date="2023-11-04T09:18:00Z" w:initials="TJ">
    <w:p w14:paraId="59AD827F" w14:textId="77777777" w:rsidR="00EA3CF1" w:rsidRDefault="00EA3CF1">
      <w:pPr>
        <w:pStyle w:val="Kommentartext"/>
      </w:pPr>
      <w:r>
        <w:rPr>
          <w:rStyle w:val="Kommentarzeichen"/>
        </w:rPr>
        <w:annotationRef/>
      </w:r>
    </w:p>
    <w:p w14:paraId="70743AB2" w14:textId="77777777" w:rsidR="00EA3CF1" w:rsidRDefault="00AF1D6D">
      <w:pPr>
        <w:pStyle w:val="Kommentartext"/>
      </w:pPr>
      <w:r>
        <w:rPr>
          <w:b/>
          <w:noProof/>
        </w:rPr>
        <w:pict w14:anchorId="49BCF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6.25pt;height:.95pt;mso-width-percent:0;mso-height-percent:0;mso-width-percent:0;mso-height-percent:0" o:ole="">
            <v:imagedata r:id="rId1" o:title=""/>
            <v:path shadowok="f" fillok="f" insetpenok="f"/>
            <o:lock v:ext="edit" rotation="t" verticies="t" text="t" shapetype="t"/>
            <o:ink i="AAA=&#10;" annotation="t"/>
          </v:shape>
        </w:pict>
      </w:r>
    </w:p>
  </w:comment>
  <w:comment w:id="1" w:author="Teubert, Jasmin" w:date="2023-11-04T09:18:00Z" w:initials="TJ">
    <w:p w14:paraId="35FCA278" w14:textId="77777777" w:rsidR="00EA3CF1" w:rsidRDefault="00EA3CF1">
      <w:pPr>
        <w:pStyle w:val="Kommentartext"/>
      </w:pPr>
      <w:r>
        <w:rPr>
          <w:rStyle w:val="Kommentarzeichen"/>
        </w:rPr>
        <w:annotationRef/>
      </w:r>
    </w:p>
    <w:p w14:paraId="37F1AD56" w14:textId="77777777" w:rsidR="00EA3CF1" w:rsidRDefault="00AF1D6D">
      <w:pPr>
        <w:pStyle w:val="Kommentartext"/>
      </w:pPr>
      <w:r>
        <w:rPr>
          <w:b/>
          <w:noProof/>
        </w:rPr>
        <w:pict w14:anchorId="70DE3AE5">
          <v:shape id="_x0000_i1028" type="#_x0000_t75" alt="" style="width:36.25pt;height:.95pt;mso-width-percent:0;mso-height-percent:0;mso-width-percent:0;mso-height-percent:0">
            <v:imagedata r:id="rId1" o:title=""/>
            <v:path shadowok="f" fillok="f" insetpenok="f"/>
            <o:lock v:ext="edit" rotation="t" verticies="t" text="t" shapetype="t"/>
            <o:ink i="AAA=&#10;" annotation="t"/>
          </v:shape>
        </w:pict>
      </w:r>
    </w:p>
  </w:comment>
  <w:comment w:id="2" w:author="Teubert, Jasmin" w:date="2023-11-04T09:19:00Z" w:initials="TJ">
    <w:p w14:paraId="4D938A9E" w14:textId="77777777" w:rsidR="00EA3CF1" w:rsidRDefault="00EA3CF1">
      <w:pPr>
        <w:pStyle w:val="Kommentartext"/>
      </w:pPr>
      <w:r>
        <w:rPr>
          <w:rStyle w:val="Kommentarzeichen"/>
        </w:rPr>
        <w:annotationRef/>
      </w:r>
    </w:p>
    <w:p w14:paraId="3039A917" w14:textId="77777777" w:rsidR="00EA3CF1" w:rsidRDefault="00AF1D6D">
      <w:pPr>
        <w:pStyle w:val="Kommentartext"/>
      </w:pPr>
      <w:r>
        <w:rPr>
          <w:b/>
          <w:noProof/>
        </w:rPr>
        <w:pict w14:anchorId="188662B9">
          <v:shape id="_x0000_i1027" type="#_x0000_t75" alt="" style="width:36.25pt;height:.95pt;mso-width-percent:0;mso-height-percent:0;mso-width-percent:0;mso-height-percent:0">
            <v:imagedata r:id="rId1" o:title=""/>
            <v:path shadowok="f" fillok="f" insetpenok="f"/>
            <o:lock v:ext="edit" rotation="t" verticies="t" text="t" shapetype="t"/>
            <o:ink i="AAA=&#10;" annotation="t"/>
          </v:shape>
        </w:pict>
      </w:r>
    </w:p>
  </w:comment>
  <w:comment w:id="3" w:author="Teubert, Jasmin" w:date="2023-11-04T09:19:00Z" w:initials="TJ">
    <w:p w14:paraId="2F189B18" w14:textId="77777777" w:rsidR="00EA3CF1" w:rsidRDefault="00EA3CF1">
      <w:pPr>
        <w:pStyle w:val="Kommentartext"/>
      </w:pPr>
      <w:r>
        <w:rPr>
          <w:rStyle w:val="Kommentarzeichen"/>
        </w:rPr>
        <w:annotationRef/>
      </w:r>
    </w:p>
    <w:p w14:paraId="5E02A2FC" w14:textId="77777777" w:rsidR="00EA3CF1" w:rsidRDefault="00AF1D6D">
      <w:pPr>
        <w:pStyle w:val="Kommentartext"/>
      </w:pPr>
      <w:r>
        <w:rPr>
          <w:b/>
          <w:noProof/>
        </w:rPr>
        <w:pict w14:anchorId="76860CAD">
          <v:shape id="_x0000_i1026" type="#_x0000_t75" alt="" style="width:36.25pt;height:.95pt;mso-width-percent:0;mso-height-percent:0;mso-width-percent:0;mso-height-percent:0">
            <v:imagedata r:id="rId1" o:title=""/>
            <v:path shadowok="f" fillok="f" insetpenok="f"/>
            <o:lock v:ext="edit" rotation="t" verticies="t" text="t" shapetype="t"/>
            <o:ink i="AAA=&#10;" annotation="t"/>
          </v:shape>
        </w:pict>
      </w:r>
    </w:p>
  </w:comment>
  <w:comment w:id="8" w:author="Stefan Exner" w:date="2023-10-19T09:02:00Z" w:initials="SE">
    <w:p w14:paraId="26339163" w14:textId="77777777" w:rsidR="00EA3CF1" w:rsidRDefault="00EA3CF1">
      <w:pPr>
        <w:pStyle w:val="Kommentartext"/>
      </w:pPr>
      <w:r>
        <w:rPr>
          <w:rStyle w:val="Kommentarzeichen"/>
        </w:rPr>
        <w:annotationRef/>
      </w:r>
      <w:r>
        <w:t>Als Strukturierten Text verfassen, d.h. mit Aufzählungszeichen (auch im Folgenden).</w:t>
      </w:r>
    </w:p>
  </w:comment>
  <w:comment w:id="16" w:author="Stefan Exner" w:date="2023-10-19T09:05:00Z" w:initials="SE">
    <w:p w14:paraId="4D7D9EE5" w14:textId="77777777" w:rsidR="00EA3CF1" w:rsidRDefault="00EA3CF1">
      <w:pPr>
        <w:pStyle w:val="Kommentartext"/>
      </w:pPr>
      <w:r>
        <w:rPr>
          <w:rStyle w:val="Kommentarzeichen"/>
        </w:rPr>
        <w:annotationRef/>
      </w:r>
      <w:r>
        <w:t>Auf eine Seite</w:t>
      </w:r>
    </w:p>
  </w:comment>
  <w:comment w:id="17" w:author="Stefan Exner" w:date="2023-10-19T09:05:00Z" w:initials="SE">
    <w:p w14:paraId="67458890" w14:textId="77777777" w:rsidR="00EA3CF1" w:rsidRDefault="00EA3CF1">
      <w:pPr>
        <w:pStyle w:val="Kommentartext"/>
      </w:pPr>
      <w:r>
        <w:rPr>
          <w:rStyle w:val="Kommentarzeichen"/>
        </w:rPr>
        <w:annotationRef/>
      </w:r>
      <w:r w:rsidRPr="002C76A5">
        <w:t>Projektbeteiligte hier sind nur AG, PL und Team (ggf. Auswahl).</w:t>
      </w:r>
    </w:p>
  </w:comment>
  <w:comment w:id="21" w:author="Stefan Exner" w:date="2023-10-19T09:09:00Z" w:initials="SE">
    <w:p w14:paraId="7194E030" w14:textId="77777777" w:rsidR="00EA3CF1" w:rsidRDefault="00EA3CF1">
      <w:pPr>
        <w:pStyle w:val="Kommentartext"/>
      </w:pPr>
      <w:r>
        <w:rPr>
          <w:rStyle w:val="Kommentarzeichen"/>
        </w:rPr>
        <w:annotationRef/>
      </w:r>
      <w:r w:rsidRPr="002C76A5">
        <w:t>Alle Zwischentermine aus dem Steckbrief hier als Terminziele aufnehmen.</w:t>
      </w:r>
    </w:p>
  </w:comment>
  <w:comment w:id="25" w:author="Stefan Exner" w:date="2023-10-19T09:11:00Z" w:initials="SE">
    <w:p w14:paraId="77699682" w14:textId="77777777" w:rsidR="00EA3CF1" w:rsidRDefault="00EA3CF1" w:rsidP="003961E3">
      <w:pPr>
        <w:pStyle w:val="Kommentartext"/>
      </w:pPr>
      <w:r>
        <w:rPr>
          <w:rStyle w:val="Kommentarzeichen"/>
        </w:rPr>
        <w:annotationRef/>
      </w:r>
      <w:r>
        <w:t>Identifikation eines Zielkonflikts (</w:t>
      </w:r>
      <w:r w:rsidRPr="003961E3">
        <w:rPr>
          <w:color w:val="FF0000"/>
          <w:u w:val="single"/>
        </w:rPr>
        <w:t xml:space="preserve">konkurrierend oder </w:t>
      </w:r>
      <w:r w:rsidRPr="003961E3">
        <w:rPr>
          <w:color w:val="FF0000"/>
          <w:u w:val="single"/>
        </w:rPr>
        <w:t>antinom</w:t>
      </w:r>
      <w:r>
        <w:t>) mit Darstellung der möglichen Auswirkungen</w:t>
      </w:r>
    </w:p>
    <w:p w14:paraId="28BFE9D8" w14:textId="77777777" w:rsidR="00EA3CF1" w:rsidRDefault="00EA3CF1" w:rsidP="003961E3">
      <w:pPr>
        <w:pStyle w:val="Kommentartext"/>
      </w:pPr>
      <w:r>
        <w:t>und Vorschlag zur Auflösung</w:t>
      </w:r>
    </w:p>
  </w:comment>
  <w:comment w:id="28" w:author="Stefan Exner" w:date="2023-11-27T15:17:00Z" w:initials="SE">
    <w:p w14:paraId="40EA08E6" w14:textId="28A2D912" w:rsidR="00261070" w:rsidRDefault="00261070">
      <w:pPr>
        <w:pStyle w:val="Kommentartext"/>
      </w:pPr>
      <w:r>
        <w:rPr>
          <w:rStyle w:val="Kommentarzeichen"/>
        </w:rPr>
        <w:annotationRef/>
      </w:r>
      <w:r w:rsidRPr="00261070">
        <w:rPr>
          <w:highlight w:val="yellow"/>
        </w:rPr>
        <w:t>Ab hier Kap. 4</w:t>
      </w:r>
    </w:p>
  </w:comment>
  <w:comment w:id="32" w:author="Stefan Exner" w:date="2023-10-19T09:13:00Z" w:initials="SE">
    <w:p w14:paraId="657ADD9B" w14:textId="77777777" w:rsidR="00EA3CF1" w:rsidRDefault="00EA3CF1">
      <w:pPr>
        <w:pStyle w:val="Kommentartext"/>
      </w:pPr>
      <w:r>
        <w:rPr>
          <w:rStyle w:val="Kommentarzeichen"/>
        </w:rPr>
        <w:annotationRef/>
      </w:r>
      <w:r w:rsidRPr="003961E3">
        <w:t>Worauf ist diese Unterscheidung bezogen?</w:t>
      </w:r>
    </w:p>
  </w:comment>
  <w:comment w:id="33" w:author="Stefan Exner" w:date="2023-10-19T09:12:00Z" w:initials="SE">
    <w:p w14:paraId="359470DB" w14:textId="77777777" w:rsidR="00EA3CF1" w:rsidRDefault="00EA3CF1">
      <w:pPr>
        <w:pStyle w:val="Kommentartext"/>
      </w:pPr>
      <w:r>
        <w:rPr>
          <w:rStyle w:val="Kommentarzeichen"/>
        </w:rPr>
        <w:annotationRef/>
      </w:r>
      <w:r w:rsidRPr="003961E3">
        <w:t>soziale Faktoren (ca. 6 – 8)</w:t>
      </w:r>
      <w:r>
        <w:t xml:space="preserve"> – alle Beteiligte aus dem Steckbrief</w:t>
      </w:r>
    </w:p>
  </w:comment>
  <w:comment w:id="39" w:author="Stefan Exner" w:date="2023-10-19T09:15:00Z" w:initials="SE">
    <w:p w14:paraId="1ABA4A77" w14:textId="77777777" w:rsidR="00EA3CF1" w:rsidRDefault="00EA3CF1">
      <w:pPr>
        <w:pStyle w:val="Kommentartext"/>
      </w:pPr>
      <w:r>
        <w:rPr>
          <w:rStyle w:val="Kommentarzeichen"/>
        </w:rPr>
        <w:annotationRef/>
      </w:r>
      <w:r>
        <w:t>keine Kreise auf Linien</w:t>
      </w:r>
    </w:p>
  </w:comment>
  <w:comment w:id="41" w:author="Stefan Exner" w:date="2023-10-19T09:15:00Z" w:initials="SE">
    <w:p w14:paraId="77C786F3" w14:textId="77777777" w:rsidR="00EA3CF1" w:rsidRDefault="00EA3CF1">
      <w:pPr>
        <w:pStyle w:val="Kommentartext"/>
      </w:pPr>
      <w:r>
        <w:rPr>
          <w:rStyle w:val="Kommentarzeichen"/>
        </w:rPr>
        <w:annotationRef/>
      </w:r>
      <w:r w:rsidRPr="003961E3">
        <w:t>Mit hoch/niedrig bewerten, wenn zweimal niedrig, dann informative Strategie.</w:t>
      </w:r>
    </w:p>
  </w:comment>
  <w:comment w:id="42" w:author="Stefan Exner" w:date="2023-10-19T09:16:00Z" w:initials="SE">
    <w:p w14:paraId="3C9122AC" w14:textId="77777777" w:rsidR="00EA3CF1" w:rsidRDefault="00EA3CF1">
      <w:pPr>
        <w:pStyle w:val="Kommentartext"/>
      </w:pPr>
      <w:r>
        <w:rPr>
          <w:rStyle w:val="Kommentarzeichen"/>
        </w:rPr>
        <w:annotationRef/>
      </w:r>
      <w:r w:rsidRPr="003961E3">
        <w:t>Empfehlung: gleiche Strategie bei gleichem Konfliktpotenzial und gleicher Macht, führt sonst teilweise zur Kritik durch die Prüfer. Im Portfolio haben dann alle Stakeholder je Quadrant dieselbe Strategie.</w:t>
      </w:r>
    </w:p>
  </w:comment>
  <w:comment w:id="46" w:author="Stefan Exner" w:date="2023-10-19T09:17:00Z" w:initials="SE">
    <w:p w14:paraId="26EBE6D8" w14:textId="77777777" w:rsidR="00EA3CF1" w:rsidRDefault="00EA3CF1">
      <w:pPr>
        <w:pStyle w:val="Kommentartext"/>
      </w:pPr>
      <w:r>
        <w:rPr>
          <w:rStyle w:val="Kommentarzeichen"/>
        </w:rPr>
        <w:annotationRef/>
      </w:r>
      <w:r>
        <w:t>s.o.</w:t>
      </w:r>
    </w:p>
  </w:comment>
  <w:comment w:id="69" w:author="Stefan Exner" w:date="2023-11-27T14:55:00Z" w:initials="SE">
    <w:p w14:paraId="6CBD20E6" w14:textId="3B54FD1C" w:rsidR="00BC2ED9" w:rsidRDefault="00BC2ED9">
      <w:pPr>
        <w:pStyle w:val="Kommentartext"/>
      </w:pPr>
      <w:r>
        <w:rPr>
          <w:rStyle w:val="Kommentarzeichen"/>
        </w:rPr>
        <w:annotationRef/>
      </w:r>
      <w:r>
        <w:t>ergänzen Sie Ihren Namen</w:t>
      </w:r>
    </w:p>
  </w:comment>
  <w:comment w:id="80" w:author="Stefan Exner" w:date="2023-11-27T14:58:00Z" w:initials="SE">
    <w:p w14:paraId="467EF54F" w14:textId="099CC388" w:rsidR="00BC2ED9" w:rsidRDefault="00BC2ED9">
      <w:pPr>
        <w:pStyle w:val="Kommentartext"/>
      </w:pPr>
      <w:r>
        <w:rPr>
          <w:rStyle w:val="Kommentarzeichen"/>
        </w:rPr>
        <w:annotationRef/>
      </w:r>
      <w:r>
        <w:t>Legende ergänzen.</w:t>
      </w:r>
    </w:p>
  </w:comment>
  <w:comment w:id="83" w:author="Stefan Exner" w:date="2023-11-27T14:59:00Z" w:initials="SE">
    <w:p w14:paraId="5E05EAFB" w14:textId="2A97219C" w:rsidR="00BC2ED9" w:rsidRDefault="00BC2ED9">
      <w:pPr>
        <w:pStyle w:val="Kommentartext"/>
      </w:pPr>
      <w:r>
        <w:rPr>
          <w:rStyle w:val="Kommentarzeichen"/>
        </w:rPr>
        <w:annotationRef/>
      </w:r>
      <w:r>
        <w:t>Es macht in der Phasenplanung Sinn, grob gerundete Werten anzusetzen und die gerundete Summe dann im Steckbrief/</w:t>
      </w:r>
      <w:r w:rsidR="00813451">
        <w:t xml:space="preserve"> in den Zielen </w:t>
      </w:r>
      <w:r>
        <w:t xml:space="preserve">anzusetzen. </w:t>
      </w:r>
    </w:p>
  </w:comment>
  <w:comment w:id="88" w:author="Stefan Exner" w:date="2023-11-27T15:06:00Z" w:initials="SE">
    <w:p w14:paraId="2FE5E31D" w14:textId="77777777" w:rsidR="00B941B7" w:rsidRDefault="00B941B7">
      <w:pPr>
        <w:pStyle w:val="Kommentartext"/>
      </w:pPr>
      <w:r>
        <w:rPr>
          <w:rStyle w:val="Kommentarzeichen"/>
        </w:rPr>
        <w:annotationRef/>
      </w:r>
      <w:r>
        <w:t>Tätigkeiten weglassen.</w:t>
      </w:r>
    </w:p>
    <w:p w14:paraId="2ABDA903" w14:textId="77777777" w:rsidR="00B941B7" w:rsidRDefault="00B941B7">
      <w:pPr>
        <w:pStyle w:val="Kommentartext"/>
      </w:pPr>
    </w:p>
    <w:p w14:paraId="79955DA6" w14:textId="77777777" w:rsidR="00B941B7" w:rsidRDefault="00B941B7">
      <w:pPr>
        <w:pStyle w:val="Kommentartext"/>
      </w:pPr>
      <w:r>
        <w:t>Teilaufgaben mit nur einem AP machen keinen Sinn.</w:t>
      </w:r>
    </w:p>
    <w:p w14:paraId="34C1781C" w14:textId="77777777" w:rsidR="00813451" w:rsidRDefault="00813451">
      <w:pPr>
        <w:pStyle w:val="Kommentartext"/>
      </w:pPr>
    </w:p>
    <w:p w14:paraId="07C8244D" w14:textId="020C3883" w:rsidR="00813451" w:rsidRDefault="00813451">
      <w:pPr>
        <w:pStyle w:val="Kommentartext"/>
      </w:pPr>
      <w:r>
        <w:t>Bzw. sind es keine Teilaufgaben mehr, wenn keine Arbeitspakete darunter hängen, dann sind es auch Arbeitspakete.</w:t>
      </w:r>
    </w:p>
  </w:comment>
  <w:comment w:id="90" w:author="Stefan Exner" w:date="2023-11-27T15:06:00Z" w:initials="SE">
    <w:p w14:paraId="7A21FDF9" w14:textId="28956344" w:rsidR="00B941B7" w:rsidRDefault="00B941B7">
      <w:pPr>
        <w:pStyle w:val="Kommentartext"/>
      </w:pPr>
      <w:r>
        <w:rPr>
          <w:rStyle w:val="Kommentarzeichen"/>
        </w:rPr>
        <w:annotationRef/>
      </w:r>
      <w:r>
        <w:t>Gemischtorientiert, 2. Ebene ist funktionsorientiert.</w:t>
      </w:r>
    </w:p>
  </w:comment>
  <w:comment w:id="92" w:author="Stefan Exner" w:date="2023-11-27T15:10:00Z" w:initials="SE">
    <w:p w14:paraId="2840003F" w14:textId="32A8694B" w:rsidR="00B941B7" w:rsidRDefault="00B941B7">
      <w:pPr>
        <w:pStyle w:val="Kommentartext"/>
      </w:pPr>
      <w:r>
        <w:rPr>
          <w:rStyle w:val="Kommentarzeichen"/>
        </w:rPr>
        <w:annotationRef/>
      </w:r>
      <w:r>
        <w:t>Mit Balkenplan abgleichen.</w:t>
      </w:r>
    </w:p>
  </w:comment>
  <w:comment w:id="93" w:author="Stefan Exner" w:date="2023-11-27T15:07:00Z" w:initials="SE">
    <w:p w14:paraId="060DEB71" w14:textId="74087E71" w:rsidR="00B941B7" w:rsidRDefault="00B941B7">
      <w:pPr>
        <w:pStyle w:val="Kommentartext"/>
      </w:pPr>
      <w:r>
        <w:rPr>
          <w:rStyle w:val="Kommentarzeichen"/>
        </w:rPr>
        <w:annotationRef/>
      </w:r>
      <w:r>
        <w:t>2 Schritte unterhalb von 70% ergänzen.</w:t>
      </w:r>
    </w:p>
  </w:comment>
  <w:comment w:id="98" w:author="Stefan Exner" w:date="2023-11-27T15:08:00Z" w:initials="SE">
    <w:p w14:paraId="5212C09B" w14:textId="49190095" w:rsidR="00B941B7" w:rsidRDefault="00B941B7">
      <w:pPr>
        <w:pStyle w:val="Kommentartext"/>
      </w:pPr>
      <w:r>
        <w:rPr>
          <w:rStyle w:val="Kommentarzeichen"/>
        </w:rPr>
        <w:annotationRef/>
      </w:r>
      <w:r>
        <w:t>Kritischen Weg ausweisen, Legende ergänzen.</w:t>
      </w:r>
    </w:p>
  </w:comment>
  <w:comment w:id="104" w:author="Stefan Exner" w:date="2023-11-27T15:09:00Z" w:initials="SE">
    <w:p w14:paraId="5F383BFA" w14:textId="69C0E5E2" w:rsidR="00B941B7" w:rsidRDefault="00B941B7">
      <w:pPr>
        <w:pStyle w:val="Kommentartext"/>
      </w:pPr>
      <w:r>
        <w:rPr>
          <w:rStyle w:val="Kommentarzeichen"/>
        </w:rPr>
        <w:annotationRef/>
      </w:r>
      <w:r>
        <w:t>Ressource sollte in 11.1 angegeben werden, Legende ergänzen und Kapazitätsgrenze einzeichnen.</w:t>
      </w:r>
    </w:p>
  </w:comment>
  <w:comment w:id="113" w:author="Stefan Exner" w:date="2023-11-27T15:12:00Z" w:initials="SE">
    <w:p w14:paraId="01DC35DF" w14:textId="1C877FA7" w:rsidR="00B941B7" w:rsidRDefault="00B941B7">
      <w:pPr>
        <w:pStyle w:val="Kommentartext"/>
      </w:pPr>
      <w:r>
        <w:rPr>
          <w:rStyle w:val="Kommentarzeichen"/>
        </w:rPr>
        <w:annotationRef/>
      </w:r>
      <w:r>
        <w:t>Im Nullpunkt starten lassen.</w:t>
      </w:r>
    </w:p>
  </w:comment>
  <w:comment w:id="120" w:author="Stefan Exner" w:date="2023-11-28T11:32:00Z" w:initials="SE">
    <w:p w14:paraId="4B327065" w14:textId="694354FE" w:rsidR="00892C37" w:rsidRDefault="00892C37">
      <w:pPr>
        <w:pStyle w:val="Kommentartext"/>
      </w:pPr>
      <w:r>
        <w:rPr>
          <w:rStyle w:val="Kommentarzeichen"/>
        </w:rPr>
        <w:annotationRef/>
      </w:r>
      <w:r w:rsidRPr="00892C37">
        <w:t>Bis hierhin max. 25 Seiten, Titelblatt und Inhaltsverzeichnis zählen nicht dazu.</w:t>
      </w:r>
    </w:p>
  </w:comment>
  <w:comment w:id="128" w:author="Stefan Exner" w:date="2023-10-19T09:22:00Z" w:initials="SE">
    <w:p w14:paraId="0054D379" w14:textId="40DB64F4" w:rsidR="00EA3CF1" w:rsidRDefault="00EA3CF1">
      <w:pPr>
        <w:pStyle w:val="Kommentartext"/>
      </w:pPr>
      <w:r>
        <w:rPr>
          <w:rStyle w:val="Kommentarzeichen"/>
        </w:rPr>
        <w:annotationRef/>
      </w:r>
      <w:r>
        <w:t xml:space="preserve">Kap. </w:t>
      </w:r>
      <w:r w:rsidR="00261070">
        <w:t>6 - 16</w:t>
      </w:r>
    </w:p>
    <w:p w14:paraId="51418280" w14:textId="77777777" w:rsidR="00EA3CF1" w:rsidRDefault="00EA3CF1">
      <w:pPr>
        <w:pStyle w:val="Kommentartext"/>
      </w:pPr>
    </w:p>
    <w:p w14:paraId="59385585" w14:textId="77777777" w:rsidR="00EA3CF1" w:rsidRDefault="00EA3CF1">
      <w:pPr>
        <w:pStyle w:val="Kommentartext"/>
      </w:pPr>
      <w:r>
        <w:t>Information für mich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43AB2" w15:done="0"/>
  <w15:commentEx w15:paraId="37F1AD56" w15:paraIdParent="70743AB2" w15:done="0"/>
  <w15:commentEx w15:paraId="3039A917" w15:paraIdParent="70743AB2" w15:done="0"/>
  <w15:commentEx w15:paraId="5E02A2FC" w15:paraIdParent="70743AB2" w15:done="0"/>
  <w15:commentEx w15:paraId="26339163" w15:done="0"/>
  <w15:commentEx w15:paraId="4D7D9EE5" w15:done="0"/>
  <w15:commentEx w15:paraId="67458890" w15:done="0"/>
  <w15:commentEx w15:paraId="7194E030" w15:done="0"/>
  <w15:commentEx w15:paraId="28BFE9D8" w15:done="0"/>
  <w15:commentEx w15:paraId="40EA08E6" w15:done="0"/>
  <w15:commentEx w15:paraId="657ADD9B" w15:done="0"/>
  <w15:commentEx w15:paraId="359470DB" w15:done="0"/>
  <w15:commentEx w15:paraId="1ABA4A77" w15:done="0"/>
  <w15:commentEx w15:paraId="77C786F3" w15:done="0"/>
  <w15:commentEx w15:paraId="3C9122AC" w15:done="0"/>
  <w15:commentEx w15:paraId="26EBE6D8" w15:done="0"/>
  <w15:commentEx w15:paraId="6CBD20E6" w15:done="0"/>
  <w15:commentEx w15:paraId="467EF54F" w15:done="0"/>
  <w15:commentEx w15:paraId="5E05EAFB" w15:done="0"/>
  <w15:commentEx w15:paraId="07C8244D" w15:done="0"/>
  <w15:commentEx w15:paraId="7A21FDF9" w15:done="0"/>
  <w15:commentEx w15:paraId="2840003F" w15:done="0"/>
  <w15:commentEx w15:paraId="060DEB71" w15:done="0"/>
  <w15:commentEx w15:paraId="5212C09B" w15:done="0"/>
  <w15:commentEx w15:paraId="5F383BFA" w15:done="0"/>
  <w15:commentEx w15:paraId="01DC35DF" w15:done="0"/>
  <w15:commentEx w15:paraId="4B327065" w15:done="0"/>
  <w15:commentEx w15:paraId="59385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36A1193" w16cex:dateUtc="2023-11-27T14:17:00Z"/>
  <w16cex:commentExtensible w16cex:durableId="52D1CD72" w16cex:dateUtc="2023-11-27T13:55:00Z"/>
  <w16cex:commentExtensible w16cex:durableId="2EFDF8BD" w16cex:dateUtc="2023-11-27T13:58:00Z"/>
  <w16cex:commentExtensible w16cex:durableId="68CEE792" w16cex:dateUtc="2023-11-27T13:59:00Z"/>
  <w16cex:commentExtensible w16cex:durableId="2AF8EEF2" w16cex:dateUtc="2023-11-27T14:06:00Z"/>
  <w16cex:commentExtensible w16cex:durableId="5223BEBF" w16cex:dateUtc="2023-11-27T14:06:00Z"/>
  <w16cex:commentExtensible w16cex:durableId="1F06BBCB" w16cex:dateUtc="2023-11-27T14:10:00Z"/>
  <w16cex:commentExtensible w16cex:durableId="48A98B83" w16cex:dateUtc="2023-11-27T14:07:00Z"/>
  <w16cex:commentExtensible w16cex:durableId="42638322" w16cex:dateUtc="2023-11-27T14:08:00Z"/>
  <w16cex:commentExtensible w16cex:durableId="30B97BF0" w16cex:dateUtc="2023-11-27T14:09:00Z"/>
  <w16cex:commentExtensible w16cex:durableId="181FD23B" w16cex:dateUtc="2023-11-27T14:12:00Z"/>
  <w16cex:commentExtensible w16cex:durableId="6487D725" w16cex:dateUtc="2023-11-28T1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43AB2" w16cid:durableId="5634AC19"/>
  <w16cid:commentId w16cid:paraId="37F1AD56" w16cid:durableId="307A24D0"/>
  <w16cid:commentId w16cid:paraId="3039A917" w16cid:durableId="61D1F3DA"/>
  <w16cid:commentId w16cid:paraId="5E02A2FC" w16cid:durableId="719F3297"/>
  <w16cid:commentId w16cid:paraId="26339163" w16cid:durableId="7C92C37A"/>
  <w16cid:commentId w16cid:paraId="4D7D9EE5" w16cid:durableId="3C581A42"/>
  <w16cid:commentId w16cid:paraId="67458890" w16cid:durableId="720FB54A"/>
  <w16cid:commentId w16cid:paraId="7194E030" w16cid:durableId="290E6F91"/>
  <w16cid:commentId w16cid:paraId="28BFE9D8" w16cid:durableId="17DCBAE6"/>
  <w16cid:commentId w16cid:paraId="40EA08E6" w16cid:durableId="036A1193"/>
  <w16cid:commentId w16cid:paraId="657ADD9B" w16cid:durableId="797171F1"/>
  <w16cid:commentId w16cid:paraId="359470DB" w16cid:durableId="17EBBB8B"/>
  <w16cid:commentId w16cid:paraId="1ABA4A77" w16cid:durableId="37ED901B"/>
  <w16cid:commentId w16cid:paraId="77C786F3" w16cid:durableId="1C646F84"/>
  <w16cid:commentId w16cid:paraId="3C9122AC" w16cid:durableId="6BC98E33"/>
  <w16cid:commentId w16cid:paraId="26EBE6D8" w16cid:durableId="2A335B95"/>
  <w16cid:commentId w16cid:paraId="6CBD20E6" w16cid:durableId="52D1CD72"/>
  <w16cid:commentId w16cid:paraId="467EF54F" w16cid:durableId="2EFDF8BD"/>
  <w16cid:commentId w16cid:paraId="5E05EAFB" w16cid:durableId="68CEE792"/>
  <w16cid:commentId w16cid:paraId="07C8244D" w16cid:durableId="2AF8EEF2"/>
  <w16cid:commentId w16cid:paraId="7A21FDF9" w16cid:durableId="5223BEBF"/>
  <w16cid:commentId w16cid:paraId="2840003F" w16cid:durableId="1F06BBCB"/>
  <w16cid:commentId w16cid:paraId="060DEB71" w16cid:durableId="48A98B83"/>
  <w16cid:commentId w16cid:paraId="5212C09B" w16cid:durableId="42638322"/>
  <w16cid:commentId w16cid:paraId="5F383BFA" w16cid:durableId="30B97BF0"/>
  <w16cid:commentId w16cid:paraId="01DC35DF" w16cid:durableId="181FD23B"/>
  <w16cid:commentId w16cid:paraId="4B327065" w16cid:durableId="6487D725"/>
  <w16cid:commentId w16cid:paraId="59385585" w16cid:durableId="2F1E20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A8F3" w14:textId="77777777" w:rsidR="00AF1D6D" w:rsidRDefault="00AF1D6D">
      <w:r>
        <w:separator/>
      </w:r>
    </w:p>
    <w:p w14:paraId="774F3170" w14:textId="77777777" w:rsidR="00AF1D6D" w:rsidRDefault="00AF1D6D"/>
  </w:endnote>
  <w:endnote w:type="continuationSeparator" w:id="0">
    <w:p w14:paraId="14C03581" w14:textId="77777777" w:rsidR="00AF1D6D" w:rsidRDefault="00AF1D6D">
      <w:r>
        <w:continuationSeparator/>
      </w:r>
    </w:p>
    <w:p w14:paraId="2CD15FBE" w14:textId="77777777" w:rsidR="00AF1D6D" w:rsidRDefault="00AF1D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Lt">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AE18" w14:textId="3456C9F5" w:rsidR="00EA3CF1" w:rsidRDefault="00EA3CF1">
    <w:pPr>
      <w:pStyle w:val="Fuzeile"/>
      <w:pBdr>
        <w:top w:val="single" w:sz="4" w:space="1" w:color="auto"/>
      </w:pBdr>
      <w:tabs>
        <w:tab w:val="clear" w:pos="9072"/>
        <w:tab w:val="right" w:pos="9356"/>
      </w:tabs>
      <w:rPr>
        <w:sz w:val="16"/>
      </w:rPr>
    </w:pPr>
    <w:r>
      <w:rPr>
        <w:snapToGrid w:val="0"/>
        <w:color w:val="FF0000"/>
        <w:sz w:val="16"/>
        <w:szCs w:val="16"/>
      </w:rPr>
      <w:t>23-1111_</w:t>
    </w:r>
    <w:proofErr w:type="gramStart"/>
    <w:r w:rsidR="00143F1B">
      <w:rPr>
        <w:snapToGrid w:val="0"/>
        <w:color w:val="FF0000"/>
        <w:sz w:val="16"/>
        <w:szCs w:val="16"/>
      </w:rPr>
      <w:t>JT</w:t>
    </w:r>
    <w:r>
      <w:rPr>
        <w:snapToGrid w:val="0"/>
        <w:sz w:val="16"/>
        <w:szCs w:val="16"/>
      </w:rPr>
      <w:tab/>
      <w:t>Version</w:t>
    </w:r>
    <w:proofErr w:type="gramEnd"/>
    <w:r>
      <w:rPr>
        <w:snapToGrid w:val="0"/>
        <w:sz w:val="16"/>
        <w:szCs w:val="16"/>
      </w:rPr>
      <w:t xml:space="preserve"> 1.0</w:t>
    </w:r>
    <w:r>
      <w:rPr>
        <w:snapToGrid w:val="0"/>
        <w:sz w:val="16"/>
        <w:szCs w:val="16"/>
      </w:rPr>
      <w:tab/>
      <w:t xml:space="preserve">Seite </w:t>
    </w:r>
    <w:r>
      <w:rPr>
        <w:snapToGrid w:val="0"/>
        <w:sz w:val="16"/>
        <w:szCs w:val="16"/>
      </w:rPr>
      <w:fldChar w:fldCharType="begin"/>
    </w:r>
    <w:r>
      <w:rPr>
        <w:snapToGrid w:val="0"/>
        <w:sz w:val="16"/>
        <w:szCs w:val="16"/>
      </w:rPr>
      <w:instrText xml:space="preserve"> PAGE </w:instrText>
    </w:r>
    <w:r>
      <w:rPr>
        <w:snapToGrid w:val="0"/>
        <w:sz w:val="16"/>
        <w:szCs w:val="16"/>
      </w:rPr>
      <w:fldChar w:fldCharType="separate"/>
    </w:r>
    <w:r>
      <w:rPr>
        <w:noProof/>
        <w:snapToGrid w:val="0"/>
        <w:sz w:val="16"/>
        <w:szCs w:val="16"/>
      </w:rPr>
      <w:t>12</w:t>
    </w:r>
    <w:r>
      <w:rPr>
        <w:snapToGrid w:val="0"/>
        <w:sz w:val="16"/>
        <w:szCs w:val="16"/>
      </w:rPr>
      <w:fldChar w:fldCharType="end"/>
    </w:r>
    <w:r>
      <w:rPr>
        <w:snapToGrid w:val="0"/>
        <w:sz w:val="16"/>
        <w:szCs w:val="16"/>
      </w:rPr>
      <w:t xml:space="preserve"> von </w:t>
    </w:r>
    <w:r>
      <w:rPr>
        <w:snapToGrid w:val="0"/>
        <w:sz w:val="16"/>
        <w:szCs w:val="16"/>
      </w:rPr>
      <w:fldChar w:fldCharType="begin"/>
    </w:r>
    <w:r>
      <w:rPr>
        <w:snapToGrid w:val="0"/>
        <w:sz w:val="16"/>
        <w:szCs w:val="16"/>
      </w:rPr>
      <w:instrText xml:space="preserve"> NUMPAGES </w:instrText>
    </w:r>
    <w:r>
      <w:rPr>
        <w:snapToGrid w:val="0"/>
        <w:sz w:val="16"/>
        <w:szCs w:val="16"/>
      </w:rPr>
      <w:fldChar w:fldCharType="separate"/>
    </w:r>
    <w:r>
      <w:rPr>
        <w:noProof/>
        <w:snapToGrid w:val="0"/>
        <w:sz w:val="16"/>
        <w:szCs w:val="16"/>
      </w:rPr>
      <w:t>45</w:t>
    </w:r>
    <w:r>
      <w:rPr>
        <w:snapToGrid w:val="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4B4D0" w14:textId="77777777" w:rsidR="00AF1D6D" w:rsidRDefault="00AF1D6D">
      <w:r>
        <w:separator/>
      </w:r>
    </w:p>
    <w:p w14:paraId="066941B2" w14:textId="77777777" w:rsidR="00AF1D6D" w:rsidRDefault="00AF1D6D"/>
  </w:footnote>
  <w:footnote w:type="continuationSeparator" w:id="0">
    <w:p w14:paraId="0A7B1FB2" w14:textId="77777777" w:rsidR="00AF1D6D" w:rsidRDefault="00AF1D6D">
      <w:r>
        <w:continuationSeparator/>
      </w:r>
    </w:p>
    <w:p w14:paraId="307BB726" w14:textId="77777777" w:rsidR="00AF1D6D" w:rsidRDefault="00AF1D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F665A" w14:textId="726BD50D" w:rsidR="00EA3CF1" w:rsidRPr="00E05ADC" w:rsidRDefault="00EA3CF1">
    <w:pPr>
      <w:pStyle w:val="Kopfzeile"/>
      <w:pBdr>
        <w:bottom w:val="single" w:sz="12" w:space="1" w:color="auto"/>
      </w:pBdr>
      <w:rPr>
        <w:color w:val="000000"/>
        <w:sz w:val="16"/>
        <w:szCs w:val="16"/>
      </w:rPr>
    </w:pPr>
    <w:r>
      <w:rPr>
        <w:color w:val="FF0000"/>
        <w:sz w:val="16"/>
        <w:szCs w:val="16"/>
      </w:rPr>
      <w:tab/>
    </w:r>
    <w:r w:rsidRPr="00977D37">
      <w:rPr>
        <w:b/>
        <w:sz w:val="24"/>
        <w:szCs w:val="24"/>
      </w:rPr>
      <w:t xml:space="preserve"> Lehrga</w:t>
    </w:r>
    <w:r>
      <w:rPr>
        <w:b/>
        <w:sz w:val="24"/>
        <w:szCs w:val="24"/>
      </w:rPr>
      <w:t>ng "IPMA - Level D</w:t>
    </w:r>
    <w:r w:rsidRPr="00977D37">
      <w:rPr>
        <w:b/>
        <w:sz w:val="24"/>
        <w:szCs w:val="24"/>
      </w:rPr>
      <w:t>"</w:t>
    </w:r>
    <w:r>
      <w:rPr>
        <w:b/>
        <w:sz w:val="24"/>
        <w:szCs w:val="24"/>
      </w:rPr>
      <w:tab/>
    </w:r>
    <w:r w:rsidRPr="00E05ADC">
      <w:rPr>
        <w:color w:val="000000"/>
        <w:sz w:val="16"/>
        <w:szCs w:val="16"/>
      </w:rPr>
      <w:t>Autor:</w:t>
    </w:r>
    <w:r>
      <w:rPr>
        <w:color w:val="000000"/>
        <w:sz w:val="16"/>
        <w:szCs w:val="16"/>
      </w:rPr>
      <w:t xml:space="preserve"> </w:t>
    </w:r>
    <w:r w:rsidR="00143F1B">
      <w:rPr>
        <w:color w:val="000000"/>
        <w:sz w:val="16"/>
        <w:szCs w:val="16"/>
      </w:rPr>
      <w:t>JT</w:t>
    </w:r>
  </w:p>
  <w:p w14:paraId="0B765A1F" w14:textId="77777777" w:rsidR="00EA3CF1" w:rsidRPr="00E05ADC" w:rsidRDefault="00EA3CF1">
    <w:pPr>
      <w:pStyle w:val="Kopfzeile"/>
      <w:pBdr>
        <w:bottom w:val="single" w:sz="12" w:space="1" w:color="auto"/>
      </w:pBdr>
      <w:rPr>
        <w:color w:val="000000"/>
        <w:sz w:val="16"/>
        <w:szCs w:val="16"/>
      </w:rPr>
    </w:pPr>
  </w:p>
  <w:p w14:paraId="566C1F6B" w14:textId="77777777" w:rsidR="00EA3CF1" w:rsidRPr="00977D37" w:rsidRDefault="00EA3CF1">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423"/>
    <w:multiLevelType w:val="hybridMultilevel"/>
    <w:tmpl w:val="D56C21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B1CEE"/>
    <w:multiLevelType w:val="hybridMultilevel"/>
    <w:tmpl w:val="89FE67E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6E1E15"/>
    <w:multiLevelType w:val="hybridMultilevel"/>
    <w:tmpl w:val="AB9859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D843623"/>
    <w:multiLevelType w:val="hybridMultilevel"/>
    <w:tmpl w:val="531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8E1C48"/>
    <w:multiLevelType w:val="multilevel"/>
    <w:tmpl w:val="40A45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F1173F"/>
    <w:multiLevelType w:val="hybridMultilevel"/>
    <w:tmpl w:val="67CECF62"/>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297B8F"/>
    <w:multiLevelType w:val="hybridMultilevel"/>
    <w:tmpl w:val="3440CE1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7F24609"/>
    <w:multiLevelType w:val="hybridMultilevel"/>
    <w:tmpl w:val="42AC2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9B3A92"/>
    <w:multiLevelType w:val="hybridMultilevel"/>
    <w:tmpl w:val="75860E94"/>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7978F4"/>
    <w:multiLevelType w:val="hybridMultilevel"/>
    <w:tmpl w:val="C49C1AC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1BBE024F"/>
    <w:multiLevelType w:val="hybridMultilevel"/>
    <w:tmpl w:val="8460F0E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1D767C88"/>
    <w:multiLevelType w:val="hybridMultilevel"/>
    <w:tmpl w:val="6CE40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07B4288"/>
    <w:multiLevelType w:val="hybridMultilevel"/>
    <w:tmpl w:val="54407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E45D68"/>
    <w:multiLevelType w:val="hybridMultilevel"/>
    <w:tmpl w:val="5D72579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2AB24E0"/>
    <w:multiLevelType w:val="multilevel"/>
    <w:tmpl w:val="AA04C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7343FCC"/>
    <w:multiLevelType w:val="multilevel"/>
    <w:tmpl w:val="65F0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9576C7"/>
    <w:multiLevelType w:val="hybridMultilevel"/>
    <w:tmpl w:val="D1DEB6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B3309F5"/>
    <w:multiLevelType w:val="multilevel"/>
    <w:tmpl w:val="7C7E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5A0132"/>
    <w:multiLevelType w:val="hybridMultilevel"/>
    <w:tmpl w:val="2C1A5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1250EE2"/>
    <w:multiLevelType w:val="hybridMultilevel"/>
    <w:tmpl w:val="449C9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4EC76FB"/>
    <w:multiLevelType w:val="hybridMultilevel"/>
    <w:tmpl w:val="18F013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76B2FF8"/>
    <w:multiLevelType w:val="multilevel"/>
    <w:tmpl w:val="1886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5141AC"/>
    <w:multiLevelType w:val="singleLevel"/>
    <w:tmpl w:val="88B4EB30"/>
    <w:lvl w:ilvl="0">
      <w:start w:val="1"/>
      <w:numFmt w:val="bullet"/>
      <w:pStyle w:val="AbsatztextGliederung"/>
      <w:lvlText w:val=""/>
      <w:lvlJc w:val="left"/>
      <w:pPr>
        <w:tabs>
          <w:tab w:val="num" w:pos="360"/>
        </w:tabs>
        <w:ind w:left="360" w:hanging="360"/>
      </w:pPr>
      <w:rPr>
        <w:rFonts w:ascii="Symbol" w:hAnsi="Symbol" w:hint="default"/>
        <w:sz w:val="18"/>
      </w:rPr>
    </w:lvl>
  </w:abstractNum>
  <w:abstractNum w:abstractNumId="23" w15:restartNumberingAfterBreak="0">
    <w:nsid w:val="3C571262"/>
    <w:multiLevelType w:val="hybridMultilevel"/>
    <w:tmpl w:val="D53AA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425DC3"/>
    <w:multiLevelType w:val="hybridMultilevel"/>
    <w:tmpl w:val="A64C1D12"/>
    <w:lvl w:ilvl="0" w:tplc="72F6D074">
      <w:start w:val="19"/>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3D97092D"/>
    <w:multiLevelType w:val="hybridMultilevel"/>
    <w:tmpl w:val="AB92AAF2"/>
    <w:lvl w:ilvl="0" w:tplc="6E8A1E3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4C33AD7"/>
    <w:multiLevelType w:val="hybridMultilevel"/>
    <w:tmpl w:val="FFAE7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742EFB"/>
    <w:multiLevelType w:val="hybridMultilevel"/>
    <w:tmpl w:val="ED986086"/>
    <w:lvl w:ilvl="0" w:tplc="73760BB8">
      <w:start w:val="19"/>
      <w:numFmt w:val="bullet"/>
      <w:lvlText w:val="-"/>
      <w:lvlJc w:val="left"/>
      <w:pPr>
        <w:ind w:left="473" w:hanging="360"/>
      </w:pPr>
      <w:rPr>
        <w:rFonts w:ascii="Arial" w:eastAsia="Times New Roman" w:hAnsi="Arial" w:cs="Arial" w:hint="default"/>
      </w:rPr>
    </w:lvl>
    <w:lvl w:ilvl="1" w:tplc="04070003" w:tentative="1">
      <w:start w:val="1"/>
      <w:numFmt w:val="bullet"/>
      <w:lvlText w:val="o"/>
      <w:lvlJc w:val="left"/>
      <w:pPr>
        <w:ind w:left="1193" w:hanging="360"/>
      </w:pPr>
      <w:rPr>
        <w:rFonts w:ascii="Courier New" w:hAnsi="Courier New" w:cs="Courier New" w:hint="default"/>
      </w:rPr>
    </w:lvl>
    <w:lvl w:ilvl="2" w:tplc="04070005" w:tentative="1">
      <w:start w:val="1"/>
      <w:numFmt w:val="bullet"/>
      <w:lvlText w:val=""/>
      <w:lvlJc w:val="left"/>
      <w:pPr>
        <w:ind w:left="1913" w:hanging="360"/>
      </w:pPr>
      <w:rPr>
        <w:rFonts w:ascii="Wingdings" w:hAnsi="Wingdings" w:hint="default"/>
      </w:rPr>
    </w:lvl>
    <w:lvl w:ilvl="3" w:tplc="04070001" w:tentative="1">
      <w:start w:val="1"/>
      <w:numFmt w:val="bullet"/>
      <w:lvlText w:val=""/>
      <w:lvlJc w:val="left"/>
      <w:pPr>
        <w:ind w:left="2633" w:hanging="360"/>
      </w:pPr>
      <w:rPr>
        <w:rFonts w:ascii="Symbol" w:hAnsi="Symbol" w:hint="default"/>
      </w:rPr>
    </w:lvl>
    <w:lvl w:ilvl="4" w:tplc="04070003" w:tentative="1">
      <w:start w:val="1"/>
      <w:numFmt w:val="bullet"/>
      <w:lvlText w:val="o"/>
      <w:lvlJc w:val="left"/>
      <w:pPr>
        <w:ind w:left="3353" w:hanging="360"/>
      </w:pPr>
      <w:rPr>
        <w:rFonts w:ascii="Courier New" w:hAnsi="Courier New" w:cs="Courier New" w:hint="default"/>
      </w:rPr>
    </w:lvl>
    <w:lvl w:ilvl="5" w:tplc="04070005" w:tentative="1">
      <w:start w:val="1"/>
      <w:numFmt w:val="bullet"/>
      <w:lvlText w:val=""/>
      <w:lvlJc w:val="left"/>
      <w:pPr>
        <w:ind w:left="4073" w:hanging="360"/>
      </w:pPr>
      <w:rPr>
        <w:rFonts w:ascii="Wingdings" w:hAnsi="Wingdings" w:hint="default"/>
      </w:rPr>
    </w:lvl>
    <w:lvl w:ilvl="6" w:tplc="04070001" w:tentative="1">
      <w:start w:val="1"/>
      <w:numFmt w:val="bullet"/>
      <w:lvlText w:val=""/>
      <w:lvlJc w:val="left"/>
      <w:pPr>
        <w:ind w:left="4793" w:hanging="360"/>
      </w:pPr>
      <w:rPr>
        <w:rFonts w:ascii="Symbol" w:hAnsi="Symbol" w:hint="default"/>
      </w:rPr>
    </w:lvl>
    <w:lvl w:ilvl="7" w:tplc="04070003" w:tentative="1">
      <w:start w:val="1"/>
      <w:numFmt w:val="bullet"/>
      <w:lvlText w:val="o"/>
      <w:lvlJc w:val="left"/>
      <w:pPr>
        <w:ind w:left="5513" w:hanging="360"/>
      </w:pPr>
      <w:rPr>
        <w:rFonts w:ascii="Courier New" w:hAnsi="Courier New" w:cs="Courier New" w:hint="default"/>
      </w:rPr>
    </w:lvl>
    <w:lvl w:ilvl="8" w:tplc="04070005" w:tentative="1">
      <w:start w:val="1"/>
      <w:numFmt w:val="bullet"/>
      <w:lvlText w:val=""/>
      <w:lvlJc w:val="left"/>
      <w:pPr>
        <w:ind w:left="6233" w:hanging="360"/>
      </w:pPr>
      <w:rPr>
        <w:rFonts w:ascii="Wingdings" w:hAnsi="Wingdings" w:hint="default"/>
      </w:rPr>
    </w:lvl>
  </w:abstractNum>
  <w:abstractNum w:abstractNumId="28" w15:restartNumberingAfterBreak="0">
    <w:nsid w:val="527C1BA5"/>
    <w:multiLevelType w:val="hybridMultilevel"/>
    <w:tmpl w:val="74765DB0"/>
    <w:lvl w:ilvl="0" w:tplc="72F6D074">
      <w:start w:val="1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58A52B0"/>
    <w:multiLevelType w:val="hybridMultilevel"/>
    <w:tmpl w:val="35A08882"/>
    <w:lvl w:ilvl="0" w:tplc="71A4FCC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590E2F3B"/>
    <w:multiLevelType w:val="hybridMultilevel"/>
    <w:tmpl w:val="6988F28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235017"/>
    <w:multiLevelType w:val="hybridMultilevel"/>
    <w:tmpl w:val="C3AE878C"/>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979A81F4">
      <w:start w:val="5"/>
      <w:numFmt w:val="bullet"/>
      <w:lvlText w:val="-"/>
      <w:lvlJc w:val="left"/>
      <w:pPr>
        <w:tabs>
          <w:tab w:val="num" w:pos="2880"/>
        </w:tabs>
        <w:ind w:left="2880" w:hanging="360"/>
      </w:pPr>
      <w:rPr>
        <w:rFonts w:ascii="Arial" w:eastAsia="Times New Roman" w:hAnsi="Arial" w:cs="Aria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65F44"/>
    <w:multiLevelType w:val="hybridMultilevel"/>
    <w:tmpl w:val="803C0FE0"/>
    <w:lvl w:ilvl="0" w:tplc="1BE8F92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CA869E3"/>
    <w:multiLevelType w:val="hybridMultilevel"/>
    <w:tmpl w:val="53B0D872"/>
    <w:lvl w:ilvl="0" w:tplc="04070001">
      <w:start w:val="1"/>
      <w:numFmt w:val="bullet"/>
      <w:lvlText w:val=""/>
      <w:lvlJc w:val="left"/>
      <w:pPr>
        <w:tabs>
          <w:tab w:val="num" w:pos="927"/>
        </w:tabs>
        <w:ind w:left="927"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D746ED"/>
    <w:multiLevelType w:val="hybridMultilevel"/>
    <w:tmpl w:val="63AACFAC"/>
    <w:lvl w:ilvl="0" w:tplc="8F4CF50E">
      <w:start w:val="1"/>
      <w:numFmt w:val="bullet"/>
      <w:lvlText w:val="•"/>
      <w:lvlJc w:val="left"/>
      <w:pPr>
        <w:tabs>
          <w:tab w:val="num" w:pos="720"/>
        </w:tabs>
        <w:ind w:left="720" w:hanging="360"/>
      </w:pPr>
      <w:rPr>
        <w:rFonts w:ascii="Times New Roman" w:hAnsi="Times New Roman" w:hint="default"/>
      </w:rPr>
    </w:lvl>
    <w:lvl w:ilvl="1" w:tplc="ADECD538" w:tentative="1">
      <w:start w:val="1"/>
      <w:numFmt w:val="bullet"/>
      <w:lvlText w:val="•"/>
      <w:lvlJc w:val="left"/>
      <w:pPr>
        <w:tabs>
          <w:tab w:val="num" w:pos="1440"/>
        </w:tabs>
        <w:ind w:left="1440" w:hanging="360"/>
      </w:pPr>
      <w:rPr>
        <w:rFonts w:ascii="Times New Roman" w:hAnsi="Times New Roman" w:hint="default"/>
      </w:rPr>
    </w:lvl>
    <w:lvl w:ilvl="2" w:tplc="79DC5C3A" w:tentative="1">
      <w:start w:val="1"/>
      <w:numFmt w:val="bullet"/>
      <w:lvlText w:val="•"/>
      <w:lvlJc w:val="left"/>
      <w:pPr>
        <w:tabs>
          <w:tab w:val="num" w:pos="2160"/>
        </w:tabs>
        <w:ind w:left="2160" w:hanging="360"/>
      </w:pPr>
      <w:rPr>
        <w:rFonts w:ascii="Times New Roman" w:hAnsi="Times New Roman" w:hint="default"/>
      </w:rPr>
    </w:lvl>
    <w:lvl w:ilvl="3" w:tplc="82CC2CB2" w:tentative="1">
      <w:start w:val="1"/>
      <w:numFmt w:val="bullet"/>
      <w:lvlText w:val="•"/>
      <w:lvlJc w:val="left"/>
      <w:pPr>
        <w:tabs>
          <w:tab w:val="num" w:pos="2880"/>
        </w:tabs>
        <w:ind w:left="2880" w:hanging="360"/>
      </w:pPr>
      <w:rPr>
        <w:rFonts w:ascii="Times New Roman" w:hAnsi="Times New Roman" w:hint="default"/>
      </w:rPr>
    </w:lvl>
    <w:lvl w:ilvl="4" w:tplc="FABCA916" w:tentative="1">
      <w:start w:val="1"/>
      <w:numFmt w:val="bullet"/>
      <w:lvlText w:val="•"/>
      <w:lvlJc w:val="left"/>
      <w:pPr>
        <w:tabs>
          <w:tab w:val="num" w:pos="3600"/>
        </w:tabs>
        <w:ind w:left="3600" w:hanging="360"/>
      </w:pPr>
      <w:rPr>
        <w:rFonts w:ascii="Times New Roman" w:hAnsi="Times New Roman" w:hint="default"/>
      </w:rPr>
    </w:lvl>
    <w:lvl w:ilvl="5" w:tplc="379E0B6E" w:tentative="1">
      <w:start w:val="1"/>
      <w:numFmt w:val="bullet"/>
      <w:lvlText w:val="•"/>
      <w:lvlJc w:val="left"/>
      <w:pPr>
        <w:tabs>
          <w:tab w:val="num" w:pos="4320"/>
        </w:tabs>
        <w:ind w:left="4320" w:hanging="360"/>
      </w:pPr>
      <w:rPr>
        <w:rFonts w:ascii="Times New Roman" w:hAnsi="Times New Roman" w:hint="default"/>
      </w:rPr>
    </w:lvl>
    <w:lvl w:ilvl="6" w:tplc="D8D4B7B6" w:tentative="1">
      <w:start w:val="1"/>
      <w:numFmt w:val="bullet"/>
      <w:lvlText w:val="•"/>
      <w:lvlJc w:val="left"/>
      <w:pPr>
        <w:tabs>
          <w:tab w:val="num" w:pos="5040"/>
        </w:tabs>
        <w:ind w:left="5040" w:hanging="360"/>
      </w:pPr>
      <w:rPr>
        <w:rFonts w:ascii="Times New Roman" w:hAnsi="Times New Roman" w:hint="default"/>
      </w:rPr>
    </w:lvl>
    <w:lvl w:ilvl="7" w:tplc="5762E736" w:tentative="1">
      <w:start w:val="1"/>
      <w:numFmt w:val="bullet"/>
      <w:lvlText w:val="•"/>
      <w:lvlJc w:val="left"/>
      <w:pPr>
        <w:tabs>
          <w:tab w:val="num" w:pos="5760"/>
        </w:tabs>
        <w:ind w:left="5760" w:hanging="360"/>
      </w:pPr>
      <w:rPr>
        <w:rFonts w:ascii="Times New Roman" w:hAnsi="Times New Roman" w:hint="default"/>
      </w:rPr>
    </w:lvl>
    <w:lvl w:ilvl="8" w:tplc="87C620C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5B5190A"/>
    <w:multiLevelType w:val="multilevel"/>
    <w:tmpl w:val="0CF2FA80"/>
    <w:lvl w:ilvl="0">
      <w:start w:val="1"/>
      <w:numFmt w:val="decimal"/>
      <w:pStyle w:val="berschrift1"/>
      <w:lvlText w:val="%1."/>
      <w:lvlJc w:val="left"/>
      <w:pPr>
        <w:tabs>
          <w:tab w:val="num" w:pos="360"/>
        </w:tabs>
        <w:ind w:left="357" w:hanging="357"/>
      </w:pPr>
    </w:lvl>
    <w:lvl w:ilvl="1">
      <w:start w:val="1"/>
      <w:numFmt w:val="decimal"/>
      <w:pStyle w:val="berschrift2"/>
      <w:lvlText w:val="%1.%2."/>
      <w:lvlJc w:val="left"/>
      <w:pPr>
        <w:tabs>
          <w:tab w:val="num" w:pos="567"/>
        </w:tabs>
        <w:ind w:left="567" w:hanging="567"/>
      </w:pPr>
    </w:lvl>
    <w:lvl w:ilvl="2">
      <w:start w:val="1"/>
      <w:numFmt w:val="decimal"/>
      <w:pStyle w:val="berschrift3"/>
      <w:lvlText w:val="%1.%2.%3."/>
      <w:lvlJc w:val="left"/>
      <w:pPr>
        <w:tabs>
          <w:tab w:val="num" w:pos="709"/>
        </w:tabs>
        <w:ind w:left="709" w:hanging="709"/>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93F74E0"/>
    <w:multiLevelType w:val="hybridMultilevel"/>
    <w:tmpl w:val="F10C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994204"/>
    <w:multiLevelType w:val="hybridMultilevel"/>
    <w:tmpl w:val="09CC24FA"/>
    <w:lvl w:ilvl="0" w:tplc="04070001">
      <w:start w:val="1"/>
      <w:numFmt w:val="bullet"/>
      <w:lvlText w:val=""/>
      <w:lvlJc w:val="left"/>
      <w:pPr>
        <w:tabs>
          <w:tab w:val="num" w:pos="720"/>
        </w:tabs>
        <w:ind w:left="720" w:hanging="360"/>
      </w:pPr>
      <w:rPr>
        <w:rFonts w:ascii="Symbol" w:hAnsi="Symbol" w:hint="default"/>
      </w:rPr>
    </w:lvl>
    <w:lvl w:ilvl="1" w:tplc="4C12B1C8">
      <w:numFmt w:val="bullet"/>
      <w:lvlText w:val=""/>
      <w:lvlJc w:val="left"/>
      <w:pPr>
        <w:tabs>
          <w:tab w:val="num" w:pos="1920"/>
        </w:tabs>
        <w:ind w:left="1920" w:hanging="840"/>
      </w:pPr>
      <w:rPr>
        <w:rFonts w:ascii="Wingdings" w:eastAsia="Times New Roman" w:hAnsi="Wingdings" w:cs="Times New Roman" w:hint="default"/>
        <w:i w:val="0"/>
      </w:rPr>
    </w:lvl>
    <w:lvl w:ilvl="2" w:tplc="0407000F">
      <w:start w:val="1"/>
      <w:numFmt w:val="decimal"/>
      <w:lvlText w:val="%3."/>
      <w:lvlJc w:val="left"/>
      <w:pPr>
        <w:tabs>
          <w:tab w:val="num" w:pos="2160"/>
        </w:tabs>
        <w:ind w:left="2160" w:hanging="360"/>
      </w:pPr>
      <w:rPr>
        <w:rFont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1243B3B"/>
    <w:multiLevelType w:val="hybridMultilevel"/>
    <w:tmpl w:val="079AFB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B732F34"/>
    <w:multiLevelType w:val="hybridMultilevel"/>
    <w:tmpl w:val="56A219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D30E1F"/>
    <w:multiLevelType w:val="hybridMultilevel"/>
    <w:tmpl w:val="F0B863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007563724">
    <w:abstractNumId w:val="22"/>
  </w:num>
  <w:num w:numId="2" w16cid:durableId="1624770732">
    <w:abstractNumId w:val="35"/>
  </w:num>
  <w:num w:numId="3" w16cid:durableId="748698254">
    <w:abstractNumId w:val="31"/>
  </w:num>
  <w:num w:numId="4" w16cid:durableId="7602265">
    <w:abstractNumId w:val="30"/>
  </w:num>
  <w:num w:numId="5" w16cid:durableId="775636068">
    <w:abstractNumId w:val="1"/>
  </w:num>
  <w:num w:numId="6" w16cid:durableId="1128285064">
    <w:abstractNumId w:val="33"/>
  </w:num>
  <w:num w:numId="7" w16cid:durableId="933707026">
    <w:abstractNumId w:val="9"/>
  </w:num>
  <w:num w:numId="8" w16cid:durableId="1323780726">
    <w:abstractNumId w:val="40"/>
  </w:num>
  <w:num w:numId="9" w16cid:durableId="1718889567">
    <w:abstractNumId w:val="39"/>
  </w:num>
  <w:num w:numId="10" w16cid:durableId="1524396005">
    <w:abstractNumId w:val="29"/>
  </w:num>
  <w:num w:numId="11" w16cid:durableId="908005785">
    <w:abstractNumId w:val="25"/>
  </w:num>
  <w:num w:numId="12" w16cid:durableId="1377510422">
    <w:abstractNumId w:val="2"/>
  </w:num>
  <w:num w:numId="13" w16cid:durableId="1118331419">
    <w:abstractNumId w:val="6"/>
  </w:num>
  <w:num w:numId="14" w16cid:durableId="342438539">
    <w:abstractNumId w:val="20"/>
  </w:num>
  <w:num w:numId="15" w16cid:durableId="1862084040">
    <w:abstractNumId w:val="3"/>
  </w:num>
  <w:num w:numId="16" w16cid:durableId="2003770944">
    <w:abstractNumId w:val="37"/>
  </w:num>
  <w:num w:numId="17" w16cid:durableId="879248350">
    <w:abstractNumId w:val="35"/>
  </w:num>
  <w:num w:numId="18" w16cid:durableId="1653295108">
    <w:abstractNumId w:val="35"/>
  </w:num>
  <w:num w:numId="19" w16cid:durableId="2069959613">
    <w:abstractNumId w:val="35"/>
  </w:num>
  <w:num w:numId="20" w16cid:durableId="1691759364">
    <w:abstractNumId w:val="35"/>
  </w:num>
  <w:num w:numId="21" w16cid:durableId="556552358">
    <w:abstractNumId w:val="35"/>
  </w:num>
  <w:num w:numId="22" w16cid:durableId="1022122082">
    <w:abstractNumId w:val="35"/>
  </w:num>
  <w:num w:numId="23" w16cid:durableId="831914460">
    <w:abstractNumId w:val="11"/>
  </w:num>
  <w:num w:numId="24" w16cid:durableId="1500345667">
    <w:abstractNumId w:val="16"/>
  </w:num>
  <w:num w:numId="25" w16cid:durableId="1207528649">
    <w:abstractNumId w:val="5"/>
  </w:num>
  <w:num w:numId="26" w16cid:durableId="351028290">
    <w:abstractNumId w:val="27"/>
  </w:num>
  <w:num w:numId="27" w16cid:durableId="80227663">
    <w:abstractNumId w:val="32"/>
  </w:num>
  <w:num w:numId="28" w16cid:durableId="2138183487">
    <w:abstractNumId w:val="13"/>
  </w:num>
  <w:num w:numId="29" w16cid:durableId="171528445">
    <w:abstractNumId w:val="21"/>
  </w:num>
  <w:num w:numId="30" w16cid:durableId="1857693871">
    <w:abstractNumId w:val="15"/>
  </w:num>
  <w:num w:numId="31" w16cid:durableId="1869171696">
    <w:abstractNumId w:val="17"/>
  </w:num>
  <w:num w:numId="32" w16cid:durableId="1134133087">
    <w:abstractNumId w:val="24"/>
  </w:num>
  <w:num w:numId="33" w16cid:durableId="1661272241">
    <w:abstractNumId w:val="28"/>
  </w:num>
  <w:num w:numId="34" w16cid:durableId="427045357">
    <w:abstractNumId w:val="8"/>
  </w:num>
  <w:num w:numId="35" w16cid:durableId="766658281">
    <w:abstractNumId w:val="12"/>
  </w:num>
  <w:num w:numId="36" w16cid:durableId="1558324513">
    <w:abstractNumId w:val="18"/>
  </w:num>
  <w:num w:numId="37" w16cid:durableId="19357293">
    <w:abstractNumId w:val="36"/>
  </w:num>
  <w:num w:numId="38" w16cid:durableId="1452940756">
    <w:abstractNumId w:val="10"/>
  </w:num>
  <w:num w:numId="39" w16cid:durableId="834958083">
    <w:abstractNumId w:val="7"/>
  </w:num>
  <w:num w:numId="40" w16cid:durableId="1898007735">
    <w:abstractNumId w:val="4"/>
  </w:num>
  <w:num w:numId="41" w16cid:durableId="717826244">
    <w:abstractNumId w:val="14"/>
  </w:num>
  <w:num w:numId="42" w16cid:durableId="1572109227">
    <w:abstractNumId w:val="34"/>
  </w:num>
  <w:num w:numId="43" w16cid:durableId="40057445">
    <w:abstractNumId w:val="0"/>
  </w:num>
  <w:num w:numId="44" w16cid:durableId="541475917">
    <w:abstractNumId w:val="26"/>
  </w:num>
  <w:num w:numId="45" w16cid:durableId="1420059703">
    <w:abstractNumId w:val="23"/>
  </w:num>
  <w:num w:numId="46" w16cid:durableId="1054737322">
    <w:abstractNumId w:val="38"/>
  </w:num>
  <w:num w:numId="47" w16cid:durableId="648218371">
    <w:abstractNumId w:val="1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ubert, Jasmin">
    <w15:presenceInfo w15:providerId="AD" w15:userId="S-1-5-21-3743566655-1516676842-665083914-173420"/>
  </w15:person>
  <w15:person w15:author="Stefan Exner">
    <w15:presenceInfo w15:providerId="AD" w15:userId="S-1-5-21-4221531520-351312536-3368049071-11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embedSystemFonts/>
  <w:activeWritingStyle w:appName="MSWord" w:lang="it-IT" w:vendorID="64" w:dllVersion="6" w:nlCheck="1" w:checkStyle="0"/>
  <w:activeWritingStyle w:appName="MSWord" w:lang="de-DE"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142"/>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fillcolor="white">
      <v:fill color="white"/>
      <v:textbox inset="1mm,,1mm"/>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33"/>
    <w:rsid w:val="00000084"/>
    <w:rsid w:val="00000DA0"/>
    <w:rsid w:val="000017B8"/>
    <w:rsid w:val="000030C6"/>
    <w:rsid w:val="000034D5"/>
    <w:rsid w:val="0000356C"/>
    <w:rsid w:val="00003F17"/>
    <w:rsid w:val="000060DF"/>
    <w:rsid w:val="00006457"/>
    <w:rsid w:val="00006799"/>
    <w:rsid w:val="00006F2C"/>
    <w:rsid w:val="00007B81"/>
    <w:rsid w:val="0001095C"/>
    <w:rsid w:val="00010C31"/>
    <w:rsid w:val="00010EF9"/>
    <w:rsid w:val="00010F29"/>
    <w:rsid w:val="000111C0"/>
    <w:rsid w:val="00012009"/>
    <w:rsid w:val="00013337"/>
    <w:rsid w:val="00013DF9"/>
    <w:rsid w:val="000146EB"/>
    <w:rsid w:val="00014835"/>
    <w:rsid w:val="000152A6"/>
    <w:rsid w:val="00016CF9"/>
    <w:rsid w:val="00016DDA"/>
    <w:rsid w:val="00017D2E"/>
    <w:rsid w:val="000213AE"/>
    <w:rsid w:val="000221AD"/>
    <w:rsid w:val="00022446"/>
    <w:rsid w:val="00022722"/>
    <w:rsid w:val="00024187"/>
    <w:rsid w:val="00024BF2"/>
    <w:rsid w:val="0002572C"/>
    <w:rsid w:val="00025E44"/>
    <w:rsid w:val="00027D48"/>
    <w:rsid w:val="00027E4B"/>
    <w:rsid w:val="000307D7"/>
    <w:rsid w:val="00031FAC"/>
    <w:rsid w:val="000324BE"/>
    <w:rsid w:val="00032A6E"/>
    <w:rsid w:val="00034657"/>
    <w:rsid w:val="00034697"/>
    <w:rsid w:val="00037660"/>
    <w:rsid w:val="00037B34"/>
    <w:rsid w:val="00040E01"/>
    <w:rsid w:val="00041B4A"/>
    <w:rsid w:val="000420C9"/>
    <w:rsid w:val="0004222D"/>
    <w:rsid w:val="00042C4A"/>
    <w:rsid w:val="00045B43"/>
    <w:rsid w:val="0004779B"/>
    <w:rsid w:val="000503F3"/>
    <w:rsid w:val="00050DA6"/>
    <w:rsid w:val="0005178D"/>
    <w:rsid w:val="0005350C"/>
    <w:rsid w:val="00053816"/>
    <w:rsid w:val="000539D7"/>
    <w:rsid w:val="00053D38"/>
    <w:rsid w:val="00054FA1"/>
    <w:rsid w:val="000554D3"/>
    <w:rsid w:val="00055C13"/>
    <w:rsid w:val="00055E1A"/>
    <w:rsid w:val="00056493"/>
    <w:rsid w:val="0005727F"/>
    <w:rsid w:val="000600FC"/>
    <w:rsid w:val="0006025E"/>
    <w:rsid w:val="00062383"/>
    <w:rsid w:val="00064037"/>
    <w:rsid w:val="0006544B"/>
    <w:rsid w:val="0006577F"/>
    <w:rsid w:val="000663C3"/>
    <w:rsid w:val="000667A3"/>
    <w:rsid w:val="00067232"/>
    <w:rsid w:val="000672C1"/>
    <w:rsid w:val="00067310"/>
    <w:rsid w:val="0007040E"/>
    <w:rsid w:val="00071077"/>
    <w:rsid w:val="000711BC"/>
    <w:rsid w:val="00071681"/>
    <w:rsid w:val="000719B2"/>
    <w:rsid w:val="00072100"/>
    <w:rsid w:val="00072467"/>
    <w:rsid w:val="00073159"/>
    <w:rsid w:val="000732A1"/>
    <w:rsid w:val="00073548"/>
    <w:rsid w:val="00074346"/>
    <w:rsid w:val="00074EAA"/>
    <w:rsid w:val="000755C7"/>
    <w:rsid w:val="00076670"/>
    <w:rsid w:val="000768F1"/>
    <w:rsid w:val="0008002D"/>
    <w:rsid w:val="000806C4"/>
    <w:rsid w:val="0008113B"/>
    <w:rsid w:val="00083503"/>
    <w:rsid w:val="000846D0"/>
    <w:rsid w:val="00086D9F"/>
    <w:rsid w:val="00090E05"/>
    <w:rsid w:val="00091E72"/>
    <w:rsid w:val="00092309"/>
    <w:rsid w:val="000924B8"/>
    <w:rsid w:val="00092ADD"/>
    <w:rsid w:val="00092B75"/>
    <w:rsid w:val="00092EB5"/>
    <w:rsid w:val="00093FF9"/>
    <w:rsid w:val="00094242"/>
    <w:rsid w:val="00094373"/>
    <w:rsid w:val="0009483D"/>
    <w:rsid w:val="000954B4"/>
    <w:rsid w:val="000955AC"/>
    <w:rsid w:val="00095618"/>
    <w:rsid w:val="000962DC"/>
    <w:rsid w:val="000974E3"/>
    <w:rsid w:val="0009780A"/>
    <w:rsid w:val="00097A36"/>
    <w:rsid w:val="00097C46"/>
    <w:rsid w:val="000A017E"/>
    <w:rsid w:val="000A0E1B"/>
    <w:rsid w:val="000A1980"/>
    <w:rsid w:val="000A2F83"/>
    <w:rsid w:val="000A3DBC"/>
    <w:rsid w:val="000A4B2A"/>
    <w:rsid w:val="000A4C90"/>
    <w:rsid w:val="000A55B5"/>
    <w:rsid w:val="000A5D21"/>
    <w:rsid w:val="000A63B6"/>
    <w:rsid w:val="000A7BDC"/>
    <w:rsid w:val="000B1925"/>
    <w:rsid w:val="000B1927"/>
    <w:rsid w:val="000B278E"/>
    <w:rsid w:val="000B2E16"/>
    <w:rsid w:val="000B34BC"/>
    <w:rsid w:val="000B5255"/>
    <w:rsid w:val="000B527F"/>
    <w:rsid w:val="000B5D23"/>
    <w:rsid w:val="000B6B9F"/>
    <w:rsid w:val="000B7DF5"/>
    <w:rsid w:val="000C018C"/>
    <w:rsid w:val="000C11B5"/>
    <w:rsid w:val="000C1257"/>
    <w:rsid w:val="000C17AF"/>
    <w:rsid w:val="000C2396"/>
    <w:rsid w:val="000C2AD0"/>
    <w:rsid w:val="000C2EDF"/>
    <w:rsid w:val="000C311E"/>
    <w:rsid w:val="000C5FAE"/>
    <w:rsid w:val="000C6A98"/>
    <w:rsid w:val="000C6C36"/>
    <w:rsid w:val="000C6D33"/>
    <w:rsid w:val="000C7066"/>
    <w:rsid w:val="000D0055"/>
    <w:rsid w:val="000D1D1E"/>
    <w:rsid w:val="000D2465"/>
    <w:rsid w:val="000D24BB"/>
    <w:rsid w:val="000D3BB7"/>
    <w:rsid w:val="000D61A4"/>
    <w:rsid w:val="000D69BB"/>
    <w:rsid w:val="000D7078"/>
    <w:rsid w:val="000D7359"/>
    <w:rsid w:val="000D7A09"/>
    <w:rsid w:val="000E17E1"/>
    <w:rsid w:val="000E1C3F"/>
    <w:rsid w:val="000E2089"/>
    <w:rsid w:val="000E25C9"/>
    <w:rsid w:val="000E29B4"/>
    <w:rsid w:val="000E3B08"/>
    <w:rsid w:val="000E3DEA"/>
    <w:rsid w:val="000E414D"/>
    <w:rsid w:val="000E46DF"/>
    <w:rsid w:val="000E5312"/>
    <w:rsid w:val="000E5577"/>
    <w:rsid w:val="000E5C4D"/>
    <w:rsid w:val="000E69BE"/>
    <w:rsid w:val="000E76CE"/>
    <w:rsid w:val="000F031A"/>
    <w:rsid w:val="000F0460"/>
    <w:rsid w:val="000F04C7"/>
    <w:rsid w:val="000F11D4"/>
    <w:rsid w:val="000F2E31"/>
    <w:rsid w:val="000F40E0"/>
    <w:rsid w:val="000F4689"/>
    <w:rsid w:val="000F5386"/>
    <w:rsid w:val="000F6C3F"/>
    <w:rsid w:val="000F7FD0"/>
    <w:rsid w:val="00100561"/>
    <w:rsid w:val="00100EC2"/>
    <w:rsid w:val="00101E2E"/>
    <w:rsid w:val="001028DB"/>
    <w:rsid w:val="001030EA"/>
    <w:rsid w:val="00103572"/>
    <w:rsid w:val="00105212"/>
    <w:rsid w:val="00106481"/>
    <w:rsid w:val="0010665A"/>
    <w:rsid w:val="00106662"/>
    <w:rsid w:val="001072FE"/>
    <w:rsid w:val="00107878"/>
    <w:rsid w:val="00107E3F"/>
    <w:rsid w:val="00111386"/>
    <w:rsid w:val="00111414"/>
    <w:rsid w:val="00112A79"/>
    <w:rsid w:val="00112BF0"/>
    <w:rsid w:val="00112F21"/>
    <w:rsid w:val="00113233"/>
    <w:rsid w:val="001143B7"/>
    <w:rsid w:val="001150F4"/>
    <w:rsid w:val="00115497"/>
    <w:rsid w:val="00116185"/>
    <w:rsid w:val="00120421"/>
    <w:rsid w:val="00120BD3"/>
    <w:rsid w:val="00121AE8"/>
    <w:rsid w:val="001250A1"/>
    <w:rsid w:val="00126AED"/>
    <w:rsid w:val="00127219"/>
    <w:rsid w:val="00127365"/>
    <w:rsid w:val="00127CBA"/>
    <w:rsid w:val="00131090"/>
    <w:rsid w:val="001317E9"/>
    <w:rsid w:val="0013240A"/>
    <w:rsid w:val="00135911"/>
    <w:rsid w:val="00135CD4"/>
    <w:rsid w:val="00136984"/>
    <w:rsid w:val="00140BFC"/>
    <w:rsid w:val="001410AC"/>
    <w:rsid w:val="001414D2"/>
    <w:rsid w:val="00141A5D"/>
    <w:rsid w:val="0014263A"/>
    <w:rsid w:val="00143F1B"/>
    <w:rsid w:val="00144689"/>
    <w:rsid w:val="00144A0D"/>
    <w:rsid w:val="001457D1"/>
    <w:rsid w:val="00145845"/>
    <w:rsid w:val="001461EA"/>
    <w:rsid w:val="00146970"/>
    <w:rsid w:val="00146E55"/>
    <w:rsid w:val="00150356"/>
    <w:rsid w:val="00151DFF"/>
    <w:rsid w:val="0015219D"/>
    <w:rsid w:val="00152460"/>
    <w:rsid w:val="00152BC7"/>
    <w:rsid w:val="0015325A"/>
    <w:rsid w:val="00153826"/>
    <w:rsid w:val="00154A9F"/>
    <w:rsid w:val="00154D19"/>
    <w:rsid w:val="001564BD"/>
    <w:rsid w:val="00157355"/>
    <w:rsid w:val="00157630"/>
    <w:rsid w:val="00157790"/>
    <w:rsid w:val="00157A8F"/>
    <w:rsid w:val="00157AB4"/>
    <w:rsid w:val="00160048"/>
    <w:rsid w:val="00160B7B"/>
    <w:rsid w:val="00160C43"/>
    <w:rsid w:val="00161436"/>
    <w:rsid w:val="00162264"/>
    <w:rsid w:val="00162818"/>
    <w:rsid w:val="00162AB8"/>
    <w:rsid w:val="00163162"/>
    <w:rsid w:val="00164E55"/>
    <w:rsid w:val="001650BD"/>
    <w:rsid w:val="00165906"/>
    <w:rsid w:val="0016590A"/>
    <w:rsid w:val="00167304"/>
    <w:rsid w:val="001673CA"/>
    <w:rsid w:val="0016769F"/>
    <w:rsid w:val="001679B2"/>
    <w:rsid w:val="001732DC"/>
    <w:rsid w:val="00175207"/>
    <w:rsid w:val="00176239"/>
    <w:rsid w:val="00177155"/>
    <w:rsid w:val="00177585"/>
    <w:rsid w:val="00177648"/>
    <w:rsid w:val="001806DE"/>
    <w:rsid w:val="001809BB"/>
    <w:rsid w:val="00182AD9"/>
    <w:rsid w:val="00184290"/>
    <w:rsid w:val="00184311"/>
    <w:rsid w:val="00184519"/>
    <w:rsid w:val="00184AFE"/>
    <w:rsid w:val="00184CC8"/>
    <w:rsid w:val="0018503F"/>
    <w:rsid w:val="001855B2"/>
    <w:rsid w:val="00187447"/>
    <w:rsid w:val="00190182"/>
    <w:rsid w:val="001906C2"/>
    <w:rsid w:val="00190A8E"/>
    <w:rsid w:val="00191CB5"/>
    <w:rsid w:val="00191D58"/>
    <w:rsid w:val="0019350B"/>
    <w:rsid w:val="00194A7D"/>
    <w:rsid w:val="00195354"/>
    <w:rsid w:val="00196F5C"/>
    <w:rsid w:val="001970BB"/>
    <w:rsid w:val="00197FE9"/>
    <w:rsid w:val="001A041C"/>
    <w:rsid w:val="001A07AD"/>
    <w:rsid w:val="001A17B9"/>
    <w:rsid w:val="001A186B"/>
    <w:rsid w:val="001A20E6"/>
    <w:rsid w:val="001A4937"/>
    <w:rsid w:val="001A49FF"/>
    <w:rsid w:val="001A67E1"/>
    <w:rsid w:val="001A6BB6"/>
    <w:rsid w:val="001A717F"/>
    <w:rsid w:val="001A751F"/>
    <w:rsid w:val="001B0154"/>
    <w:rsid w:val="001B09AB"/>
    <w:rsid w:val="001B18F3"/>
    <w:rsid w:val="001B1F0D"/>
    <w:rsid w:val="001B216C"/>
    <w:rsid w:val="001B21CC"/>
    <w:rsid w:val="001B22ED"/>
    <w:rsid w:val="001B2351"/>
    <w:rsid w:val="001B2A5B"/>
    <w:rsid w:val="001B3238"/>
    <w:rsid w:val="001B352F"/>
    <w:rsid w:val="001B560F"/>
    <w:rsid w:val="001B56F5"/>
    <w:rsid w:val="001B5FCA"/>
    <w:rsid w:val="001B66B1"/>
    <w:rsid w:val="001B6800"/>
    <w:rsid w:val="001B7DCF"/>
    <w:rsid w:val="001C0B95"/>
    <w:rsid w:val="001C0C9A"/>
    <w:rsid w:val="001C12B2"/>
    <w:rsid w:val="001C2A76"/>
    <w:rsid w:val="001C480B"/>
    <w:rsid w:val="001C4F72"/>
    <w:rsid w:val="001C5E88"/>
    <w:rsid w:val="001C610E"/>
    <w:rsid w:val="001C6375"/>
    <w:rsid w:val="001C64B9"/>
    <w:rsid w:val="001C68CC"/>
    <w:rsid w:val="001C6B04"/>
    <w:rsid w:val="001C7866"/>
    <w:rsid w:val="001D0800"/>
    <w:rsid w:val="001D0E7A"/>
    <w:rsid w:val="001D1510"/>
    <w:rsid w:val="001D2840"/>
    <w:rsid w:val="001D2C8E"/>
    <w:rsid w:val="001D2E83"/>
    <w:rsid w:val="001D3253"/>
    <w:rsid w:val="001D3D83"/>
    <w:rsid w:val="001D5054"/>
    <w:rsid w:val="001D59F9"/>
    <w:rsid w:val="001D5C8A"/>
    <w:rsid w:val="001D5F0E"/>
    <w:rsid w:val="001E0EBC"/>
    <w:rsid w:val="001E192A"/>
    <w:rsid w:val="001E2DC0"/>
    <w:rsid w:val="001E4314"/>
    <w:rsid w:val="001E4DDE"/>
    <w:rsid w:val="001E50D5"/>
    <w:rsid w:val="001E51EB"/>
    <w:rsid w:val="001E54EE"/>
    <w:rsid w:val="001E5C15"/>
    <w:rsid w:val="001E6206"/>
    <w:rsid w:val="001E65E1"/>
    <w:rsid w:val="001E7B6D"/>
    <w:rsid w:val="001E7E60"/>
    <w:rsid w:val="001E7F83"/>
    <w:rsid w:val="001F00AE"/>
    <w:rsid w:val="001F0843"/>
    <w:rsid w:val="001F08EB"/>
    <w:rsid w:val="001F1913"/>
    <w:rsid w:val="001F192F"/>
    <w:rsid w:val="001F28EC"/>
    <w:rsid w:val="001F4DF0"/>
    <w:rsid w:val="001F549F"/>
    <w:rsid w:val="001F5559"/>
    <w:rsid w:val="001F6585"/>
    <w:rsid w:val="001F6BFC"/>
    <w:rsid w:val="001F713C"/>
    <w:rsid w:val="001F745F"/>
    <w:rsid w:val="0020015F"/>
    <w:rsid w:val="0020119E"/>
    <w:rsid w:val="002011B4"/>
    <w:rsid w:val="002016CF"/>
    <w:rsid w:val="002018F6"/>
    <w:rsid w:val="002022F9"/>
    <w:rsid w:val="00203529"/>
    <w:rsid w:val="0020354F"/>
    <w:rsid w:val="0020470C"/>
    <w:rsid w:val="00204BF2"/>
    <w:rsid w:val="002050E3"/>
    <w:rsid w:val="002061BA"/>
    <w:rsid w:val="0020755F"/>
    <w:rsid w:val="002078AE"/>
    <w:rsid w:val="00210A75"/>
    <w:rsid w:val="00210AD3"/>
    <w:rsid w:val="002121C2"/>
    <w:rsid w:val="002128BA"/>
    <w:rsid w:val="002129CD"/>
    <w:rsid w:val="00213120"/>
    <w:rsid w:val="00213157"/>
    <w:rsid w:val="00214155"/>
    <w:rsid w:val="0021520A"/>
    <w:rsid w:val="0021711E"/>
    <w:rsid w:val="00217D5F"/>
    <w:rsid w:val="0022050B"/>
    <w:rsid w:val="0022095C"/>
    <w:rsid w:val="002218C7"/>
    <w:rsid w:val="0022237B"/>
    <w:rsid w:val="0022379B"/>
    <w:rsid w:val="002246B7"/>
    <w:rsid w:val="00226B01"/>
    <w:rsid w:val="00226C02"/>
    <w:rsid w:val="002271C3"/>
    <w:rsid w:val="002311DC"/>
    <w:rsid w:val="00234738"/>
    <w:rsid w:val="00234BED"/>
    <w:rsid w:val="00235B69"/>
    <w:rsid w:val="00235FA5"/>
    <w:rsid w:val="0023685D"/>
    <w:rsid w:val="00237B93"/>
    <w:rsid w:val="00237E3B"/>
    <w:rsid w:val="00237F88"/>
    <w:rsid w:val="0024028F"/>
    <w:rsid w:val="00242505"/>
    <w:rsid w:val="002440E4"/>
    <w:rsid w:val="0024447E"/>
    <w:rsid w:val="00245416"/>
    <w:rsid w:val="00245FA0"/>
    <w:rsid w:val="002468CD"/>
    <w:rsid w:val="00247E73"/>
    <w:rsid w:val="0025271C"/>
    <w:rsid w:val="002530E8"/>
    <w:rsid w:val="00255486"/>
    <w:rsid w:val="00256072"/>
    <w:rsid w:val="00256BF0"/>
    <w:rsid w:val="0025778C"/>
    <w:rsid w:val="00260D5E"/>
    <w:rsid w:val="00261070"/>
    <w:rsid w:val="00262041"/>
    <w:rsid w:val="002651D2"/>
    <w:rsid w:val="00266583"/>
    <w:rsid w:val="00267A0C"/>
    <w:rsid w:val="00267E4E"/>
    <w:rsid w:val="00272C35"/>
    <w:rsid w:val="00272DEA"/>
    <w:rsid w:val="00273CBB"/>
    <w:rsid w:val="002754B9"/>
    <w:rsid w:val="002765C9"/>
    <w:rsid w:val="002767A7"/>
    <w:rsid w:val="002769A9"/>
    <w:rsid w:val="00277CB7"/>
    <w:rsid w:val="002802E1"/>
    <w:rsid w:val="002808DA"/>
    <w:rsid w:val="00280EC4"/>
    <w:rsid w:val="002812B3"/>
    <w:rsid w:val="00282D36"/>
    <w:rsid w:val="00282E50"/>
    <w:rsid w:val="002830EA"/>
    <w:rsid w:val="00283106"/>
    <w:rsid w:val="00283FF9"/>
    <w:rsid w:val="00284FEC"/>
    <w:rsid w:val="00287066"/>
    <w:rsid w:val="0028762D"/>
    <w:rsid w:val="0029083F"/>
    <w:rsid w:val="00293F35"/>
    <w:rsid w:val="002946C1"/>
    <w:rsid w:val="00294962"/>
    <w:rsid w:val="00294BBC"/>
    <w:rsid w:val="00294EA2"/>
    <w:rsid w:val="00294F42"/>
    <w:rsid w:val="00295076"/>
    <w:rsid w:val="00295A95"/>
    <w:rsid w:val="0029671F"/>
    <w:rsid w:val="00297DE5"/>
    <w:rsid w:val="002A020C"/>
    <w:rsid w:val="002A068C"/>
    <w:rsid w:val="002A51E6"/>
    <w:rsid w:val="002A52B3"/>
    <w:rsid w:val="002A53E2"/>
    <w:rsid w:val="002A53F4"/>
    <w:rsid w:val="002A6688"/>
    <w:rsid w:val="002A7A5B"/>
    <w:rsid w:val="002A7EFE"/>
    <w:rsid w:val="002B0F64"/>
    <w:rsid w:val="002B14EF"/>
    <w:rsid w:val="002B2A32"/>
    <w:rsid w:val="002B3AF4"/>
    <w:rsid w:val="002B5306"/>
    <w:rsid w:val="002B532B"/>
    <w:rsid w:val="002B5E14"/>
    <w:rsid w:val="002B6486"/>
    <w:rsid w:val="002B6AD6"/>
    <w:rsid w:val="002B7A49"/>
    <w:rsid w:val="002C023B"/>
    <w:rsid w:val="002C0C79"/>
    <w:rsid w:val="002C17BD"/>
    <w:rsid w:val="002C1A2F"/>
    <w:rsid w:val="002C1A7A"/>
    <w:rsid w:val="002C206A"/>
    <w:rsid w:val="002C2554"/>
    <w:rsid w:val="002C25C4"/>
    <w:rsid w:val="002C34F1"/>
    <w:rsid w:val="002C4173"/>
    <w:rsid w:val="002C44EB"/>
    <w:rsid w:val="002C567C"/>
    <w:rsid w:val="002C58C3"/>
    <w:rsid w:val="002C630A"/>
    <w:rsid w:val="002C7208"/>
    <w:rsid w:val="002C76A5"/>
    <w:rsid w:val="002D0055"/>
    <w:rsid w:val="002D006A"/>
    <w:rsid w:val="002D06E8"/>
    <w:rsid w:val="002D0F90"/>
    <w:rsid w:val="002D14BA"/>
    <w:rsid w:val="002D1F23"/>
    <w:rsid w:val="002D2CBA"/>
    <w:rsid w:val="002D41A1"/>
    <w:rsid w:val="002D49C5"/>
    <w:rsid w:val="002D52D4"/>
    <w:rsid w:val="002D5540"/>
    <w:rsid w:val="002D61E0"/>
    <w:rsid w:val="002D6BB1"/>
    <w:rsid w:val="002D7A53"/>
    <w:rsid w:val="002D7DA3"/>
    <w:rsid w:val="002E1ACC"/>
    <w:rsid w:val="002E2D5A"/>
    <w:rsid w:val="002E32B4"/>
    <w:rsid w:val="002E48B5"/>
    <w:rsid w:val="002E5AD7"/>
    <w:rsid w:val="002E61DB"/>
    <w:rsid w:val="002E61EB"/>
    <w:rsid w:val="002E661C"/>
    <w:rsid w:val="002E76BB"/>
    <w:rsid w:val="002F0EAC"/>
    <w:rsid w:val="002F1E08"/>
    <w:rsid w:val="002F23CD"/>
    <w:rsid w:val="002F2B73"/>
    <w:rsid w:val="002F53EB"/>
    <w:rsid w:val="002F5BEE"/>
    <w:rsid w:val="002F6434"/>
    <w:rsid w:val="002F6584"/>
    <w:rsid w:val="002F76CF"/>
    <w:rsid w:val="002F7B78"/>
    <w:rsid w:val="002F7F22"/>
    <w:rsid w:val="003002DA"/>
    <w:rsid w:val="0030036C"/>
    <w:rsid w:val="003006DC"/>
    <w:rsid w:val="00300A66"/>
    <w:rsid w:val="0030130D"/>
    <w:rsid w:val="003021C9"/>
    <w:rsid w:val="0030278A"/>
    <w:rsid w:val="003040D5"/>
    <w:rsid w:val="003044F0"/>
    <w:rsid w:val="00307060"/>
    <w:rsid w:val="00307290"/>
    <w:rsid w:val="003105F8"/>
    <w:rsid w:val="00310B90"/>
    <w:rsid w:val="00311DED"/>
    <w:rsid w:val="00313607"/>
    <w:rsid w:val="00316033"/>
    <w:rsid w:val="00316380"/>
    <w:rsid w:val="00317465"/>
    <w:rsid w:val="003178B4"/>
    <w:rsid w:val="003206FF"/>
    <w:rsid w:val="00320732"/>
    <w:rsid w:val="00320CDE"/>
    <w:rsid w:val="00321567"/>
    <w:rsid w:val="00321D70"/>
    <w:rsid w:val="00322C92"/>
    <w:rsid w:val="00322D04"/>
    <w:rsid w:val="003237AC"/>
    <w:rsid w:val="0032496B"/>
    <w:rsid w:val="00324AAD"/>
    <w:rsid w:val="00324E3A"/>
    <w:rsid w:val="0032534D"/>
    <w:rsid w:val="003256AC"/>
    <w:rsid w:val="00326040"/>
    <w:rsid w:val="00326900"/>
    <w:rsid w:val="00327D81"/>
    <w:rsid w:val="00327E49"/>
    <w:rsid w:val="00330CA6"/>
    <w:rsid w:val="00330E66"/>
    <w:rsid w:val="003316C7"/>
    <w:rsid w:val="00332B36"/>
    <w:rsid w:val="003330DE"/>
    <w:rsid w:val="003358D0"/>
    <w:rsid w:val="003371D1"/>
    <w:rsid w:val="00337588"/>
    <w:rsid w:val="003403EE"/>
    <w:rsid w:val="00340E52"/>
    <w:rsid w:val="003411E1"/>
    <w:rsid w:val="00342765"/>
    <w:rsid w:val="00344D1E"/>
    <w:rsid w:val="003472ED"/>
    <w:rsid w:val="00350177"/>
    <w:rsid w:val="00351045"/>
    <w:rsid w:val="00351BFA"/>
    <w:rsid w:val="003521B7"/>
    <w:rsid w:val="00352FF1"/>
    <w:rsid w:val="003534C9"/>
    <w:rsid w:val="00354462"/>
    <w:rsid w:val="00354541"/>
    <w:rsid w:val="003546D4"/>
    <w:rsid w:val="003554FC"/>
    <w:rsid w:val="003565AE"/>
    <w:rsid w:val="003568CC"/>
    <w:rsid w:val="00356CC3"/>
    <w:rsid w:val="00356ECB"/>
    <w:rsid w:val="00357D4D"/>
    <w:rsid w:val="003620F9"/>
    <w:rsid w:val="00362476"/>
    <w:rsid w:val="00362579"/>
    <w:rsid w:val="00363933"/>
    <w:rsid w:val="00363C9F"/>
    <w:rsid w:val="003665AC"/>
    <w:rsid w:val="003706BA"/>
    <w:rsid w:val="00370D32"/>
    <w:rsid w:val="00374430"/>
    <w:rsid w:val="00374983"/>
    <w:rsid w:val="00376974"/>
    <w:rsid w:val="003769F3"/>
    <w:rsid w:val="00376A04"/>
    <w:rsid w:val="003771C3"/>
    <w:rsid w:val="00377E21"/>
    <w:rsid w:val="003801FC"/>
    <w:rsid w:val="0038269B"/>
    <w:rsid w:val="0038384D"/>
    <w:rsid w:val="0038472C"/>
    <w:rsid w:val="00384D9E"/>
    <w:rsid w:val="00385459"/>
    <w:rsid w:val="0038578B"/>
    <w:rsid w:val="00386148"/>
    <w:rsid w:val="00386520"/>
    <w:rsid w:val="003868A5"/>
    <w:rsid w:val="00387746"/>
    <w:rsid w:val="003905ED"/>
    <w:rsid w:val="00390CBE"/>
    <w:rsid w:val="0039366E"/>
    <w:rsid w:val="00393A90"/>
    <w:rsid w:val="00394C0B"/>
    <w:rsid w:val="00395860"/>
    <w:rsid w:val="003961E3"/>
    <w:rsid w:val="003962A4"/>
    <w:rsid w:val="003A0F57"/>
    <w:rsid w:val="003A2051"/>
    <w:rsid w:val="003A211B"/>
    <w:rsid w:val="003A2B20"/>
    <w:rsid w:val="003A3A23"/>
    <w:rsid w:val="003A471A"/>
    <w:rsid w:val="003A66BB"/>
    <w:rsid w:val="003A6D77"/>
    <w:rsid w:val="003B0B6B"/>
    <w:rsid w:val="003B1628"/>
    <w:rsid w:val="003B3497"/>
    <w:rsid w:val="003B4C0F"/>
    <w:rsid w:val="003B520B"/>
    <w:rsid w:val="003C01CF"/>
    <w:rsid w:val="003C136C"/>
    <w:rsid w:val="003C1585"/>
    <w:rsid w:val="003C16FD"/>
    <w:rsid w:val="003C20FA"/>
    <w:rsid w:val="003C2335"/>
    <w:rsid w:val="003C3B49"/>
    <w:rsid w:val="003C3FF0"/>
    <w:rsid w:val="003C3FF3"/>
    <w:rsid w:val="003C4972"/>
    <w:rsid w:val="003C4E3B"/>
    <w:rsid w:val="003C52F7"/>
    <w:rsid w:val="003C65E0"/>
    <w:rsid w:val="003C7687"/>
    <w:rsid w:val="003D0D58"/>
    <w:rsid w:val="003D11E5"/>
    <w:rsid w:val="003D1D5B"/>
    <w:rsid w:val="003D1F6B"/>
    <w:rsid w:val="003D3806"/>
    <w:rsid w:val="003D387E"/>
    <w:rsid w:val="003D3B19"/>
    <w:rsid w:val="003D3BBD"/>
    <w:rsid w:val="003D3C5D"/>
    <w:rsid w:val="003D43D4"/>
    <w:rsid w:val="003D47D8"/>
    <w:rsid w:val="003D47E4"/>
    <w:rsid w:val="003D5B75"/>
    <w:rsid w:val="003D7B9D"/>
    <w:rsid w:val="003E032F"/>
    <w:rsid w:val="003E0FFD"/>
    <w:rsid w:val="003E114C"/>
    <w:rsid w:val="003E19EF"/>
    <w:rsid w:val="003E1B76"/>
    <w:rsid w:val="003E1DA8"/>
    <w:rsid w:val="003E2DCE"/>
    <w:rsid w:val="003E3342"/>
    <w:rsid w:val="003E33DB"/>
    <w:rsid w:val="003E400F"/>
    <w:rsid w:val="003E427C"/>
    <w:rsid w:val="003E430E"/>
    <w:rsid w:val="003E5A57"/>
    <w:rsid w:val="003E6385"/>
    <w:rsid w:val="003E7147"/>
    <w:rsid w:val="003E7292"/>
    <w:rsid w:val="003E7F55"/>
    <w:rsid w:val="003F045B"/>
    <w:rsid w:val="003F0A24"/>
    <w:rsid w:val="003F0C91"/>
    <w:rsid w:val="003F146B"/>
    <w:rsid w:val="003F2152"/>
    <w:rsid w:val="003F23BC"/>
    <w:rsid w:val="003F29DF"/>
    <w:rsid w:val="003F3137"/>
    <w:rsid w:val="0040094C"/>
    <w:rsid w:val="00400975"/>
    <w:rsid w:val="00401240"/>
    <w:rsid w:val="0040181F"/>
    <w:rsid w:val="004019BF"/>
    <w:rsid w:val="00401FF3"/>
    <w:rsid w:val="004022CD"/>
    <w:rsid w:val="00402D90"/>
    <w:rsid w:val="00403651"/>
    <w:rsid w:val="00403BBE"/>
    <w:rsid w:val="00403DC4"/>
    <w:rsid w:val="004044E6"/>
    <w:rsid w:val="00404758"/>
    <w:rsid w:val="00404F76"/>
    <w:rsid w:val="0040572C"/>
    <w:rsid w:val="00405794"/>
    <w:rsid w:val="004076D5"/>
    <w:rsid w:val="00407CD5"/>
    <w:rsid w:val="00410FC6"/>
    <w:rsid w:val="0041194C"/>
    <w:rsid w:val="00411DD8"/>
    <w:rsid w:val="00414431"/>
    <w:rsid w:val="004146EF"/>
    <w:rsid w:val="00415B46"/>
    <w:rsid w:val="00417EE4"/>
    <w:rsid w:val="004200D7"/>
    <w:rsid w:val="0042068F"/>
    <w:rsid w:val="004216DE"/>
    <w:rsid w:val="0042193B"/>
    <w:rsid w:val="0042215D"/>
    <w:rsid w:val="00423096"/>
    <w:rsid w:val="00423140"/>
    <w:rsid w:val="004233A4"/>
    <w:rsid w:val="004240A0"/>
    <w:rsid w:val="0042518F"/>
    <w:rsid w:val="0042546A"/>
    <w:rsid w:val="00425AB3"/>
    <w:rsid w:val="004264C4"/>
    <w:rsid w:val="004308B1"/>
    <w:rsid w:val="00431EB4"/>
    <w:rsid w:val="0043362F"/>
    <w:rsid w:val="00433AFC"/>
    <w:rsid w:val="004340A3"/>
    <w:rsid w:val="00434997"/>
    <w:rsid w:val="00435285"/>
    <w:rsid w:val="004371A0"/>
    <w:rsid w:val="00440972"/>
    <w:rsid w:val="00441FA7"/>
    <w:rsid w:val="0044259E"/>
    <w:rsid w:val="00442647"/>
    <w:rsid w:val="00442D4D"/>
    <w:rsid w:val="004436C7"/>
    <w:rsid w:val="0044450C"/>
    <w:rsid w:val="004469F3"/>
    <w:rsid w:val="00447E0A"/>
    <w:rsid w:val="00450409"/>
    <w:rsid w:val="00451C3F"/>
    <w:rsid w:val="00451FEA"/>
    <w:rsid w:val="00452555"/>
    <w:rsid w:val="004532A8"/>
    <w:rsid w:val="00453354"/>
    <w:rsid w:val="004558D0"/>
    <w:rsid w:val="00456A53"/>
    <w:rsid w:val="00456AED"/>
    <w:rsid w:val="00456C31"/>
    <w:rsid w:val="004574E3"/>
    <w:rsid w:val="00457528"/>
    <w:rsid w:val="00457AC4"/>
    <w:rsid w:val="00457BCD"/>
    <w:rsid w:val="00460C97"/>
    <w:rsid w:val="004615B0"/>
    <w:rsid w:val="00461AB8"/>
    <w:rsid w:val="00462109"/>
    <w:rsid w:val="00462579"/>
    <w:rsid w:val="00462DC8"/>
    <w:rsid w:val="00463CDA"/>
    <w:rsid w:val="0046563D"/>
    <w:rsid w:val="004657D8"/>
    <w:rsid w:val="00465E60"/>
    <w:rsid w:val="00466FD3"/>
    <w:rsid w:val="0046786F"/>
    <w:rsid w:val="0047084E"/>
    <w:rsid w:val="004716DA"/>
    <w:rsid w:val="00473024"/>
    <w:rsid w:val="00473234"/>
    <w:rsid w:val="0047329D"/>
    <w:rsid w:val="00474FCC"/>
    <w:rsid w:val="00475A32"/>
    <w:rsid w:val="004766FB"/>
    <w:rsid w:val="004800D0"/>
    <w:rsid w:val="0048016A"/>
    <w:rsid w:val="00480DD2"/>
    <w:rsid w:val="00481C85"/>
    <w:rsid w:val="00483108"/>
    <w:rsid w:val="004840C1"/>
    <w:rsid w:val="00484C69"/>
    <w:rsid w:val="00484F11"/>
    <w:rsid w:val="004928C9"/>
    <w:rsid w:val="0049311A"/>
    <w:rsid w:val="004937A4"/>
    <w:rsid w:val="00495285"/>
    <w:rsid w:val="004953B8"/>
    <w:rsid w:val="004954D9"/>
    <w:rsid w:val="0049600F"/>
    <w:rsid w:val="004968C6"/>
    <w:rsid w:val="00496A21"/>
    <w:rsid w:val="00496B09"/>
    <w:rsid w:val="00497622"/>
    <w:rsid w:val="00497F30"/>
    <w:rsid w:val="004A0362"/>
    <w:rsid w:val="004A12FC"/>
    <w:rsid w:val="004A1494"/>
    <w:rsid w:val="004A2447"/>
    <w:rsid w:val="004A2ECD"/>
    <w:rsid w:val="004A38EC"/>
    <w:rsid w:val="004A56FB"/>
    <w:rsid w:val="004A5898"/>
    <w:rsid w:val="004A6CAF"/>
    <w:rsid w:val="004A6D3C"/>
    <w:rsid w:val="004A6EB7"/>
    <w:rsid w:val="004A70A6"/>
    <w:rsid w:val="004A7BEB"/>
    <w:rsid w:val="004B1D91"/>
    <w:rsid w:val="004B26BB"/>
    <w:rsid w:val="004B43D4"/>
    <w:rsid w:val="004B7132"/>
    <w:rsid w:val="004C0F62"/>
    <w:rsid w:val="004C10FA"/>
    <w:rsid w:val="004C2B0F"/>
    <w:rsid w:val="004C553F"/>
    <w:rsid w:val="004C738D"/>
    <w:rsid w:val="004C7615"/>
    <w:rsid w:val="004C773E"/>
    <w:rsid w:val="004C793E"/>
    <w:rsid w:val="004D03EB"/>
    <w:rsid w:val="004D0C7F"/>
    <w:rsid w:val="004D0D6D"/>
    <w:rsid w:val="004D0EF1"/>
    <w:rsid w:val="004D1828"/>
    <w:rsid w:val="004D1F96"/>
    <w:rsid w:val="004D409D"/>
    <w:rsid w:val="004D46D9"/>
    <w:rsid w:val="004D4F63"/>
    <w:rsid w:val="004D5545"/>
    <w:rsid w:val="004D6E39"/>
    <w:rsid w:val="004D75E5"/>
    <w:rsid w:val="004D7891"/>
    <w:rsid w:val="004D78D3"/>
    <w:rsid w:val="004E016E"/>
    <w:rsid w:val="004E0BFF"/>
    <w:rsid w:val="004E0F45"/>
    <w:rsid w:val="004E138C"/>
    <w:rsid w:val="004E1791"/>
    <w:rsid w:val="004E1EA7"/>
    <w:rsid w:val="004E1F58"/>
    <w:rsid w:val="004E2DE9"/>
    <w:rsid w:val="004E3546"/>
    <w:rsid w:val="004E3F80"/>
    <w:rsid w:val="004E48B1"/>
    <w:rsid w:val="004E4ABC"/>
    <w:rsid w:val="004E4D32"/>
    <w:rsid w:val="004E5104"/>
    <w:rsid w:val="004E5475"/>
    <w:rsid w:val="004E5A2E"/>
    <w:rsid w:val="004E5F64"/>
    <w:rsid w:val="004E693A"/>
    <w:rsid w:val="004E6F44"/>
    <w:rsid w:val="004E7520"/>
    <w:rsid w:val="004F051D"/>
    <w:rsid w:val="004F0886"/>
    <w:rsid w:val="004F187C"/>
    <w:rsid w:val="004F1E87"/>
    <w:rsid w:val="004F230E"/>
    <w:rsid w:val="004F23FD"/>
    <w:rsid w:val="004F3896"/>
    <w:rsid w:val="004F4631"/>
    <w:rsid w:val="004F4ECA"/>
    <w:rsid w:val="004F6284"/>
    <w:rsid w:val="004F6311"/>
    <w:rsid w:val="004F6501"/>
    <w:rsid w:val="004F7B56"/>
    <w:rsid w:val="00500A08"/>
    <w:rsid w:val="00500EE4"/>
    <w:rsid w:val="00501013"/>
    <w:rsid w:val="00501DC7"/>
    <w:rsid w:val="00501E38"/>
    <w:rsid w:val="00502EA4"/>
    <w:rsid w:val="00503467"/>
    <w:rsid w:val="00503809"/>
    <w:rsid w:val="00503E48"/>
    <w:rsid w:val="0050431B"/>
    <w:rsid w:val="00504487"/>
    <w:rsid w:val="00504525"/>
    <w:rsid w:val="00504D4D"/>
    <w:rsid w:val="00505001"/>
    <w:rsid w:val="0050503D"/>
    <w:rsid w:val="005055DB"/>
    <w:rsid w:val="00505B6F"/>
    <w:rsid w:val="00505C7D"/>
    <w:rsid w:val="00507D4C"/>
    <w:rsid w:val="0051035B"/>
    <w:rsid w:val="005103FA"/>
    <w:rsid w:val="005112FC"/>
    <w:rsid w:val="00512273"/>
    <w:rsid w:val="00513334"/>
    <w:rsid w:val="00513E49"/>
    <w:rsid w:val="00514272"/>
    <w:rsid w:val="005156E9"/>
    <w:rsid w:val="00517956"/>
    <w:rsid w:val="00517B2B"/>
    <w:rsid w:val="005203EF"/>
    <w:rsid w:val="0052160B"/>
    <w:rsid w:val="005225D4"/>
    <w:rsid w:val="00523276"/>
    <w:rsid w:val="0052358D"/>
    <w:rsid w:val="00523E17"/>
    <w:rsid w:val="00524464"/>
    <w:rsid w:val="005247C5"/>
    <w:rsid w:val="00524AFF"/>
    <w:rsid w:val="00525850"/>
    <w:rsid w:val="00526317"/>
    <w:rsid w:val="00527C57"/>
    <w:rsid w:val="0053175C"/>
    <w:rsid w:val="005325F0"/>
    <w:rsid w:val="0053282B"/>
    <w:rsid w:val="00532FE7"/>
    <w:rsid w:val="00536547"/>
    <w:rsid w:val="00536BE4"/>
    <w:rsid w:val="00536CEE"/>
    <w:rsid w:val="00537052"/>
    <w:rsid w:val="005418D6"/>
    <w:rsid w:val="00543424"/>
    <w:rsid w:val="005452C2"/>
    <w:rsid w:val="0054561B"/>
    <w:rsid w:val="005466BF"/>
    <w:rsid w:val="005476FC"/>
    <w:rsid w:val="00554128"/>
    <w:rsid w:val="005545B4"/>
    <w:rsid w:val="00554CED"/>
    <w:rsid w:val="005550AF"/>
    <w:rsid w:val="005553DB"/>
    <w:rsid w:val="00555594"/>
    <w:rsid w:val="00555A7B"/>
    <w:rsid w:val="0055665F"/>
    <w:rsid w:val="00556B10"/>
    <w:rsid w:val="00556D40"/>
    <w:rsid w:val="00556E22"/>
    <w:rsid w:val="005578CC"/>
    <w:rsid w:val="005600EC"/>
    <w:rsid w:val="00560EF2"/>
    <w:rsid w:val="005632CF"/>
    <w:rsid w:val="005638E6"/>
    <w:rsid w:val="00564FCF"/>
    <w:rsid w:val="00565B8D"/>
    <w:rsid w:val="0056614C"/>
    <w:rsid w:val="005666AF"/>
    <w:rsid w:val="00566EE4"/>
    <w:rsid w:val="00567243"/>
    <w:rsid w:val="005674D4"/>
    <w:rsid w:val="00567F8B"/>
    <w:rsid w:val="005703C7"/>
    <w:rsid w:val="00570D24"/>
    <w:rsid w:val="005719D7"/>
    <w:rsid w:val="00572369"/>
    <w:rsid w:val="005728B3"/>
    <w:rsid w:val="005733CD"/>
    <w:rsid w:val="00573CBC"/>
    <w:rsid w:val="005750B9"/>
    <w:rsid w:val="00577933"/>
    <w:rsid w:val="00577977"/>
    <w:rsid w:val="00577D70"/>
    <w:rsid w:val="0058152F"/>
    <w:rsid w:val="00581F2D"/>
    <w:rsid w:val="00582DD9"/>
    <w:rsid w:val="00583617"/>
    <w:rsid w:val="00584F50"/>
    <w:rsid w:val="00586C1B"/>
    <w:rsid w:val="005877EB"/>
    <w:rsid w:val="0058794D"/>
    <w:rsid w:val="005913BA"/>
    <w:rsid w:val="005938E7"/>
    <w:rsid w:val="00593B27"/>
    <w:rsid w:val="00593D49"/>
    <w:rsid w:val="0059433D"/>
    <w:rsid w:val="00594821"/>
    <w:rsid w:val="00595504"/>
    <w:rsid w:val="005958CB"/>
    <w:rsid w:val="00596853"/>
    <w:rsid w:val="0059749B"/>
    <w:rsid w:val="005977B7"/>
    <w:rsid w:val="005A1275"/>
    <w:rsid w:val="005A1E26"/>
    <w:rsid w:val="005A2C3F"/>
    <w:rsid w:val="005A40CE"/>
    <w:rsid w:val="005A4572"/>
    <w:rsid w:val="005A628D"/>
    <w:rsid w:val="005A7052"/>
    <w:rsid w:val="005A7117"/>
    <w:rsid w:val="005A71F3"/>
    <w:rsid w:val="005A723A"/>
    <w:rsid w:val="005B0D77"/>
    <w:rsid w:val="005B101A"/>
    <w:rsid w:val="005B1430"/>
    <w:rsid w:val="005B2350"/>
    <w:rsid w:val="005B375A"/>
    <w:rsid w:val="005B376A"/>
    <w:rsid w:val="005B3BC1"/>
    <w:rsid w:val="005B40E7"/>
    <w:rsid w:val="005B472D"/>
    <w:rsid w:val="005B4AC5"/>
    <w:rsid w:val="005B4EC0"/>
    <w:rsid w:val="005B6A84"/>
    <w:rsid w:val="005B6C49"/>
    <w:rsid w:val="005B7B48"/>
    <w:rsid w:val="005C1166"/>
    <w:rsid w:val="005C2E1C"/>
    <w:rsid w:val="005C3814"/>
    <w:rsid w:val="005C396E"/>
    <w:rsid w:val="005C4728"/>
    <w:rsid w:val="005C4AA2"/>
    <w:rsid w:val="005C55AD"/>
    <w:rsid w:val="005C5C6D"/>
    <w:rsid w:val="005C6257"/>
    <w:rsid w:val="005C790B"/>
    <w:rsid w:val="005C7DA5"/>
    <w:rsid w:val="005D0741"/>
    <w:rsid w:val="005D07CB"/>
    <w:rsid w:val="005D1D3A"/>
    <w:rsid w:val="005D2B95"/>
    <w:rsid w:val="005D3098"/>
    <w:rsid w:val="005D30ED"/>
    <w:rsid w:val="005D3C51"/>
    <w:rsid w:val="005D3DBE"/>
    <w:rsid w:val="005D44FF"/>
    <w:rsid w:val="005D4C38"/>
    <w:rsid w:val="005D50ED"/>
    <w:rsid w:val="005D6E95"/>
    <w:rsid w:val="005D6ECD"/>
    <w:rsid w:val="005D6F59"/>
    <w:rsid w:val="005D7B0C"/>
    <w:rsid w:val="005E0C4A"/>
    <w:rsid w:val="005E16EE"/>
    <w:rsid w:val="005E34C2"/>
    <w:rsid w:val="005E428A"/>
    <w:rsid w:val="005E552A"/>
    <w:rsid w:val="005E772C"/>
    <w:rsid w:val="005F2DC2"/>
    <w:rsid w:val="005F3B54"/>
    <w:rsid w:val="005F40AA"/>
    <w:rsid w:val="005F41C6"/>
    <w:rsid w:val="005F5538"/>
    <w:rsid w:val="005F733E"/>
    <w:rsid w:val="0060043E"/>
    <w:rsid w:val="006021C6"/>
    <w:rsid w:val="00602285"/>
    <w:rsid w:val="0060268F"/>
    <w:rsid w:val="00602C6A"/>
    <w:rsid w:val="006035D4"/>
    <w:rsid w:val="0060390E"/>
    <w:rsid w:val="006039C5"/>
    <w:rsid w:val="006071A7"/>
    <w:rsid w:val="00607B82"/>
    <w:rsid w:val="00607DE2"/>
    <w:rsid w:val="006102AA"/>
    <w:rsid w:val="00611E83"/>
    <w:rsid w:val="0061335A"/>
    <w:rsid w:val="00613C0B"/>
    <w:rsid w:val="00614674"/>
    <w:rsid w:val="006152D0"/>
    <w:rsid w:val="006165CA"/>
    <w:rsid w:val="00616D1D"/>
    <w:rsid w:val="0061753B"/>
    <w:rsid w:val="00617A88"/>
    <w:rsid w:val="00620656"/>
    <w:rsid w:val="006207C9"/>
    <w:rsid w:val="00620B91"/>
    <w:rsid w:val="0062239B"/>
    <w:rsid w:val="00622CAD"/>
    <w:rsid w:val="00624893"/>
    <w:rsid w:val="00626C28"/>
    <w:rsid w:val="006309DD"/>
    <w:rsid w:val="00630A84"/>
    <w:rsid w:val="0063358B"/>
    <w:rsid w:val="006335E7"/>
    <w:rsid w:val="006336E6"/>
    <w:rsid w:val="0063411C"/>
    <w:rsid w:val="00635CAF"/>
    <w:rsid w:val="006361B8"/>
    <w:rsid w:val="006426FA"/>
    <w:rsid w:val="00642865"/>
    <w:rsid w:val="00642B47"/>
    <w:rsid w:val="00643583"/>
    <w:rsid w:val="00643847"/>
    <w:rsid w:val="00643BA1"/>
    <w:rsid w:val="006440D7"/>
    <w:rsid w:val="006445E1"/>
    <w:rsid w:val="0064482B"/>
    <w:rsid w:val="006451EE"/>
    <w:rsid w:val="00645AC7"/>
    <w:rsid w:val="00645E0C"/>
    <w:rsid w:val="006463E8"/>
    <w:rsid w:val="00646F34"/>
    <w:rsid w:val="00647033"/>
    <w:rsid w:val="00647DB2"/>
    <w:rsid w:val="00651EEE"/>
    <w:rsid w:val="00652C74"/>
    <w:rsid w:val="00652C95"/>
    <w:rsid w:val="00653F6E"/>
    <w:rsid w:val="0065400D"/>
    <w:rsid w:val="00654910"/>
    <w:rsid w:val="00654B0E"/>
    <w:rsid w:val="006566A4"/>
    <w:rsid w:val="006566C7"/>
    <w:rsid w:val="00656CE1"/>
    <w:rsid w:val="0065759F"/>
    <w:rsid w:val="00660A1D"/>
    <w:rsid w:val="00661CC6"/>
    <w:rsid w:val="00663203"/>
    <w:rsid w:val="00663316"/>
    <w:rsid w:val="00663AF7"/>
    <w:rsid w:val="00663B33"/>
    <w:rsid w:val="0066541C"/>
    <w:rsid w:val="00665CF7"/>
    <w:rsid w:val="0066657F"/>
    <w:rsid w:val="006665EA"/>
    <w:rsid w:val="00666FD3"/>
    <w:rsid w:val="00667A43"/>
    <w:rsid w:val="006702D1"/>
    <w:rsid w:val="00670641"/>
    <w:rsid w:val="006707C0"/>
    <w:rsid w:val="0067113C"/>
    <w:rsid w:val="006716F1"/>
    <w:rsid w:val="00671922"/>
    <w:rsid w:val="00672021"/>
    <w:rsid w:val="00672311"/>
    <w:rsid w:val="006733DC"/>
    <w:rsid w:val="00673660"/>
    <w:rsid w:val="00674064"/>
    <w:rsid w:val="00674F4B"/>
    <w:rsid w:val="00675438"/>
    <w:rsid w:val="0067681B"/>
    <w:rsid w:val="0067729B"/>
    <w:rsid w:val="006773A1"/>
    <w:rsid w:val="00677BCE"/>
    <w:rsid w:val="006802C1"/>
    <w:rsid w:val="006827B1"/>
    <w:rsid w:val="00682962"/>
    <w:rsid w:val="00682A4B"/>
    <w:rsid w:val="00682ED1"/>
    <w:rsid w:val="00684794"/>
    <w:rsid w:val="00684C04"/>
    <w:rsid w:val="006856AB"/>
    <w:rsid w:val="00685A0B"/>
    <w:rsid w:val="006862F7"/>
    <w:rsid w:val="00686301"/>
    <w:rsid w:val="006863E2"/>
    <w:rsid w:val="00686F2C"/>
    <w:rsid w:val="0068705D"/>
    <w:rsid w:val="006871EE"/>
    <w:rsid w:val="00687E6B"/>
    <w:rsid w:val="00690A73"/>
    <w:rsid w:val="00691819"/>
    <w:rsid w:val="00692D8A"/>
    <w:rsid w:val="00693401"/>
    <w:rsid w:val="00693472"/>
    <w:rsid w:val="00693795"/>
    <w:rsid w:val="00693D89"/>
    <w:rsid w:val="006940CE"/>
    <w:rsid w:val="00694564"/>
    <w:rsid w:val="00694CA0"/>
    <w:rsid w:val="006952A5"/>
    <w:rsid w:val="00695D66"/>
    <w:rsid w:val="0069647F"/>
    <w:rsid w:val="00696738"/>
    <w:rsid w:val="006A0806"/>
    <w:rsid w:val="006A0B72"/>
    <w:rsid w:val="006A1635"/>
    <w:rsid w:val="006A19C8"/>
    <w:rsid w:val="006A1AE6"/>
    <w:rsid w:val="006A1FE3"/>
    <w:rsid w:val="006A27F5"/>
    <w:rsid w:val="006A2E45"/>
    <w:rsid w:val="006A307E"/>
    <w:rsid w:val="006A32C9"/>
    <w:rsid w:val="006A3E15"/>
    <w:rsid w:val="006A693A"/>
    <w:rsid w:val="006A6BB1"/>
    <w:rsid w:val="006A7826"/>
    <w:rsid w:val="006B0A3D"/>
    <w:rsid w:val="006B0EA5"/>
    <w:rsid w:val="006B109B"/>
    <w:rsid w:val="006B314F"/>
    <w:rsid w:val="006B3F8B"/>
    <w:rsid w:val="006B45D4"/>
    <w:rsid w:val="006B55FF"/>
    <w:rsid w:val="006B5E22"/>
    <w:rsid w:val="006B7429"/>
    <w:rsid w:val="006C00DA"/>
    <w:rsid w:val="006C0C1D"/>
    <w:rsid w:val="006C1303"/>
    <w:rsid w:val="006C147F"/>
    <w:rsid w:val="006C1A80"/>
    <w:rsid w:val="006C1D94"/>
    <w:rsid w:val="006C1F75"/>
    <w:rsid w:val="006C2C31"/>
    <w:rsid w:val="006C368D"/>
    <w:rsid w:val="006C45F4"/>
    <w:rsid w:val="006C5C4B"/>
    <w:rsid w:val="006C616F"/>
    <w:rsid w:val="006C6B2B"/>
    <w:rsid w:val="006C7182"/>
    <w:rsid w:val="006C7531"/>
    <w:rsid w:val="006C7926"/>
    <w:rsid w:val="006D067B"/>
    <w:rsid w:val="006D13F7"/>
    <w:rsid w:val="006D1496"/>
    <w:rsid w:val="006D215A"/>
    <w:rsid w:val="006D2E9A"/>
    <w:rsid w:val="006D32B6"/>
    <w:rsid w:val="006D376E"/>
    <w:rsid w:val="006D3AC3"/>
    <w:rsid w:val="006D3D77"/>
    <w:rsid w:val="006D4B05"/>
    <w:rsid w:val="006D4E48"/>
    <w:rsid w:val="006D622A"/>
    <w:rsid w:val="006D78B1"/>
    <w:rsid w:val="006E027B"/>
    <w:rsid w:val="006E05F2"/>
    <w:rsid w:val="006E0922"/>
    <w:rsid w:val="006E0FA1"/>
    <w:rsid w:val="006E29F5"/>
    <w:rsid w:val="006E32DC"/>
    <w:rsid w:val="006E341D"/>
    <w:rsid w:val="006E3992"/>
    <w:rsid w:val="006E4D07"/>
    <w:rsid w:val="006E5041"/>
    <w:rsid w:val="006E5398"/>
    <w:rsid w:val="006E5565"/>
    <w:rsid w:val="006E6CBD"/>
    <w:rsid w:val="006E782D"/>
    <w:rsid w:val="006E7DFE"/>
    <w:rsid w:val="006F00CA"/>
    <w:rsid w:val="006F0153"/>
    <w:rsid w:val="006F05C2"/>
    <w:rsid w:val="006F199A"/>
    <w:rsid w:val="006F1D09"/>
    <w:rsid w:val="006F21C2"/>
    <w:rsid w:val="006F2597"/>
    <w:rsid w:val="006F2AA7"/>
    <w:rsid w:val="006F44BA"/>
    <w:rsid w:val="006F4E42"/>
    <w:rsid w:val="0070013D"/>
    <w:rsid w:val="007004CB"/>
    <w:rsid w:val="00700FB3"/>
    <w:rsid w:val="00701BCD"/>
    <w:rsid w:val="00702536"/>
    <w:rsid w:val="0070387F"/>
    <w:rsid w:val="007042DD"/>
    <w:rsid w:val="00705CA2"/>
    <w:rsid w:val="007060DE"/>
    <w:rsid w:val="00706EA3"/>
    <w:rsid w:val="00707830"/>
    <w:rsid w:val="007101CA"/>
    <w:rsid w:val="00710EE5"/>
    <w:rsid w:val="007112C4"/>
    <w:rsid w:val="0071280B"/>
    <w:rsid w:val="00712B36"/>
    <w:rsid w:val="00713072"/>
    <w:rsid w:val="00713811"/>
    <w:rsid w:val="00714AF8"/>
    <w:rsid w:val="00714E4B"/>
    <w:rsid w:val="0071584D"/>
    <w:rsid w:val="007175E1"/>
    <w:rsid w:val="00717A66"/>
    <w:rsid w:val="00717CA8"/>
    <w:rsid w:val="0072049C"/>
    <w:rsid w:val="00720AED"/>
    <w:rsid w:val="007210EB"/>
    <w:rsid w:val="00721262"/>
    <w:rsid w:val="007219A2"/>
    <w:rsid w:val="0072285E"/>
    <w:rsid w:val="007229EB"/>
    <w:rsid w:val="00722D3E"/>
    <w:rsid w:val="00723107"/>
    <w:rsid w:val="00724024"/>
    <w:rsid w:val="00724C87"/>
    <w:rsid w:val="00725234"/>
    <w:rsid w:val="0072542E"/>
    <w:rsid w:val="007261BB"/>
    <w:rsid w:val="00726750"/>
    <w:rsid w:val="007272C2"/>
    <w:rsid w:val="00727533"/>
    <w:rsid w:val="007302CF"/>
    <w:rsid w:val="00730C91"/>
    <w:rsid w:val="0073100A"/>
    <w:rsid w:val="00731033"/>
    <w:rsid w:val="00731A76"/>
    <w:rsid w:val="007323A2"/>
    <w:rsid w:val="00733CFF"/>
    <w:rsid w:val="007344C0"/>
    <w:rsid w:val="007349DD"/>
    <w:rsid w:val="00735A3F"/>
    <w:rsid w:val="00735AAF"/>
    <w:rsid w:val="00736468"/>
    <w:rsid w:val="007377C0"/>
    <w:rsid w:val="007402E9"/>
    <w:rsid w:val="00740369"/>
    <w:rsid w:val="007418A5"/>
    <w:rsid w:val="00744D8B"/>
    <w:rsid w:val="00745D03"/>
    <w:rsid w:val="0074708E"/>
    <w:rsid w:val="007479B6"/>
    <w:rsid w:val="00750EED"/>
    <w:rsid w:val="00750FBD"/>
    <w:rsid w:val="00751549"/>
    <w:rsid w:val="007515C4"/>
    <w:rsid w:val="0075262B"/>
    <w:rsid w:val="00752632"/>
    <w:rsid w:val="00752798"/>
    <w:rsid w:val="00752922"/>
    <w:rsid w:val="00752CBE"/>
    <w:rsid w:val="007534FF"/>
    <w:rsid w:val="00754383"/>
    <w:rsid w:val="00754432"/>
    <w:rsid w:val="00754AEF"/>
    <w:rsid w:val="00754E6C"/>
    <w:rsid w:val="00755E93"/>
    <w:rsid w:val="00756A55"/>
    <w:rsid w:val="00760B61"/>
    <w:rsid w:val="00760BF7"/>
    <w:rsid w:val="00760D5E"/>
    <w:rsid w:val="00760F14"/>
    <w:rsid w:val="0076180D"/>
    <w:rsid w:val="0076359C"/>
    <w:rsid w:val="007639B6"/>
    <w:rsid w:val="00763FD4"/>
    <w:rsid w:val="0076401F"/>
    <w:rsid w:val="00765C43"/>
    <w:rsid w:val="0076678A"/>
    <w:rsid w:val="00770B47"/>
    <w:rsid w:val="007715AA"/>
    <w:rsid w:val="0077219C"/>
    <w:rsid w:val="007723A6"/>
    <w:rsid w:val="0077252C"/>
    <w:rsid w:val="0077262B"/>
    <w:rsid w:val="00773470"/>
    <w:rsid w:val="00773496"/>
    <w:rsid w:val="00773E0B"/>
    <w:rsid w:val="007747EA"/>
    <w:rsid w:val="00774820"/>
    <w:rsid w:val="00774DB4"/>
    <w:rsid w:val="00775A52"/>
    <w:rsid w:val="00775B5B"/>
    <w:rsid w:val="007764A5"/>
    <w:rsid w:val="007771A8"/>
    <w:rsid w:val="00780968"/>
    <w:rsid w:val="00780AB8"/>
    <w:rsid w:val="0078125B"/>
    <w:rsid w:val="00782471"/>
    <w:rsid w:val="0078257B"/>
    <w:rsid w:val="00783264"/>
    <w:rsid w:val="00783D20"/>
    <w:rsid w:val="00784F30"/>
    <w:rsid w:val="0078504B"/>
    <w:rsid w:val="0078526E"/>
    <w:rsid w:val="00786E97"/>
    <w:rsid w:val="00790895"/>
    <w:rsid w:val="00790D01"/>
    <w:rsid w:val="0079229F"/>
    <w:rsid w:val="00792D77"/>
    <w:rsid w:val="00793394"/>
    <w:rsid w:val="007936ED"/>
    <w:rsid w:val="007944EB"/>
    <w:rsid w:val="00794905"/>
    <w:rsid w:val="007950DD"/>
    <w:rsid w:val="00795BBE"/>
    <w:rsid w:val="00795C34"/>
    <w:rsid w:val="007965D3"/>
    <w:rsid w:val="0079663A"/>
    <w:rsid w:val="00797DDE"/>
    <w:rsid w:val="007A08F0"/>
    <w:rsid w:val="007A48B7"/>
    <w:rsid w:val="007A76EA"/>
    <w:rsid w:val="007A7844"/>
    <w:rsid w:val="007A7FD6"/>
    <w:rsid w:val="007B01B6"/>
    <w:rsid w:val="007B1C4E"/>
    <w:rsid w:val="007B1F46"/>
    <w:rsid w:val="007B2AE6"/>
    <w:rsid w:val="007B2BC8"/>
    <w:rsid w:val="007B42F7"/>
    <w:rsid w:val="007B6BE2"/>
    <w:rsid w:val="007B6CAD"/>
    <w:rsid w:val="007B7461"/>
    <w:rsid w:val="007B75D2"/>
    <w:rsid w:val="007C0102"/>
    <w:rsid w:val="007C0483"/>
    <w:rsid w:val="007C2327"/>
    <w:rsid w:val="007C2661"/>
    <w:rsid w:val="007C2874"/>
    <w:rsid w:val="007C2883"/>
    <w:rsid w:val="007C34F3"/>
    <w:rsid w:val="007C38B5"/>
    <w:rsid w:val="007C4F00"/>
    <w:rsid w:val="007C4F51"/>
    <w:rsid w:val="007C5805"/>
    <w:rsid w:val="007C5DB8"/>
    <w:rsid w:val="007C5EED"/>
    <w:rsid w:val="007C6BCE"/>
    <w:rsid w:val="007C6CD1"/>
    <w:rsid w:val="007D0906"/>
    <w:rsid w:val="007D0ABD"/>
    <w:rsid w:val="007D2217"/>
    <w:rsid w:val="007D2391"/>
    <w:rsid w:val="007D2B98"/>
    <w:rsid w:val="007D2E2C"/>
    <w:rsid w:val="007D350D"/>
    <w:rsid w:val="007D5075"/>
    <w:rsid w:val="007D5503"/>
    <w:rsid w:val="007D661B"/>
    <w:rsid w:val="007D7817"/>
    <w:rsid w:val="007D79D4"/>
    <w:rsid w:val="007D7F82"/>
    <w:rsid w:val="007E112E"/>
    <w:rsid w:val="007E158D"/>
    <w:rsid w:val="007E1F69"/>
    <w:rsid w:val="007E2629"/>
    <w:rsid w:val="007E299B"/>
    <w:rsid w:val="007E2EEC"/>
    <w:rsid w:val="007E2F4A"/>
    <w:rsid w:val="007E3A88"/>
    <w:rsid w:val="007E3B81"/>
    <w:rsid w:val="007E485C"/>
    <w:rsid w:val="007E5D5E"/>
    <w:rsid w:val="007E610E"/>
    <w:rsid w:val="007E64CC"/>
    <w:rsid w:val="007E6FED"/>
    <w:rsid w:val="007F055A"/>
    <w:rsid w:val="007F12DA"/>
    <w:rsid w:val="007F28E3"/>
    <w:rsid w:val="007F7FB4"/>
    <w:rsid w:val="00800833"/>
    <w:rsid w:val="00800A5F"/>
    <w:rsid w:val="00800F86"/>
    <w:rsid w:val="00801501"/>
    <w:rsid w:val="008017A7"/>
    <w:rsid w:val="00801C2D"/>
    <w:rsid w:val="00801EF1"/>
    <w:rsid w:val="00802432"/>
    <w:rsid w:val="0080320C"/>
    <w:rsid w:val="00803ED2"/>
    <w:rsid w:val="00804F85"/>
    <w:rsid w:val="008054CD"/>
    <w:rsid w:val="008058CB"/>
    <w:rsid w:val="008065DD"/>
    <w:rsid w:val="00806AD1"/>
    <w:rsid w:val="00807457"/>
    <w:rsid w:val="008113CB"/>
    <w:rsid w:val="00811A89"/>
    <w:rsid w:val="008120DF"/>
    <w:rsid w:val="00813451"/>
    <w:rsid w:val="00813ED1"/>
    <w:rsid w:val="00814CA6"/>
    <w:rsid w:val="00815355"/>
    <w:rsid w:val="00815BEE"/>
    <w:rsid w:val="00816984"/>
    <w:rsid w:val="00816F0C"/>
    <w:rsid w:val="00817D80"/>
    <w:rsid w:val="0082084F"/>
    <w:rsid w:val="008220F9"/>
    <w:rsid w:val="00822125"/>
    <w:rsid w:val="00822185"/>
    <w:rsid w:val="008224D6"/>
    <w:rsid w:val="00823860"/>
    <w:rsid w:val="00825994"/>
    <w:rsid w:val="008266C8"/>
    <w:rsid w:val="008266D2"/>
    <w:rsid w:val="00826879"/>
    <w:rsid w:val="0083088E"/>
    <w:rsid w:val="0083098B"/>
    <w:rsid w:val="008327C1"/>
    <w:rsid w:val="00833609"/>
    <w:rsid w:val="00833B3D"/>
    <w:rsid w:val="00833F4E"/>
    <w:rsid w:val="00834691"/>
    <w:rsid w:val="00834B4A"/>
    <w:rsid w:val="00835B26"/>
    <w:rsid w:val="00836F28"/>
    <w:rsid w:val="00837454"/>
    <w:rsid w:val="00837ED8"/>
    <w:rsid w:val="00840478"/>
    <w:rsid w:val="00841636"/>
    <w:rsid w:val="00841E56"/>
    <w:rsid w:val="00842222"/>
    <w:rsid w:val="00842D36"/>
    <w:rsid w:val="008449FA"/>
    <w:rsid w:val="008459CA"/>
    <w:rsid w:val="0084701C"/>
    <w:rsid w:val="00850A67"/>
    <w:rsid w:val="00851AD8"/>
    <w:rsid w:val="00852686"/>
    <w:rsid w:val="00852EF7"/>
    <w:rsid w:val="0085319A"/>
    <w:rsid w:val="008538D1"/>
    <w:rsid w:val="00853EF0"/>
    <w:rsid w:val="008541F3"/>
    <w:rsid w:val="00856275"/>
    <w:rsid w:val="00856977"/>
    <w:rsid w:val="00857802"/>
    <w:rsid w:val="00857DCD"/>
    <w:rsid w:val="00860065"/>
    <w:rsid w:val="008604A5"/>
    <w:rsid w:val="00860616"/>
    <w:rsid w:val="008612FA"/>
    <w:rsid w:val="008614E2"/>
    <w:rsid w:val="00861B01"/>
    <w:rsid w:val="00861C10"/>
    <w:rsid w:val="00861CF5"/>
    <w:rsid w:val="00863080"/>
    <w:rsid w:val="0086319D"/>
    <w:rsid w:val="00863435"/>
    <w:rsid w:val="008657AC"/>
    <w:rsid w:val="00866AC8"/>
    <w:rsid w:val="00866D8F"/>
    <w:rsid w:val="00867FA0"/>
    <w:rsid w:val="008705A5"/>
    <w:rsid w:val="008711B0"/>
    <w:rsid w:val="00871C3D"/>
    <w:rsid w:val="00872696"/>
    <w:rsid w:val="00873B58"/>
    <w:rsid w:val="0087431A"/>
    <w:rsid w:val="008755A3"/>
    <w:rsid w:val="00875B69"/>
    <w:rsid w:val="00876291"/>
    <w:rsid w:val="0087703F"/>
    <w:rsid w:val="0087717E"/>
    <w:rsid w:val="00877606"/>
    <w:rsid w:val="00877F48"/>
    <w:rsid w:val="00881021"/>
    <w:rsid w:val="008843D5"/>
    <w:rsid w:val="00884468"/>
    <w:rsid w:val="0088484E"/>
    <w:rsid w:val="008863E6"/>
    <w:rsid w:val="0088712C"/>
    <w:rsid w:val="0088781E"/>
    <w:rsid w:val="008906D5"/>
    <w:rsid w:val="00891495"/>
    <w:rsid w:val="0089218B"/>
    <w:rsid w:val="00892B4E"/>
    <w:rsid w:val="00892C37"/>
    <w:rsid w:val="00893A27"/>
    <w:rsid w:val="0089458A"/>
    <w:rsid w:val="0089496D"/>
    <w:rsid w:val="00894AA5"/>
    <w:rsid w:val="00895C3F"/>
    <w:rsid w:val="00896295"/>
    <w:rsid w:val="008964F9"/>
    <w:rsid w:val="008A0253"/>
    <w:rsid w:val="008A31BE"/>
    <w:rsid w:val="008A34AE"/>
    <w:rsid w:val="008A34C9"/>
    <w:rsid w:val="008A3518"/>
    <w:rsid w:val="008A44F5"/>
    <w:rsid w:val="008A4F56"/>
    <w:rsid w:val="008A5DB8"/>
    <w:rsid w:val="008A61AA"/>
    <w:rsid w:val="008A7B59"/>
    <w:rsid w:val="008B00EC"/>
    <w:rsid w:val="008B132F"/>
    <w:rsid w:val="008B1AEA"/>
    <w:rsid w:val="008B1F55"/>
    <w:rsid w:val="008B2326"/>
    <w:rsid w:val="008B2E6C"/>
    <w:rsid w:val="008B3A2C"/>
    <w:rsid w:val="008B5776"/>
    <w:rsid w:val="008B5780"/>
    <w:rsid w:val="008B5C0D"/>
    <w:rsid w:val="008B6A90"/>
    <w:rsid w:val="008C04A3"/>
    <w:rsid w:val="008C09F2"/>
    <w:rsid w:val="008C17E8"/>
    <w:rsid w:val="008C1AB0"/>
    <w:rsid w:val="008C2219"/>
    <w:rsid w:val="008C3191"/>
    <w:rsid w:val="008C4479"/>
    <w:rsid w:val="008C4E27"/>
    <w:rsid w:val="008C55C6"/>
    <w:rsid w:val="008C55E5"/>
    <w:rsid w:val="008C6808"/>
    <w:rsid w:val="008C6A32"/>
    <w:rsid w:val="008C7A7A"/>
    <w:rsid w:val="008D076A"/>
    <w:rsid w:val="008D1207"/>
    <w:rsid w:val="008D1286"/>
    <w:rsid w:val="008D17C7"/>
    <w:rsid w:val="008D2335"/>
    <w:rsid w:val="008D33CC"/>
    <w:rsid w:val="008D46EC"/>
    <w:rsid w:val="008E0772"/>
    <w:rsid w:val="008E0FB1"/>
    <w:rsid w:val="008E1DBD"/>
    <w:rsid w:val="008E23D2"/>
    <w:rsid w:val="008E270A"/>
    <w:rsid w:val="008E4BF7"/>
    <w:rsid w:val="008E5656"/>
    <w:rsid w:val="008E5A0E"/>
    <w:rsid w:val="008E5DB7"/>
    <w:rsid w:val="008E722C"/>
    <w:rsid w:val="008E73A7"/>
    <w:rsid w:val="008E7A2B"/>
    <w:rsid w:val="008F07BE"/>
    <w:rsid w:val="008F0E9D"/>
    <w:rsid w:val="008F1995"/>
    <w:rsid w:val="008F1AF2"/>
    <w:rsid w:val="008F21BF"/>
    <w:rsid w:val="008F42C8"/>
    <w:rsid w:val="008F43B2"/>
    <w:rsid w:val="008F5529"/>
    <w:rsid w:val="008F5F59"/>
    <w:rsid w:val="008F6154"/>
    <w:rsid w:val="008F693E"/>
    <w:rsid w:val="008F6947"/>
    <w:rsid w:val="008F6EDA"/>
    <w:rsid w:val="008F6EFB"/>
    <w:rsid w:val="008F797D"/>
    <w:rsid w:val="0090021D"/>
    <w:rsid w:val="0090033B"/>
    <w:rsid w:val="0090095D"/>
    <w:rsid w:val="009009E2"/>
    <w:rsid w:val="00902104"/>
    <w:rsid w:val="009025A9"/>
    <w:rsid w:val="00902642"/>
    <w:rsid w:val="009027A4"/>
    <w:rsid w:val="00903C7C"/>
    <w:rsid w:val="00906225"/>
    <w:rsid w:val="0090623B"/>
    <w:rsid w:val="00906369"/>
    <w:rsid w:val="00907AE5"/>
    <w:rsid w:val="00910AC2"/>
    <w:rsid w:val="009129AD"/>
    <w:rsid w:val="00913B8E"/>
    <w:rsid w:val="00914254"/>
    <w:rsid w:val="00914383"/>
    <w:rsid w:val="009143A0"/>
    <w:rsid w:val="0091514B"/>
    <w:rsid w:val="00915A4E"/>
    <w:rsid w:val="00915C92"/>
    <w:rsid w:val="00916538"/>
    <w:rsid w:val="00916C8C"/>
    <w:rsid w:val="00917051"/>
    <w:rsid w:val="00917449"/>
    <w:rsid w:val="009175BA"/>
    <w:rsid w:val="00917C63"/>
    <w:rsid w:val="009203E4"/>
    <w:rsid w:val="00920795"/>
    <w:rsid w:val="00921073"/>
    <w:rsid w:val="009216B0"/>
    <w:rsid w:val="009219AF"/>
    <w:rsid w:val="00922D48"/>
    <w:rsid w:val="00922DCD"/>
    <w:rsid w:val="0092319A"/>
    <w:rsid w:val="00923391"/>
    <w:rsid w:val="00923531"/>
    <w:rsid w:val="00923558"/>
    <w:rsid w:val="00924A48"/>
    <w:rsid w:val="009252DF"/>
    <w:rsid w:val="00925497"/>
    <w:rsid w:val="00925951"/>
    <w:rsid w:val="00926725"/>
    <w:rsid w:val="00927053"/>
    <w:rsid w:val="00927A9A"/>
    <w:rsid w:val="0093067E"/>
    <w:rsid w:val="009307B1"/>
    <w:rsid w:val="00930F07"/>
    <w:rsid w:val="00931246"/>
    <w:rsid w:val="009312B1"/>
    <w:rsid w:val="0093237A"/>
    <w:rsid w:val="0093301E"/>
    <w:rsid w:val="00933D09"/>
    <w:rsid w:val="00934251"/>
    <w:rsid w:val="00934F63"/>
    <w:rsid w:val="00935A32"/>
    <w:rsid w:val="0093601E"/>
    <w:rsid w:val="0094133F"/>
    <w:rsid w:val="00942042"/>
    <w:rsid w:val="0094210F"/>
    <w:rsid w:val="00942B97"/>
    <w:rsid w:val="0094313C"/>
    <w:rsid w:val="009447AB"/>
    <w:rsid w:val="0094614A"/>
    <w:rsid w:val="00946E34"/>
    <w:rsid w:val="00947EB0"/>
    <w:rsid w:val="009519AE"/>
    <w:rsid w:val="009522DF"/>
    <w:rsid w:val="00952E81"/>
    <w:rsid w:val="00953634"/>
    <w:rsid w:val="00955094"/>
    <w:rsid w:val="00955A54"/>
    <w:rsid w:val="00956578"/>
    <w:rsid w:val="00956BBC"/>
    <w:rsid w:val="00957416"/>
    <w:rsid w:val="0096184C"/>
    <w:rsid w:val="00961AD0"/>
    <w:rsid w:val="00962280"/>
    <w:rsid w:val="009628CD"/>
    <w:rsid w:val="009646D2"/>
    <w:rsid w:val="00964769"/>
    <w:rsid w:val="009647B1"/>
    <w:rsid w:val="009648F7"/>
    <w:rsid w:val="00964E83"/>
    <w:rsid w:val="00966F1D"/>
    <w:rsid w:val="009672DE"/>
    <w:rsid w:val="00967C64"/>
    <w:rsid w:val="0097036D"/>
    <w:rsid w:val="0097102C"/>
    <w:rsid w:val="00972D68"/>
    <w:rsid w:val="00973078"/>
    <w:rsid w:val="009735AD"/>
    <w:rsid w:val="009739AF"/>
    <w:rsid w:val="00973C74"/>
    <w:rsid w:val="00973EDE"/>
    <w:rsid w:val="00974095"/>
    <w:rsid w:val="0097437B"/>
    <w:rsid w:val="00974743"/>
    <w:rsid w:val="00974870"/>
    <w:rsid w:val="00974989"/>
    <w:rsid w:val="0097544C"/>
    <w:rsid w:val="00975E50"/>
    <w:rsid w:val="00977D37"/>
    <w:rsid w:val="009818C1"/>
    <w:rsid w:val="00981CEF"/>
    <w:rsid w:val="00981F3D"/>
    <w:rsid w:val="00982D27"/>
    <w:rsid w:val="009837AB"/>
    <w:rsid w:val="00983EEA"/>
    <w:rsid w:val="009843C6"/>
    <w:rsid w:val="009844F8"/>
    <w:rsid w:val="00985C16"/>
    <w:rsid w:val="00985DA6"/>
    <w:rsid w:val="00986AF2"/>
    <w:rsid w:val="00986D81"/>
    <w:rsid w:val="00986EBD"/>
    <w:rsid w:val="00987551"/>
    <w:rsid w:val="00987EF3"/>
    <w:rsid w:val="0099161C"/>
    <w:rsid w:val="009924AA"/>
    <w:rsid w:val="0099294C"/>
    <w:rsid w:val="009944AB"/>
    <w:rsid w:val="00994570"/>
    <w:rsid w:val="00994AAA"/>
    <w:rsid w:val="00995332"/>
    <w:rsid w:val="00996C63"/>
    <w:rsid w:val="0099773C"/>
    <w:rsid w:val="009A1E70"/>
    <w:rsid w:val="009A235A"/>
    <w:rsid w:val="009A295C"/>
    <w:rsid w:val="009A369B"/>
    <w:rsid w:val="009A3CAE"/>
    <w:rsid w:val="009A3DD5"/>
    <w:rsid w:val="009A4994"/>
    <w:rsid w:val="009A528D"/>
    <w:rsid w:val="009A54D1"/>
    <w:rsid w:val="009A61D4"/>
    <w:rsid w:val="009A65D9"/>
    <w:rsid w:val="009A7273"/>
    <w:rsid w:val="009B0AD0"/>
    <w:rsid w:val="009B115D"/>
    <w:rsid w:val="009B1444"/>
    <w:rsid w:val="009B1927"/>
    <w:rsid w:val="009B25A6"/>
    <w:rsid w:val="009B2FFD"/>
    <w:rsid w:val="009B3254"/>
    <w:rsid w:val="009B3C8A"/>
    <w:rsid w:val="009B3D2C"/>
    <w:rsid w:val="009B3D6D"/>
    <w:rsid w:val="009B4DC4"/>
    <w:rsid w:val="009B62F9"/>
    <w:rsid w:val="009B650F"/>
    <w:rsid w:val="009B70F7"/>
    <w:rsid w:val="009B725F"/>
    <w:rsid w:val="009B7444"/>
    <w:rsid w:val="009C278B"/>
    <w:rsid w:val="009C291C"/>
    <w:rsid w:val="009C3637"/>
    <w:rsid w:val="009C49C2"/>
    <w:rsid w:val="009C4FF5"/>
    <w:rsid w:val="009C54BD"/>
    <w:rsid w:val="009C5CBE"/>
    <w:rsid w:val="009C6846"/>
    <w:rsid w:val="009C7429"/>
    <w:rsid w:val="009C7642"/>
    <w:rsid w:val="009D0AE0"/>
    <w:rsid w:val="009D31B3"/>
    <w:rsid w:val="009D3970"/>
    <w:rsid w:val="009D6102"/>
    <w:rsid w:val="009D7358"/>
    <w:rsid w:val="009D7653"/>
    <w:rsid w:val="009E09A3"/>
    <w:rsid w:val="009E123B"/>
    <w:rsid w:val="009E2310"/>
    <w:rsid w:val="009E3829"/>
    <w:rsid w:val="009E3A83"/>
    <w:rsid w:val="009E5C96"/>
    <w:rsid w:val="009E66B1"/>
    <w:rsid w:val="009E67B2"/>
    <w:rsid w:val="009E7C8A"/>
    <w:rsid w:val="009F0180"/>
    <w:rsid w:val="009F203E"/>
    <w:rsid w:val="009F3FC8"/>
    <w:rsid w:val="009F4D4A"/>
    <w:rsid w:val="009F6BD7"/>
    <w:rsid w:val="009F78B9"/>
    <w:rsid w:val="00A003CE"/>
    <w:rsid w:val="00A00B07"/>
    <w:rsid w:val="00A01FB4"/>
    <w:rsid w:val="00A02E58"/>
    <w:rsid w:val="00A02FF3"/>
    <w:rsid w:val="00A047EA"/>
    <w:rsid w:val="00A04BAE"/>
    <w:rsid w:val="00A04C7A"/>
    <w:rsid w:val="00A05150"/>
    <w:rsid w:val="00A058C2"/>
    <w:rsid w:val="00A06C6B"/>
    <w:rsid w:val="00A0720E"/>
    <w:rsid w:val="00A077D0"/>
    <w:rsid w:val="00A103B7"/>
    <w:rsid w:val="00A103F4"/>
    <w:rsid w:val="00A12E82"/>
    <w:rsid w:val="00A131BA"/>
    <w:rsid w:val="00A15504"/>
    <w:rsid w:val="00A16A15"/>
    <w:rsid w:val="00A17591"/>
    <w:rsid w:val="00A17915"/>
    <w:rsid w:val="00A17FD2"/>
    <w:rsid w:val="00A20643"/>
    <w:rsid w:val="00A20EE5"/>
    <w:rsid w:val="00A216B3"/>
    <w:rsid w:val="00A22B5B"/>
    <w:rsid w:val="00A22D41"/>
    <w:rsid w:val="00A22FA1"/>
    <w:rsid w:val="00A23CCE"/>
    <w:rsid w:val="00A252AC"/>
    <w:rsid w:val="00A25D1C"/>
    <w:rsid w:val="00A271E0"/>
    <w:rsid w:val="00A2750A"/>
    <w:rsid w:val="00A300F4"/>
    <w:rsid w:val="00A30572"/>
    <w:rsid w:val="00A30F9E"/>
    <w:rsid w:val="00A31AE5"/>
    <w:rsid w:val="00A32AAE"/>
    <w:rsid w:val="00A339E0"/>
    <w:rsid w:val="00A33B62"/>
    <w:rsid w:val="00A3464F"/>
    <w:rsid w:val="00A3477C"/>
    <w:rsid w:val="00A353EA"/>
    <w:rsid w:val="00A35D47"/>
    <w:rsid w:val="00A36257"/>
    <w:rsid w:val="00A374ED"/>
    <w:rsid w:val="00A37876"/>
    <w:rsid w:val="00A37D4D"/>
    <w:rsid w:val="00A404A5"/>
    <w:rsid w:val="00A41423"/>
    <w:rsid w:val="00A41B16"/>
    <w:rsid w:val="00A422CA"/>
    <w:rsid w:val="00A42A62"/>
    <w:rsid w:val="00A42B39"/>
    <w:rsid w:val="00A43E3E"/>
    <w:rsid w:val="00A447AA"/>
    <w:rsid w:val="00A44892"/>
    <w:rsid w:val="00A455DF"/>
    <w:rsid w:val="00A46257"/>
    <w:rsid w:val="00A465EA"/>
    <w:rsid w:val="00A46A1B"/>
    <w:rsid w:val="00A46C86"/>
    <w:rsid w:val="00A50207"/>
    <w:rsid w:val="00A50340"/>
    <w:rsid w:val="00A52BB6"/>
    <w:rsid w:val="00A538AB"/>
    <w:rsid w:val="00A541CD"/>
    <w:rsid w:val="00A5483B"/>
    <w:rsid w:val="00A549FB"/>
    <w:rsid w:val="00A5532D"/>
    <w:rsid w:val="00A55E02"/>
    <w:rsid w:val="00A56B63"/>
    <w:rsid w:val="00A605E0"/>
    <w:rsid w:val="00A614F7"/>
    <w:rsid w:val="00A615A6"/>
    <w:rsid w:val="00A617E5"/>
    <w:rsid w:val="00A6200C"/>
    <w:rsid w:val="00A62CC4"/>
    <w:rsid w:val="00A64D16"/>
    <w:rsid w:val="00A656C8"/>
    <w:rsid w:val="00A669D2"/>
    <w:rsid w:val="00A66FBC"/>
    <w:rsid w:val="00A674A4"/>
    <w:rsid w:val="00A706DA"/>
    <w:rsid w:val="00A70AB7"/>
    <w:rsid w:val="00A70C32"/>
    <w:rsid w:val="00A70CA4"/>
    <w:rsid w:val="00A71B26"/>
    <w:rsid w:val="00A7308C"/>
    <w:rsid w:val="00A74136"/>
    <w:rsid w:val="00A748E1"/>
    <w:rsid w:val="00A75273"/>
    <w:rsid w:val="00A75521"/>
    <w:rsid w:val="00A77934"/>
    <w:rsid w:val="00A77B65"/>
    <w:rsid w:val="00A80606"/>
    <w:rsid w:val="00A809DD"/>
    <w:rsid w:val="00A8118A"/>
    <w:rsid w:val="00A816B1"/>
    <w:rsid w:val="00A841D8"/>
    <w:rsid w:val="00A85032"/>
    <w:rsid w:val="00A85E93"/>
    <w:rsid w:val="00A86366"/>
    <w:rsid w:val="00A87C73"/>
    <w:rsid w:val="00A90153"/>
    <w:rsid w:val="00A91A64"/>
    <w:rsid w:val="00A924BB"/>
    <w:rsid w:val="00A940A4"/>
    <w:rsid w:val="00A952D8"/>
    <w:rsid w:val="00A968CD"/>
    <w:rsid w:val="00A976BB"/>
    <w:rsid w:val="00AA0894"/>
    <w:rsid w:val="00AA15C7"/>
    <w:rsid w:val="00AA31A0"/>
    <w:rsid w:val="00AA3348"/>
    <w:rsid w:val="00AA3A66"/>
    <w:rsid w:val="00AA5748"/>
    <w:rsid w:val="00AA5B1F"/>
    <w:rsid w:val="00AA5EBB"/>
    <w:rsid w:val="00AA6236"/>
    <w:rsid w:val="00AA632C"/>
    <w:rsid w:val="00AA6AC2"/>
    <w:rsid w:val="00AA7A20"/>
    <w:rsid w:val="00AA7A9D"/>
    <w:rsid w:val="00AB09C3"/>
    <w:rsid w:val="00AB0CE3"/>
    <w:rsid w:val="00AB0DED"/>
    <w:rsid w:val="00AB1700"/>
    <w:rsid w:val="00AB180C"/>
    <w:rsid w:val="00AB18C5"/>
    <w:rsid w:val="00AB1CA3"/>
    <w:rsid w:val="00AB2424"/>
    <w:rsid w:val="00AB31ED"/>
    <w:rsid w:val="00AB5960"/>
    <w:rsid w:val="00AB737C"/>
    <w:rsid w:val="00AB7B4E"/>
    <w:rsid w:val="00AC006B"/>
    <w:rsid w:val="00AC1DDF"/>
    <w:rsid w:val="00AC4D26"/>
    <w:rsid w:val="00AC5473"/>
    <w:rsid w:val="00AC70AB"/>
    <w:rsid w:val="00AC7433"/>
    <w:rsid w:val="00AD10BA"/>
    <w:rsid w:val="00AD2212"/>
    <w:rsid w:val="00AD31AD"/>
    <w:rsid w:val="00AD3FEC"/>
    <w:rsid w:val="00AD503A"/>
    <w:rsid w:val="00AD58C6"/>
    <w:rsid w:val="00AD65A5"/>
    <w:rsid w:val="00AD6B18"/>
    <w:rsid w:val="00AD74F0"/>
    <w:rsid w:val="00AD7974"/>
    <w:rsid w:val="00AD7A55"/>
    <w:rsid w:val="00AD7ECC"/>
    <w:rsid w:val="00AE014C"/>
    <w:rsid w:val="00AE07B4"/>
    <w:rsid w:val="00AE100A"/>
    <w:rsid w:val="00AE1CFA"/>
    <w:rsid w:val="00AE340A"/>
    <w:rsid w:val="00AE390F"/>
    <w:rsid w:val="00AE4346"/>
    <w:rsid w:val="00AE4CF9"/>
    <w:rsid w:val="00AE4F38"/>
    <w:rsid w:val="00AE5E32"/>
    <w:rsid w:val="00AE7D76"/>
    <w:rsid w:val="00AF0DC4"/>
    <w:rsid w:val="00AF0DDB"/>
    <w:rsid w:val="00AF1099"/>
    <w:rsid w:val="00AF1A17"/>
    <w:rsid w:val="00AF1D6D"/>
    <w:rsid w:val="00AF24D4"/>
    <w:rsid w:val="00AF27DC"/>
    <w:rsid w:val="00AF2E34"/>
    <w:rsid w:val="00AF332B"/>
    <w:rsid w:val="00AF3613"/>
    <w:rsid w:val="00AF4309"/>
    <w:rsid w:val="00AF4948"/>
    <w:rsid w:val="00AF5102"/>
    <w:rsid w:val="00AF5116"/>
    <w:rsid w:val="00AF5B2B"/>
    <w:rsid w:val="00AF6769"/>
    <w:rsid w:val="00AF72BE"/>
    <w:rsid w:val="00B0033E"/>
    <w:rsid w:val="00B00608"/>
    <w:rsid w:val="00B0075F"/>
    <w:rsid w:val="00B02186"/>
    <w:rsid w:val="00B02C7D"/>
    <w:rsid w:val="00B03A78"/>
    <w:rsid w:val="00B03ECC"/>
    <w:rsid w:val="00B054CB"/>
    <w:rsid w:val="00B05EFD"/>
    <w:rsid w:val="00B06949"/>
    <w:rsid w:val="00B06983"/>
    <w:rsid w:val="00B0743E"/>
    <w:rsid w:val="00B07AC6"/>
    <w:rsid w:val="00B1179F"/>
    <w:rsid w:val="00B12A1B"/>
    <w:rsid w:val="00B12C41"/>
    <w:rsid w:val="00B13B9A"/>
    <w:rsid w:val="00B14861"/>
    <w:rsid w:val="00B15CA3"/>
    <w:rsid w:val="00B16572"/>
    <w:rsid w:val="00B166EE"/>
    <w:rsid w:val="00B2097D"/>
    <w:rsid w:val="00B20DF2"/>
    <w:rsid w:val="00B21259"/>
    <w:rsid w:val="00B212E9"/>
    <w:rsid w:val="00B2278D"/>
    <w:rsid w:val="00B23195"/>
    <w:rsid w:val="00B23484"/>
    <w:rsid w:val="00B2357C"/>
    <w:rsid w:val="00B24AD5"/>
    <w:rsid w:val="00B30A65"/>
    <w:rsid w:val="00B30AD2"/>
    <w:rsid w:val="00B31F53"/>
    <w:rsid w:val="00B33A9A"/>
    <w:rsid w:val="00B344B3"/>
    <w:rsid w:val="00B35357"/>
    <w:rsid w:val="00B367B4"/>
    <w:rsid w:val="00B37448"/>
    <w:rsid w:val="00B3798A"/>
    <w:rsid w:val="00B4022C"/>
    <w:rsid w:val="00B4070C"/>
    <w:rsid w:val="00B40BDA"/>
    <w:rsid w:val="00B41F5B"/>
    <w:rsid w:val="00B41F6F"/>
    <w:rsid w:val="00B43E21"/>
    <w:rsid w:val="00B441DD"/>
    <w:rsid w:val="00B4486D"/>
    <w:rsid w:val="00B459B3"/>
    <w:rsid w:val="00B4649C"/>
    <w:rsid w:val="00B46B3B"/>
    <w:rsid w:val="00B47AD3"/>
    <w:rsid w:val="00B50292"/>
    <w:rsid w:val="00B506FE"/>
    <w:rsid w:val="00B50995"/>
    <w:rsid w:val="00B50BFC"/>
    <w:rsid w:val="00B5150F"/>
    <w:rsid w:val="00B52913"/>
    <w:rsid w:val="00B52B32"/>
    <w:rsid w:val="00B52D18"/>
    <w:rsid w:val="00B533F0"/>
    <w:rsid w:val="00B53933"/>
    <w:rsid w:val="00B53A24"/>
    <w:rsid w:val="00B54B2B"/>
    <w:rsid w:val="00B5534C"/>
    <w:rsid w:val="00B559D8"/>
    <w:rsid w:val="00B55A1D"/>
    <w:rsid w:val="00B56262"/>
    <w:rsid w:val="00B5645B"/>
    <w:rsid w:val="00B5700F"/>
    <w:rsid w:val="00B579A4"/>
    <w:rsid w:val="00B6029B"/>
    <w:rsid w:val="00B60A98"/>
    <w:rsid w:val="00B60DB0"/>
    <w:rsid w:val="00B62089"/>
    <w:rsid w:val="00B6323D"/>
    <w:rsid w:val="00B63838"/>
    <w:rsid w:val="00B63A9F"/>
    <w:rsid w:val="00B6637A"/>
    <w:rsid w:val="00B66549"/>
    <w:rsid w:val="00B6718A"/>
    <w:rsid w:val="00B70BA2"/>
    <w:rsid w:val="00B722DA"/>
    <w:rsid w:val="00B7276F"/>
    <w:rsid w:val="00B72D10"/>
    <w:rsid w:val="00B740DE"/>
    <w:rsid w:val="00B744BD"/>
    <w:rsid w:val="00B74528"/>
    <w:rsid w:val="00B74BE9"/>
    <w:rsid w:val="00B75067"/>
    <w:rsid w:val="00B75545"/>
    <w:rsid w:val="00B75886"/>
    <w:rsid w:val="00B75F7D"/>
    <w:rsid w:val="00B76104"/>
    <w:rsid w:val="00B76DAE"/>
    <w:rsid w:val="00B77346"/>
    <w:rsid w:val="00B805A2"/>
    <w:rsid w:val="00B8459C"/>
    <w:rsid w:val="00B861F3"/>
    <w:rsid w:val="00B868CE"/>
    <w:rsid w:val="00B86D0F"/>
    <w:rsid w:val="00B87374"/>
    <w:rsid w:val="00B8739B"/>
    <w:rsid w:val="00B874C4"/>
    <w:rsid w:val="00B902F7"/>
    <w:rsid w:val="00B91E92"/>
    <w:rsid w:val="00B92BBA"/>
    <w:rsid w:val="00B9345E"/>
    <w:rsid w:val="00B93829"/>
    <w:rsid w:val="00B941B7"/>
    <w:rsid w:val="00B9542D"/>
    <w:rsid w:val="00B961DD"/>
    <w:rsid w:val="00B9677C"/>
    <w:rsid w:val="00B96880"/>
    <w:rsid w:val="00B977FD"/>
    <w:rsid w:val="00BA0B78"/>
    <w:rsid w:val="00BA0FDA"/>
    <w:rsid w:val="00BA12EB"/>
    <w:rsid w:val="00BA334A"/>
    <w:rsid w:val="00BA394B"/>
    <w:rsid w:val="00BA3CFE"/>
    <w:rsid w:val="00BA3DEB"/>
    <w:rsid w:val="00BA3F93"/>
    <w:rsid w:val="00BA5287"/>
    <w:rsid w:val="00BA5E6D"/>
    <w:rsid w:val="00BA6F5C"/>
    <w:rsid w:val="00BA72B8"/>
    <w:rsid w:val="00BA7314"/>
    <w:rsid w:val="00BA7855"/>
    <w:rsid w:val="00BB0307"/>
    <w:rsid w:val="00BB0720"/>
    <w:rsid w:val="00BB1D11"/>
    <w:rsid w:val="00BB368A"/>
    <w:rsid w:val="00BB3DAD"/>
    <w:rsid w:val="00BB4440"/>
    <w:rsid w:val="00BB47F0"/>
    <w:rsid w:val="00BB5DF8"/>
    <w:rsid w:val="00BB6067"/>
    <w:rsid w:val="00BB6546"/>
    <w:rsid w:val="00BB6A42"/>
    <w:rsid w:val="00BB6E49"/>
    <w:rsid w:val="00BB7388"/>
    <w:rsid w:val="00BC07F5"/>
    <w:rsid w:val="00BC1053"/>
    <w:rsid w:val="00BC2ED9"/>
    <w:rsid w:val="00BC4342"/>
    <w:rsid w:val="00BC445A"/>
    <w:rsid w:val="00BC52BF"/>
    <w:rsid w:val="00BC641E"/>
    <w:rsid w:val="00BD0573"/>
    <w:rsid w:val="00BD0938"/>
    <w:rsid w:val="00BD12D1"/>
    <w:rsid w:val="00BD2511"/>
    <w:rsid w:val="00BD5314"/>
    <w:rsid w:val="00BD5F31"/>
    <w:rsid w:val="00BD770B"/>
    <w:rsid w:val="00BD7A4C"/>
    <w:rsid w:val="00BE0074"/>
    <w:rsid w:val="00BE0CA2"/>
    <w:rsid w:val="00BE322B"/>
    <w:rsid w:val="00BE390D"/>
    <w:rsid w:val="00BE3BE0"/>
    <w:rsid w:val="00BE4376"/>
    <w:rsid w:val="00BE47C0"/>
    <w:rsid w:val="00BE5461"/>
    <w:rsid w:val="00BE6979"/>
    <w:rsid w:val="00BF07FF"/>
    <w:rsid w:val="00BF0DF1"/>
    <w:rsid w:val="00BF141F"/>
    <w:rsid w:val="00BF1642"/>
    <w:rsid w:val="00BF3E2C"/>
    <w:rsid w:val="00BF562B"/>
    <w:rsid w:val="00BF579D"/>
    <w:rsid w:val="00BF6120"/>
    <w:rsid w:val="00BF7025"/>
    <w:rsid w:val="00BF77E8"/>
    <w:rsid w:val="00BF7EA8"/>
    <w:rsid w:val="00C017E0"/>
    <w:rsid w:val="00C01C76"/>
    <w:rsid w:val="00C035C7"/>
    <w:rsid w:val="00C03A68"/>
    <w:rsid w:val="00C04477"/>
    <w:rsid w:val="00C0491E"/>
    <w:rsid w:val="00C04B55"/>
    <w:rsid w:val="00C05CF5"/>
    <w:rsid w:val="00C05EF5"/>
    <w:rsid w:val="00C05FAC"/>
    <w:rsid w:val="00C068C9"/>
    <w:rsid w:val="00C10F64"/>
    <w:rsid w:val="00C11423"/>
    <w:rsid w:val="00C11426"/>
    <w:rsid w:val="00C11863"/>
    <w:rsid w:val="00C11F73"/>
    <w:rsid w:val="00C13246"/>
    <w:rsid w:val="00C134E6"/>
    <w:rsid w:val="00C1380E"/>
    <w:rsid w:val="00C150E7"/>
    <w:rsid w:val="00C15999"/>
    <w:rsid w:val="00C16102"/>
    <w:rsid w:val="00C16644"/>
    <w:rsid w:val="00C16CD8"/>
    <w:rsid w:val="00C202AD"/>
    <w:rsid w:val="00C208BD"/>
    <w:rsid w:val="00C20C8A"/>
    <w:rsid w:val="00C20C8C"/>
    <w:rsid w:val="00C212E4"/>
    <w:rsid w:val="00C214D7"/>
    <w:rsid w:val="00C22550"/>
    <w:rsid w:val="00C2281F"/>
    <w:rsid w:val="00C23E48"/>
    <w:rsid w:val="00C250C1"/>
    <w:rsid w:val="00C258EF"/>
    <w:rsid w:val="00C2620F"/>
    <w:rsid w:val="00C2639F"/>
    <w:rsid w:val="00C27846"/>
    <w:rsid w:val="00C27D00"/>
    <w:rsid w:val="00C30173"/>
    <w:rsid w:val="00C301D1"/>
    <w:rsid w:val="00C30855"/>
    <w:rsid w:val="00C308D5"/>
    <w:rsid w:val="00C31140"/>
    <w:rsid w:val="00C33EB0"/>
    <w:rsid w:val="00C3443A"/>
    <w:rsid w:val="00C35D98"/>
    <w:rsid w:val="00C35F3E"/>
    <w:rsid w:val="00C3775D"/>
    <w:rsid w:val="00C404B5"/>
    <w:rsid w:val="00C4149F"/>
    <w:rsid w:val="00C415C4"/>
    <w:rsid w:val="00C415F3"/>
    <w:rsid w:val="00C41FA3"/>
    <w:rsid w:val="00C431EA"/>
    <w:rsid w:val="00C44158"/>
    <w:rsid w:val="00C447EE"/>
    <w:rsid w:val="00C4484C"/>
    <w:rsid w:val="00C449C0"/>
    <w:rsid w:val="00C45117"/>
    <w:rsid w:val="00C45419"/>
    <w:rsid w:val="00C4556C"/>
    <w:rsid w:val="00C4737B"/>
    <w:rsid w:val="00C50284"/>
    <w:rsid w:val="00C5065F"/>
    <w:rsid w:val="00C51963"/>
    <w:rsid w:val="00C51AEA"/>
    <w:rsid w:val="00C5278A"/>
    <w:rsid w:val="00C52CA0"/>
    <w:rsid w:val="00C53A58"/>
    <w:rsid w:val="00C547A5"/>
    <w:rsid w:val="00C54FF7"/>
    <w:rsid w:val="00C55D24"/>
    <w:rsid w:val="00C56384"/>
    <w:rsid w:val="00C5743B"/>
    <w:rsid w:val="00C60EA5"/>
    <w:rsid w:val="00C6109D"/>
    <w:rsid w:val="00C61AFA"/>
    <w:rsid w:val="00C6284C"/>
    <w:rsid w:val="00C62976"/>
    <w:rsid w:val="00C635CF"/>
    <w:rsid w:val="00C63626"/>
    <w:rsid w:val="00C63B46"/>
    <w:rsid w:val="00C6448A"/>
    <w:rsid w:val="00C65B0B"/>
    <w:rsid w:val="00C66291"/>
    <w:rsid w:val="00C6673B"/>
    <w:rsid w:val="00C66949"/>
    <w:rsid w:val="00C7072A"/>
    <w:rsid w:val="00C70DBA"/>
    <w:rsid w:val="00C723B0"/>
    <w:rsid w:val="00C73007"/>
    <w:rsid w:val="00C7301D"/>
    <w:rsid w:val="00C731A5"/>
    <w:rsid w:val="00C737EA"/>
    <w:rsid w:val="00C73EEC"/>
    <w:rsid w:val="00C75992"/>
    <w:rsid w:val="00C76C4F"/>
    <w:rsid w:val="00C76DCF"/>
    <w:rsid w:val="00C77084"/>
    <w:rsid w:val="00C772D6"/>
    <w:rsid w:val="00C7759B"/>
    <w:rsid w:val="00C77C8D"/>
    <w:rsid w:val="00C77E0E"/>
    <w:rsid w:val="00C816A1"/>
    <w:rsid w:val="00C81D84"/>
    <w:rsid w:val="00C8271A"/>
    <w:rsid w:val="00C828C3"/>
    <w:rsid w:val="00C83293"/>
    <w:rsid w:val="00C83AA4"/>
    <w:rsid w:val="00C83C7C"/>
    <w:rsid w:val="00C83CBF"/>
    <w:rsid w:val="00C8488D"/>
    <w:rsid w:val="00C90F27"/>
    <w:rsid w:val="00C911D0"/>
    <w:rsid w:val="00C91DBA"/>
    <w:rsid w:val="00C92A8D"/>
    <w:rsid w:val="00C92B2A"/>
    <w:rsid w:val="00C93183"/>
    <w:rsid w:val="00C954D2"/>
    <w:rsid w:val="00C97364"/>
    <w:rsid w:val="00CA0927"/>
    <w:rsid w:val="00CA0E1E"/>
    <w:rsid w:val="00CA1BB3"/>
    <w:rsid w:val="00CA1E3E"/>
    <w:rsid w:val="00CA2624"/>
    <w:rsid w:val="00CA2E71"/>
    <w:rsid w:val="00CA301E"/>
    <w:rsid w:val="00CA333E"/>
    <w:rsid w:val="00CA4079"/>
    <w:rsid w:val="00CA4157"/>
    <w:rsid w:val="00CA4A63"/>
    <w:rsid w:val="00CA5274"/>
    <w:rsid w:val="00CA5422"/>
    <w:rsid w:val="00CA6440"/>
    <w:rsid w:val="00CA6B02"/>
    <w:rsid w:val="00CA70AE"/>
    <w:rsid w:val="00CA7570"/>
    <w:rsid w:val="00CA7D5E"/>
    <w:rsid w:val="00CA7E0F"/>
    <w:rsid w:val="00CB0BCA"/>
    <w:rsid w:val="00CB11A4"/>
    <w:rsid w:val="00CB169E"/>
    <w:rsid w:val="00CB1917"/>
    <w:rsid w:val="00CB1A86"/>
    <w:rsid w:val="00CB228E"/>
    <w:rsid w:val="00CB2D0A"/>
    <w:rsid w:val="00CB4F83"/>
    <w:rsid w:val="00CB7612"/>
    <w:rsid w:val="00CB793C"/>
    <w:rsid w:val="00CC0101"/>
    <w:rsid w:val="00CC0488"/>
    <w:rsid w:val="00CC053E"/>
    <w:rsid w:val="00CC0743"/>
    <w:rsid w:val="00CC0BEC"/>
    <w:rsid w:val="00CC1947"/>
    <w:rsid w:val="00CC2A4C"/>
    <w:rsid w:val="00CC3625"/>
    <w:rsid w:val="00CC3C7E"/>
    <w:rsid w:val="00CC42AB"/>
    <w:rsid w:val="00CC4AF5"/>
    <w:rsid w:val="00CC50DC"/>
    <w:rsid w:val="00CC589A"/>
    <w:rsid w:val="00CC5E36"/>
    <w:rsid w:val="00CC6C19"/>
    <w:rsid w:val="00CC79C4"/>
    <w:rsid w:val="00CC7DAB"/>
    <w:rsid w:val="00CD1817"/>
    <w:rsid w:val="00CD2BF4"/>
    <w:rsid w:val="00CD309E"/>
    <w:rsid w:val="00CD364D"/>
    <w:rsid w:val="00CD413B"/>
    <w:rsid w:val="00CD42D4"/>
    <w:rsid w:val="00CD584F"/>
    <w:rsid w:val="00CD6017"/>
    <w:rsid w:val="00CD6594"/>
    <w:rsid w:val="00CD6CE9"/>
    <w:rsid w:val="00CD7C6A"/>
    <w:rsid w:val="00CE08D6"/>
    <w:rsid w:val="00CE103A"/>
    <w:rsid w:val="00CE1A12"/>
    <w:rsid w:val="00CE1E83"/>
    <w:rsid w:val="00CE2FEC"/>
    <w:rsid w:val="00CE3CD3"/>
    <w:rsid w:val="00CE4DA8"/>
    <w:rsid w:val="00CE564D"/>
    <w:rsid w:val="00CE5C0C"/>
    <w:rsid w:val="00CF008A"/>
    <w:rsid w:val="00CF08D2"/>
    <w:rsid w:val="00CF0E2A"/>
    <w:rsid w:val="00CF19BA"/>
    <w:rsid w:val="00CF201F"/>
    <w:rsid w:val="00CF2243"/>
    <w:rsid w:val="00CF240A"/>
    <w:rsid w:val="00CF281F"/>
    <w:rsid w:val="00CF3128"/>
    <w:rsid w:val="00CF47ED"/>
    <w:rsid w:val="00CF554E"/>
    <w:rsid w:val="00CF63D2"/>
    <w:rsid w:val="00CF6504"/>
    <w:rsid w:val="00CF6B88"/>
    <w:rsid w:val="00CF7BDE"/>
    <w:rsid w:val="00D00B66"/>
    <w:rsid w:val="00D01948"/>
    <w:rsid w:val="00D0299A"/>
    <w:rsid w:val="00D03F59"/>
    <w:rsid w:val="00D04A3C"/>
    <w:rsid w:val="00D04D73"/>
    <w:rsid w:val="00D05051"/>
    <w:rsid w:val="00D05C03"/>
    <w:rsid w:val="00D06CA4"/>
    <w:rsid w:val="00D0783C"/>
    <w:rsid w:val="00D10337"/>
    <w:rsid w:val="00D10513"/>
    <w:rsid w:val="00D10FF1"/>
    <w:rsid w:val="00D12BA2"/>
    <w:rsid w:val="00D12CE1"/>
    <w:rsid w:val="00D14D81"/>
    <w:rsid w:val="00D15001"/>
    <w:rsid w:val="00D1567C"/>
    <w:rsid w:val="00D157AF"/>
    <w:rsid w:val="00D15AED"/>
    <w:rsid w:val="00D1603C"/>
    <w:rsid w:val="00D16C28"/>
    <w:rsid w:val="00D172A8"/>
    <w:rsid w:val="00D175AC"/>
    <w:rsid w:val="00D20199"/>
    <w:rsid w:val="00D20B8B"/>
    <w:rsid w:val="00D21C6C"/>
    <w:rsid w:val="00D2385A"/>
    <w:rsid w:val="00D253E5"/>
    <w:rsid w:val="00D25E4C"/>
    <w:rsid w:val="00D26967"/>
    <w:rsid w:val="00D30891"/>
    <w:rsid w:val="00D30F5E"/>
    <w:rsid w:val="00D32D53"/>
    <w:rsid w:val="00D339BC"/>
    <w:rsid w:val="00D34D4D"/>
    <w:rsid w:val="00D35BFA"/>
    <w:rsid w:val="00D371A0"/>
    <w:rsid w:val="00D3754F"/>
    <w:rsid w:val="00D408C6"/>
    <w:rsid w:val="00D413F4"/>
    <w:rsid w:val="00D438A2"/>
    <w:rsid w:val="00D43A03"/>
    <w:rsid w:val="00D43CA0"/>
    <w:rsid w:val="00D43FD2"/>
    <w:rsid w:val="00D44123"/>
    <w:rsid w:val="00D44E43"/>
    <w:rsid w:val="00D47178"/>
    <w:rsid w:val="00D504B5"/>
    <w:rsid w:val="00D505DE"/>
    <w:rsid w:val="00D50701"/>
    <w:rsid w:val="00D50E54"/>
    <w:rsid w:val="00D51522"/>
    <w:rsid w:val="00D51B2F"/>
    <w:rsid w:val="00D51C65"/>
    <w:rsid w:val="00D52D1B"/>
    <w:rsid w:val="00D53B67"/>
    <w:rsid w:val="00D53BFA"/>
    <w:rsid w:val="00D546DF"/>
    <w:rsid w:val="00D6273F"/>
    <w:rsid w:val="00D63A25"/>
    <w:rsid w:val="00D65B1A"/>
    <w:rsid w:val="00D7005C"/>
    <w:rsid w:val="00D70707"/>
    <w:rsid w:val="00D711E5"/>
    <w:rsid w:val="00D71846"/>
    <w:rsid w:val="00D731A6"/>
    <w:rsid w:val="00D734BA"/>
    <w:rsid w:val="00D74AE7"/>
    <w:rsid w:val="00D7514F"/>
    <w:rsid w:val="00D751BC"/>
    <w:rsid w:val="00D764E5"/>
    <w:rsid w:val="00D772F8"/>
    <w:rsid w:val="00D7738D"/>
    <w:rsid w:val="00D77626"/>
    <w:rsid w:val="00D77F92"/>
    <w:rsid w:val="00D81568"/>
    <w:rsid w:val="00D81978"/>
    <w:rsid w:val="00D81C43"/>
    <w:rsid w:val="00D81F1B"/>
    <w:rsid w:val="00D821FD"/>
    <w:rsid w:val="00D8386E"/>
    <w:rsid w:val="00D85B65"/>
    <w:rsid w:val="00D85DCD"/>
    <w:rsid w:val="00D87014"/>
    <w:rsid w:val="00D87E84"/>
    <w:rsid w:val="00D90880"/>
    <w:rsid w:val="00D908A9"/>
    <w:rsid w:val="00D93D40"/>
    <w:rsid w:val="00D9432D"/>
    <w:rsid w:val="00D95506"/>
    <w:rsid w:val="00D957D8"/>
    <w:rsid w:val="00D95E87"/>
    <w:rsid w:val="00D9601B"/>
    <w:rsid w:val="00D963EA"/>
    <w:rsid w:val="00D9685A"/>
    <w:rsid w:val="00D97B98"/>
    <w:rsid w:val="00DA0734"/>
    <w:rsid w:val="00DA2945"/>
    <w:rsid w:val="00DA29E6"/>
    <w:rsid w:val="00DA2DD2"/>
    <w:rsid w:val="00DA3040"/>
    <w:rsid w:val="00DA450E"/>
    <w:rsid w:val="00DA4B0D"/>
    <w:rsid w:val="00DA5B95"/>
    <w:rsid w:val="00DA6353"/>
    <w:rsid w:val="00DA6EBC"/>
    <w:rsid w:val="00DA7627"/>
    <w:rsid w:val="00DB0178"/>
    <w:rsid w:val="00DB0CEA"/>
    <w:rsid w:val="00DB12B8"/>
    <w:rsid w:val="00DB1529"/>
    <w:rsid w:val="00DB1663"/>
    <w:rsid w:val="00DB1BAC"/>
    <w:rsid w:val="00DB4659"/>
    <w:rsid w:val="00DB52CC"/>
    <w:rsid w:val="00DB5C6E"/>
    <w:rsid w:val="00DB6247"/>
    <w:rsid w:val="00DB6412"/>
    <w:rsid w:val="00DB674F"/>
    <w:rsid w:val="00DB7C17"/>
    <w:rsid w:val="00DB7D8E"/>
    <w:rsid w:val="00DC02CF"/>
    <w:rsid w:val="00DC35FF"/>
    <w:rsid w:val="00DC3D07"/>
    <w:rsid w:val="00DC54C3"/>
    <w:rsid w:val="00DC5730"/>
    <w:rsid w:val="00DC5D2D"/>
    <w:rsid w:val="00DC6F0C"/>
    <w:rsid w:val="00DD1244"/>
    <w:rsid w:val="00DD1FBB"/>
    <w:rsid w:val="00DD2383"/>
    <w:rsid w:val="00DD268D"/>
    <w:rsid w:val="00DD2A4B"/>
    <w:rsid w:val="00DD2BCF"/>
    <w:rsid w:val="00DD353A"/>
    <w:rsid w:val="00DD37FB"/>
    <w:rsid w:val="00DD3CCD"/>
    <w:rsid w:val="00DD4236"/>
    <w:rsid w:val="00DD5AAC"/>
    <w:rsid w:val="00DD5AE9"/>
    <w:rsid w:val="00DD5FC7"/>
    <w:rsid w:val="00DD6EEC"/>
    <w:rsid w:val="00DD788D"/>
    <w:rsid w:val="00DE0FA2"/>
    <w:rsid w:val="00DE11E0"/>
    <w:rsid w:val="00DE1C61"/>
    <w:rsid w:val="00DE1ED7"/>
    <w:rsid w:val="00DE216F"/>
    <w:rsid w:val="00DE38B0"/>
    <w:rsid w:val="00DE468D"/>
    <w:rsid w:val="00DE4CE9"/>
    <w:rsid w:val="00DE5188"/>
    <w:rsid w:val="00DE51AD"/>
    <w:rsid w:val="00DE55CD"/>
    <w:rsid w:val="00DE5EBE"/>
    <w:rsid w:val="00DE6203"/>
    <w:rsid w:val="00DE7668"/>
    <w:rsid w:val="00DE7748"/>
    <w:rsid w:val="00DF158A"/>
    <w:rsid w:val="00DF213D"/>
    <w:rsid w:val="00DF425D"/>
    <w:rsid w:val="00DF4BDF"/>
    <w:rsid w:val="00DF625A"/>
    <w:rsid w:val="00DF68FC"/>
    <w:rsid w:val="00DF6F9A"/>
    <w:rsid w:val="00DF71B3"/>
    <w:rsid w:val="00DF7CD5"/>
    <w:rsid w:val="00E00C0F"/>
    <w:rsid w:val="00E0113F"/>
    <w:rsid w:val="00E017CB"/>
    <w:rsid w:val="00E0197D"/>
    <w:rsid w:val="00E01A43"/>
    <w:rsid w:val="00E02B75"/>
    <w:rsid w:val="00E02E6D"/>
    <w:rsid w:val="00E04942"/>
    <w:rsid w:val="00E05702"/>
    <w:rsid w:val="00E05718"/>
    <w:rsid w:val="00E05ADC"/>
    <w:rsid w:val="00E05DC2"/>
    <w:rsid w:val="00E0627C"/>
    <w:rsid w:val="00E066B7"/>
    <w:rsid w:val="00E07817"/>
    <w:rsid w:val="00E07E17"/>
    <w:rsid w:val="00E07E1B"/>
    <w:rsid w:val="00E10335"/>
    <w:rsid w:val="00E11236"/>
    <w:rsid w:val="00E12D57"/>
    <w:rsid w:val="00E14535"/>
    <w:rsid w:val="00E14FC5"/>
    <w:rsid w:val="00E15481"/>
    <w:rsid w:val="00E15CF8"/>
    <w:rsid w:val="00E203CF"/>
    <w:rsid w:val="00E20455"/>
    <w:rsid w:val="00E20F0F"/>
    <w:rsid w:val="00E24C76"/>
    <w:rsid w:val="00E24EF4"/>
    <w:rsid w:val="00E25344"/>
    <w:rsid w:val="00E25DCA"/>
    <w:rsid w:val="00E270B0"/>
    <w:rsid w:val="00E27D75"/>
    <w:rsid w:val="00E30196"/>
    <w:rsid w:val="00E306F0"/>
    <w:rsid w:val="00E31052"/>
    <w:rsid w:val="00E327D7"/>
    <w:rsid w:val="00E335BE"/>
    <w:rsid w:val="00E33A15"/>
    <w:rsid w:val="00E36A41"/>
    <w:rsid w:val="00E409F8"/>
    <w:rsid w:val="00E40A8F"/>
    <w:rsid w:val="00E41167"/>
    <w:rsid w:val="00E41B96"/>
    <w:rsid w:val="00E41DD9"/>
    <w:rsid w:val="00E43586"/>
    <w:rsid w:val="00E4436D"/>
    <w:rsid w:val="00E454BE"/>
    <w:rsid w:val="00E45828"/>
    <w:rsid w:val="00E4686C"/>
    <w:rsid w:val="00E46B5A"/>
    <w:rsid w:val="00E47915"/>
    <w:rsid w:val="00E50A01"/>
    <w:rsid w:val="00E50B5D"/>
    <w:rsid w:val="00E53D10"/>
    <w:rsid w:val="00E543DD"/>
    <w:rsid w:val="00E54C9D"/>
    <w:rsid w:val="00E57422"/>
    <w:rsid w:val="00E577AD"/>
    <w:rsid w:val="00E57D64"/>
    <w:rsid w:val="00E610C7"/>
    <w:rsid w:val="00E62A76"/>
    <w:rsid w:val="00E63334"/>
    <w:rsid w:val="00E6564E"/>
    <w:rsid w:val="00E65D00"/>
    <w:rsid w:val="00E666BD"/>
    <w:rsid w:val="00E679A3"/>
    <w:rsid w:val="00E7005A"/>
    <w:rsid w:val="00E71403"/>
    <w:rsid w:val="00E71A35"/>
    <w:rsid w:val="00E725FB"/>
    <w:rsid w:val="00E7267A"/>
    <w:rsid w:val="00E72C32"/>
    <w:rsid w:val="00E732F1"/>
    <w:rsid w:val="00E734B6"/>
    <w:rsid w:val="00E74414"/>
    <w:rsid w:val="00E745AC"/>
    <w:rsid w:val="00E74AAE"/>
    <w:rsid w:val="00E74DEC"/>
    <w:rsid w:val="00E74E07"/>
    <w:rsid w:val="00E776FD"/>
    <w:rsid w:val="00E80751"/>
    <w:rsid w:val="00E80F7A"/>
    <w:rsid w:val="00E82260"/>
    <w:rsid w:val="00E828D2"/>
    <w:rsid w:val="00E8366A"/>
    <w:rsid w:val="00E83BD0"/>
    <w:rsid w:val="00E84D60"/>
    <w:rsid w:val="00E85573"/>
    <w:rsid w:val="00E85BBA"/>
    <w:rsid w:val="00E868C0"/>
    <w:rsid w:val="00E86BE7"/>
    <w:rsid w:val="00E87368"/>
    <w:rsid w:val="00E87A96"/>
    <w:rsid w:val="00E911A9"/>
    <w:rsid w:val="00E913B0"/>
    <w:rsid w:val="00E913DC"/>
    <w:rsid w:val="00E9187B"/>
    <w:rsid w:val="00E94340"/>
    <w:rsid w:val="00E95FD5"/>
    <w:rsid w:val="00E96D3F"/>
    <w:rsid w:val="00E96DBF"/>
    <w:rsid w:val="00E97042"/>
    <w:rsid w:val="00E973E4"/>
    <w:rsid w:val="00EA10AD"/>
    <w:rsid w:val="00EA1AEF"/>
    <w:rsid w:val="00EA36FE"/>
    <w:rsid w:val="00EA3970"/>
    <w:rsid w:val="00EA3CF1"/>
    <w:rsid w:val="00EA4831"/>
    <w:rsid w:val="00EA4DCE"/>
    <w:rsid w:val="00EA5D54"/>
    <w:rsid w:val="00EA61AB"/>
    <w:rsid w:val="00EA7411"/>
    <w:rsid w:val="00EA7646"/>
    <w:rsid w:val="00EB03A6"/>
    <w:rsid w:val="00EB0701"/>
    <w:rsid w:val="00EB1F97"/>
    <w:rsid w:val="00EB3097"/>
    <w:rsid w:val="00EB346C"/>
    <w:rsid w:val="00EB3939"/>
    <w:rsid w:val="00EB3ACB"/>
    <w:rsid w:val="00EB3B1E"/>
    <w:rsid w:val="00EB40C1"/>
    <w:rsid w:val="00EB4313"/>
    <w:rsid w:val="00EB4318"/>
    <w:rsid w:val="00EB5B13"/>
    <w:rsid w:val="00EB61BC"/>
    <w:rsid w:val="00EB71F8"/>
    <w:rsid w:val="00EB7D86"/>
    <w:rsid w:val="00EC0084"/>
    <w:rsid w:val="00EC0429"/>
    <w:rsid w:val="00EC0499"/>
    <w:rsid w:val="00EC0AFD"/>
    <w:rsid w:val="00EC3BB9"/>
    <w:rsid w:val="00EC4F4C"/>
    <w:rsid w:val="00EC6DFD"/>
    <w:rsid w:val="00EC745E"/>
    <w:rsid w:val="00EC7A2A"/>
    <w:rsid w:val="00EC7A95"/>
    <w:rsid w:val="00ED0A5A"/>
    <w:rsid w:val="00ED0C9F"/>
    <w:rsid w:val="00ED14D5"/>
    <w:rsid w:val="00ED1608"/>
    <w:rsid w:val="00ED1BEF"/>
    <w:rsid w:val="00ED1C3E"/>
    <w:rsid w:val="00ED2212"/>
    <w:rsid w:val="00ED23D7"/>
    <w:rsid w:val="00ED25DB"/>
    <w:rsid w:val="00ED2D7A"/>
    <w:rsid w:val="00ED3483"/>
    <w:rsid w:val="00ED3669"/>
    <w:rsid w:val="00ED3C1C"/>
    <w:rsid w:val="00ED3C57"/>
    <w:rsid w:val="00ED49DC"/>
    <w:rsid w:val="00ED5517"/>
    <w:rsid w:val="00ED5E99"/>
    <w:rsid w:val="00ED6070"/>
    <w:rsid w:val="00ED6343"/>
    <w:rsid w:val="00ED664E"/>
    <w:rsid w:val="00ED6865"/>
    <w:rsid w:val="00ED7AF1"/>
    <w:rsid w:val="00EE1C7B"/>
    <w:rsid w:val="00EE1D0A"/>
    <w:rsid w:val="00EE20CB"/>
    <w:rsid w:val="00EE292D"/>
    <w:rsid w:val="00EE2DB2"/>
    <w:rsid w:val="00EE46AD"/>
    <w:rsid w:val="00EE4D26"/>
    <w:rsid w:val="00EE4EDB"/>
    <w:rsid w:val="00EE538F"/>
    <w:rsid w:val="00EE5C57"/>
    <w:rsid w:val="00EE675C"/>
    <w:rsid w:val="00EE75BD"/>
    <w:rsid w:val="00EE76C0"/>
    <w:rsid w:val="00EE770F"/>
    <w:rsid w:val="00EE7D3A"/>
    <w:rsid w:val="00EF1930"/>
    <w:rsid w:val="00EF5147"/>
    <w:rsid w:val="00EF532A"/>
    <w:rsid w:val="00EF5D30"/>
    <w:rsid w:val="00EF60D2"/>
    <w:rsid w:val="00F00056"/>
    <w:rsid w:val="00F006AE"/>
    <w:rsid w:val="00F015C5"/>
    <w:rsid w:val="00F01FF6"/>
    <w:rsid w:val="00F03836"/>
    <w:rsid w:val="00F03CD6"/>
    <w:rsid w:val="00F0498C"/>
    <w:rsid w:val="00F052D0"/>
    <w:rsid w:val="00F0658E"/>
    <w:rsid w:val="00F06994"/>
    <w:rsid w:val="00F07894"/>
    <w:rsid w:val="00F07F1F"/>
    <w:rsid w:val="00F11080"/>
    <w:rsid w:val="00F11858"/>
    <w:rsid w:val="00F121C1"/>
    <w:rsid w:val="00F12C63"/>
    <w:rsid w:val="00F13038"/>
    <w:rsid w:val="00F1572B"/>
    <w:rsid w:val="00F174B2"/>
    <w:rsid w:val="00F21F10"/>
    <w:rsid w:val="00F220A1"/>
    <w:rsid w:val="00F230F2"/>
    <w:rsid w:val="00F24527"/>
    <w:rsid w:val="00F25469"/>
    <w:rsid w:val="00F30757"/>
    <w:rsid w:val="00F308B9"/>
    <w:rsid w:val="00F3143C"/>
    <w:rsid w:val="00F3249B"/>
    <w:rsid w:val="00F32CC9"/>
    <w:rsid w:val="00F33B00"/>
    <w:rsid w:val="00F3622D"/>
    <w:rsid w:val="00F3653E"/>
    <w:rsid w:val="00F36B92"/>
    <w:rsid w:val="00F40900"/>
    <w:rsid w:val="00F4166D"/>
    <w:rsid w:val="00F44BCB"/>
    <w:rsid w:val="00F452DC"/>
    <w:rsid w:val="00F46429"/>
    <w:rsid w:val="00F467D7"/>
    <w:rsid w:val="00F5014F"/>
    <w:rsid w:val="00F502F8"/>
    <w:rsid w:val="00F51390"/>
    <w:rsid w:val="00F51FE9"/>
    <w:rsid w:val="00F52444"/>
    <w:rsid w:val="00F5250B"/>
    <w:rsid w:val="00F526A7"/>
    <w:rsid w:val="00F53C5C"/>
    <w:rsid w:val="00F547B9"/>
    <w:rsid w:val="00F5498C"/>
    <w:rsid w:val="00F54D8F"/>
    <w:rsid w:val="00F5625F"/>
    <w:rsid w:val="00F56ACB"/>
    <w:rsid w:val="00F56B01"/>
    <w:rsid w:val="00F56EF7"/>
    <w:rsid w:val="00F57134"/>
    <w:rsid w:val="00F614A8"/>
    <w:rsid w:val="00F61874"/>
    <w:rsid w:val="00F61EAB"/>
    <w:rsid w:val="00F629F9"/>
    <w:rsid w:val="00F62BCE"/>
    <w:rsid w:val="00F62CAE"/>
    <w:rsid w:val="00F64D66"/>
    <w:rsid w:val="00F65A66"/>
    <w:rsid w:val="00F66001"/>
    <w:rsid w:val="00F666C7"/>
    <w:rsid w:val="00F67086"/>
    <w:rsid w:val="00F70BBF"/>
    <w:rsid w:val="00F7122C"/>
    <w:rsid w:val="00F7145D"/>
    <w:rsid w:val="00F71581"/>
    <w:rsid w:val="00F71B94"/>
    <w:rsid w:val="00F71B9B"/>
    <w:rsid w:val="00F71EC0"/>
    <w:rsid w:val="00F72FFD"/>
    <w:rsid w:val="00F73C43"/>
    <w:rsid w:val="00F74048"/>
    <w:rsid w:val="00F74081"/>
    <w:rsid w:val="00F74453"/>
    <w:rsid w:val="00F746FE"/>
    <w:rsid w:val="00F74EFF"/>
    <w:rsid w:val="00F77D04"/>
    <w:rsid w:val="00F77D36"/>
    <w:rsid w:val="00F77DF7"/>
    <w:rsid w:val="00F801C3"/>
    <w:rsid w:val="00F80E5C"/>
    <w:rsid w:val="00F81F5E"/>
    <w:rsid w:val="00F82E20"/>
    <w:rsid w:val="00F84797"/>
    <w:rsid w:val="00F85C13"/>
    <w:rsid w:val="00F85F36"/>
    <w:rsid w:val="00F90780"/>
    <w:rsid w:val="00F91DC5"/>
    <w:rsid w:val="00F922A2"/>
    <w:rsid w:val="00F92308"/>
    <w:rsid w:val="00F928CA"/>
    <w:rsid w:val="00F92B06"/>
    <w:rsid w:val="00F92C43"/>
    <w:rsid w:val="00F93050"/>
    <w:rsid w:val="00F9340C"/>
    <w:rsid w:val="00F93BC3"/>
    <w:rsid w:val="00F94337"/>
    <w:rsid w:val="00F95044"/>
    <w:rsid w:val="00F956C6"/>
    <w:rsid w:val="00F96A36"/>
    <w:rsid w:val="00F970C3"/>
    <w:rsid w:val="00FA0DC8"/>
    <w:rsid w:val="00FA1636"/>
    <w:rsid w:val="00FA1957"/>
    <w:rsid w:val="00FA2611"/>
    <w:rsid w:val="00FA2D7E"/>
    <w:rsid w:val="00FA2E8C"/>
    <w:rsid w:val="00FA3F21"/>
    <w:rsid w:val="00FA4A75"/>
    <w:rsid w:val="00FA7436"/>
    <w:rsid w:val="00FA7D69"/>
    <w:rsid w:val="00FB1890"/>
    <w:rsid w:val="00FB2E08"/>
    <w:rsid w:val="00FB32B0"/>
    <w:rsid w:val="00FB3EE7"/>
    <w:rsid w:val="00FB4796"/>
    <w:rsid w:val="00FB50A4"/>
    <w:rsid w:val="00FB64DE"/>
    <w:rsid w:val="00FC053C"/>
    <w:rsid w:val="00FC0FFD"/>
    <w:rsid w:val="00FC17F5"/>
    <w:rsid w:val="00FC19F7"/>
    <w:rsid w:val="00FC2AAA"/>
    <w:rsid w:val="00FC42C6"/>
    <w:rsid w:val="00FC4813"/>
    <w:rsid w:val="00FC5AAC"/>
    <w:rsid w:val="00FC5FC8"/>
    <w:rsid w:val="00FC640F"/>
    <w:rsid w:val="00FC67EA"/>
    <w:rsid w:val="00FC7229"/>
    <w:rsid w:val="00FC77EA"/>
    <w:rsid w:val="00FD06F4"/>
    <w:rsid w:val="00FD19F1"/>
    <w:rsid w:val="00FD1DA0"/>
    <w:rsid w:val="00FD1FB0"/>
    <w:rsid w:val="00FD25D7"/>
    <w:rsid w:val="00FD393D"/>
    <w:rsid w:val="00FD3EA8"/>
    <w:rsid w:val="00FD4CB7"/>
    <w:rsid w:val="00FD574D"/>
    <w:rsid w:val="00FD70AA"/>
    <w:rsid w:val="00FD7846"/>
    <w:rsid w:val="00FD7BFB"/>
    <w:rsid w:val="00FE026C"/>
    <w:rsid w:val="00FE0531"/>
    <w:rsid w:val="00FE0D86"/>
    <w:rsid w:val="00FE106A"/>
    <w:rsid w:val="00FE18A3"/>
    <w:rsid w:val="00FE21D0"/>
    <w:rsid w:val="00FE34E7"/>
    <w:rsid w:val="00FE3D8B"/>
    <w:rsid w:val="00FE3E3F"/>
    <w:rsid w:val="00FE46D7"/>
    <w:rsid w:val="00FE5212"/>
    <w:rsid w:val="00FE5343"/>
    <w:rsid w:val="00FE6981"/>
    <w:rsid w:val="00FE6F71"/>
    <w:rsid w:val="00FF0439"/>
    <w:rsid w:val="00FF0FEB"/>
    <w:rsid w:val="00FF19E5"/>
    <w:rsid w:val="00FF1AAE"/>
    <w:rsid w:val="00FF1C2C"/>
    <w:rsid w:val="00FF2398"/>
    <w:rsid w:val="00FF23A1"/>
    <w:rsid w:val="00FF2D9F"/>
    <w:rsid w:val="00FF3201"/>
    <w:rsid w:val="00FF3441"/>
    <w:rsid w:val="00FF5EE7"/>
    <w:rsid w:val="00FF61D4"/>
    <w:rsid w:val="00FF6F5F"/>
    <w:rsid w:val="00FF7EF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1mm,,1mm"/>
    </o:shapedefaults>
    <o:shapelayout v:ext="edit">
      <o:idmap v:ext="edit" data="2"/>
    </o:shapelayout>
  </w:shapeDefaults>
  <w:decimalSymbol w:val=","/>
  <w:listSeparator w:val=";"/>
  <w14:docId w14:val="73637644"/>
  <w15:chartTrackingRefBased/>
  <w15:docId w15:val="{4AEED9B7-29F5-49C8-BC5E-2A311216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uiPriority="1"/>
    <w:lsdException w:name="Medium Shading 2 Accent 2" w:uiPriority="60"/>
    <w:lsdException w:name="Medium List 1 Accent 2" w:uiPriority="61"/>
    <w:lsdException w:name="Medium List 2 Accent 2" w:uiPriority="62"/>
    <w:lsdException w:name="Medium Grid 1 Accent 2" w:uiPriority="63" w:qFormat="1"/>
    <w:lsdException w:name="Medium Grid 2 Accent 2" w:uiPriority="64" w:qFormat="1"/>
    <w:lsdException w:name="Medium Grid 3 Accent 2" w:uiPriority="65"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qFormat="1"/>
    <w:lsdException w:name="Medium Shading 1 Accent 3" w:uiPriority="73" w:qFormat="1"/>
    <w:lsdException w:name="Medium Shading 2 Accent 3" w:uiPriority="60" w:qFormat="1"/>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lsdException w:name="Colorful Shading Accent 3" w:uiPriority="34" w:qFormat="1"/>
    <w:lsdException w:name="Colorful List Accent 3" w:uiPriority="29" w:qFormat="1"/>
    <w:lsdException w:name="Colorful Grid Accent 3" w:uiPriority="30"/>
    <w:lsdException w:name="Light Shading Accent 4" w:uiPriority="66"/>
    <w:lsdException w:name="Light List Accent 4" w:uiPriority="67"/>
    <w:lsdException w:name="Light Grid Accent 4" w:uiPriority="68"/>
    <w:lsdException w:name="Medium Shading 1 Accent 4" w:uiPriority="69"/>
    <w:lsdException w:name="Medium Shading 2 Accent 4" w:uiPriority="70"/>
    <w:lsdException w:name="Medium List 1 Accent 4" w:uiPriority="71"/>
    <w:lsdException w:name="Medium List 2 Accent 4" w:uiPriority="72"/>
    <w:lsdException w:name="Medium Grid 1 Accent 4" w:uiPriority="73"/>
    <w:lsdException w:name="Medium Grid 2 Accent 4" w:uiPriority="60"/>
    <w:lsdException w:name="Medium Grid 3 Accent 4" w:uiPriority="61"/>
    <w:lsdException w:name="Dark List Accent 4" w:uiPriority="62"/>
    <w:lsdException w:name="Colorful Shading Accent 4" w:uiPriority="63"/>
    <w:lsdException w:name="Colorful List Accent 4" w:uiPriority="64"/>
    <w:lsdException w:name="Colorful Grid Accent 4" w:uiPriority="65"/>
    <w:lsdException w:name="Light Shading Accent 5" w:uiPriority="66"/>
    <w:lsdException w:name="Light List Accent 5" w:uiPriority="67"/>
    <w:lsdException w:name="Light Grid Accent 5" w:uiPriority="68"/>
    <w:lsdException w:name="Medium Shading 1 Accent 5" w:uiPriority="69"/>
    <w:lsdException w:name="Medium Shading 2 Accent 5" w:uiPriority="70"/>
    <w:lsdException w:name="Medium List 1 Accent 5" w:uiPriority="71"/>
    <w:lsdException w:name="Medium List 2 Accent 5" w:uiPriority="72"/>
    <w:lsdException w:name="Medium Grid 1 Accent 5" w:uiPriority="73"/>
    <w:lsdException w:name="Medium Grid 2 Accent 5" w:uiPriority="60"/>
    <w:lsdException w:name="Medium Grid 3 Accent 5" w:uiPriority="61"/>
    <w:lsdException w:name="Dark List Accent 5" w:uiPriority="62"/>
    <w:lsdException w:name="Colorful Shading Accent 5" w:uiPriority="63"/>
    <w:lsdException w:name="Colorful List Accent 5" w:uiPriority="64"/>
    <w:lsdException w:name="Colorful Grid Accent 5" w:uiPriority="65"/>
    <w:lsdException w:name="Light Shading Accent 6" w:uiPriority="66"/>
    <w:lsdException w:name="Light List Accent 6" w:uiPriority="67"/>
    <w:lsdException w:name="Light Grid Accent 6" w:uiPriority="68"/>
    <w:lsdException w:name="Medium Shading 1 Accent 6" w:uiPriority="69"/>
    <w:lsdException w:name="Medium Shading 2 Accent 6" w:uiPriority="70"/>
    <w:lsdException w:name="Medium List 1 Accent 6" w:uiPriority="71"/>
    <w:lsdException w:name="Medium List 2 Accent 6" w:uiPriority="72"/>
    <w:lsdException w:name="Medium Grid 1 Accent 6" w:uiPriority="73"/>
    <w:lsdException w:name="Medium Grid 2 Accent 6" w:uiPriority="60"/>
    <w:lsdException w:name="Medium Grid 3 Accent 6" w:uiPriority="61"/>
    <w:lsdException w:name="Dark List Accent 6" w:uiPriority="62"/>
    <w:lsdException w:name="Colorful Shading Accent 6" w:uiPriority="63"/>
    <w:lsdException w:name="Colorful List Accent 6" w:uiPriority="64"/>
    <w:lsdException w:name="Colorful Grid Accent 6" w:uiPriority="65"/>
    <w:lsdException w:name="Subtle Emphasis" w:uiPriority="66" w:qFormat="1"/>
    <w:lsdException w:name="Intense Emphasis" w:uiPriority="67" w:qFormat="1"/>
    <w:lsdException w:name="Subtle Reference" w:uiPriority="68" w:qFormat="1"/>
    <w:lsdException w:name="Intense Reference" w:uiPriority="69" w:qFormat="1"/>
    <w:lsdException w:name="Book Title" w:uiPriority="70" w:qFormat="1"/>
    <w:lsdException w:name="Bibliography" w:uiPriority="71"/>
    <w:lsdException w:name="TOC Heading" w:semiHidden="1" w:uiPriority="72" w:unhideWhenUsed="1" w:qFormat="1"/>
    <w:lsdException w:name="Plain Table 1" w:uiPriority="73"/>
    <w:lsdException w:name="Plain Table 2" w:uiPriority="60"/>
    <w:lsdException w:name="Plain Table 3" w:uiPriority="61" w:qFormat="1"/>
    <w:lsdException w:name="Plain Table 4" w:uiPriority="62" w:qFormat="1"/>
    <w:lsdException w:name="Plain Table 5" w:uiPriority="63" w:qFormat="1"/>
    <w:lsdException w:name="Grid Table Light" w:uiPriority="64" w:qFormat="1"/>
    <w:lsdException w:name="Grid Table 1 Light" w:uiPriority="65" w:qFormat="1"/>
    <w:lsdException w:name="Grid Table 2" w:uiPriority="66"/>
    <w:lsdException w:name="Grid Table 3" w:uiPriority="67" w:qFormat="1"/>
    <w:lsdException w:name="Grid Table 4" w:uiPriority="68"/>
    <w:lsdException w:name="Grid Table 5 Dark" w:uiPriority="69"/>
    <w:lsdException w:name="Grid Table 6 Colorful" w:uiPriority="70" w:qFormat="1"/>
    <w:lsdException w:name="Grid Table 7 Colorful" w:uiPriority="71" w:qFormat="1"/>
    <w:lsdException w:name="Grid Table 1 Light Accent 1" w:uiPriority="72" w:qFormat="1"/>
    <w:lsdException w:name="Grid Table 2 Accent 1" w:uiPriority="73" w:qFormat="1"/>
    <w:lsdException w:name="Grid Table 3 Accent 1" w:uiPriority="60" w:qFormat="1"/>
    <w:lsdException w:name="Grid Table 4 Accent 1" w:uiPriority="61"/>
    <w:lsdException w:name="Grid Table 5 Dark Accent 1" w:uiPriority="62"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2E9"/>
    <w:rPr>
      <w:rFonts w:ascii="Arial" w:hAnsi="Arial"/>
      <w:lang w:eastAsia="de-DE"/>
    </w:rPr>
  </w:style>
  <w:style w:type="paragraph" w:styleId="berschrift1">
    <w:name w:val="heading 1"/>
    <w:basedOn w:val="Standard"/>
    <w:next w:val="Standard"/>
    <w:qFormat/>
    <w:rsid w:val="0097544C"/>
    <w:pPr>
      <w:keepNext/>
      <w:numPr>
        <w:numId w:val="2"/>
      </w:numPr>
      <w:spacing w:before="240" w:after="240"/>
      <w:outlineLvl w:val="0"/>
    </w:pPr>
    <w:rPr>
      <w:b/>
      <w:sz w:val="24"/>
    </w:rPr>
  </w:style>
  <w:style w:type="paragraph" w:styleId="berschrift2">
    <w:name w:val="heading 2"/>
    <w:basedOn w:val="Standard"/>
    <w:next w:val="Standard"/>
    <w:link w:val="berschrift2Zchn"/>
    <w:qFormat/>
    <w:pPr>
      <w:keepNext/>
      <w:numPr>
        <w:ilvl w:val="1"/>
        <w:numId w:val="2"/>
      </w:numPr>
      <w:spacing w:before="120" w:after="120"/>
      <w:outlineLvl w:val="1"/>
    </w:pPr>
    <w:rPr>
      <w:b/>
    </w:rPr>
  </w:style>
  <w:style w:type="paragraph" w:styleId="berschrift3">
    <w:name w:val="heading 3"/>
    <w:basedOn w:val="Standard"/>
    <w:next w:val="Standard"/>
    <w:qFormat/>
    <w:rsid w:val="00282E50"/>
    <w:pPr>
      <w:keepNext/>
      <w:numPr>
        <w:ilvl w:val="2"/>
        <w:numId w:val="2"/>
      </w:numPr>
      <w:outlineLvl w:val="2"/>
    </w:pPr>
    <w:rPr>
      <w:b/>
    </w:rPr>
  </w:style>
  <w:style w:type="paragraph" w:styleId="berschrift4">
    <w:name w:val="heading 4"/>
    <w:basedOn w:val="Standard"/>
    <w:next w:val="Standard"/>
    <w:qFormat/>
    <w:pPr>
      <w:keepNext/>
      <w:spacing w:before="240" w:after="60"/>
      <w:outlineLvl w:val="3"/>
    </w:pPr>
    <w:rPr>
      <w:b/>
      <w:sz w:val="24"/>
    </w:rPr>
  </w:style>
  <w:style w:type="paragraph" w:styleId="berschrift5">
    <w:name w:val="heading 5"/>
    <w:basedOn w:val="Standard"/>
    <w:next w:val="Standard"/>
    <w:qFormat/>
    <w:pPr>
      <w:spacing w:before="240" w:after="60"/>
      <w:outlineLvl w:val="4"/>
    </w:pPr>
  </w:style>
  <w:style w:type="paragraph" w:styleId="berschrift6">
    <w:name w:val="heading 6"/>
    <w:basedOn w:val="Standard"/>
    <w:next w:val="Standard"/>
    <w:qFormat/>
    <w:pPr>
      <w:spacing w:before="240" w:after="60"/>
      <w:outlineLvl w:val="5"/>
    </w:pPr>
    <w:rPr>
      <w:rFonts w:ascii="Times New Roman" w:hAnsi="Times New Roman"/>
      <w:i/>
    </w:rPr>
  </w:style>
  <w:style w:type="paragraph" w:styleId="berschrift7">
    <w:name w:val="heading 7"/>
    <w:basedOn w:val="Standard"/>
    <w:next w:val="Standard"/>
    <w:qFormat/>
    <w:pPr>
      <w:spacing w:before="240" w:after="60"/>
      <w:outlineLvl w:val="6"/>
    </w:pPr>
  </w:style>
  <w:style w:type="paragraph" w:styleId="berschrift8">
    <w:name w:val="heading 8"/>
    <w:basedOn w:val="Standard"/>
    <w:next w:val="Standard"/>
    <w:qFormat/>
    <w:pPr>
      <w:spacing w:before="240" w:after="60"/>
      <w:outlineLvl w:val="7"/>
    </w:pPr>
    <w:rPr>
      <w:i/>
    </w:rPr>
  </w:style>
  <w:style w:type="paragraph" w:styleId="berschrift9">
    <w:name w:val="heading 9"/>
    <w:basedOn w:val="Standard"/>
    <w:next w:val="Standard"/>
    <w:qFormat/>
    <w:p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qFormat/>
    <w:pPr>
      <w:jc w:val="center"/>
    </w:pPr>
    <w:rPr>
      <w:b/>
      <w:snapToGrid w:val="0"/>
      <w:sz w:val="28"/>
    </w:rPr>
  </w:style>
  <w:style w:type="paragraph" w:styleId="Textkrper">
    <w:name w:val="Body Text"/>
    <w:basedOn w:val="Standard"/>
    <w:rPr>
      <w:color w:val="000000"/>
    </w:rPr>
  </w:style>
  <w:style w:type="paragraph" w:styleId="Kopfzeile">
    <w:name w:val="header"/>
    <w:basedOn w:val="Standard"/>
    <w:pPr>
      <w:tabs>
        <w:tab w:val="center" w:pos="4536"/>
        <w:tab w:val="right" w:pos="9072"/>
      </w:tabs>
    </w:pPr>
  </w:style>
  <w:style w:type="paragraph" w:styleId="Fuzeile">
    <w:name w:val="footer"/>
    <w:basedOn w:val="Standard"/>
    <w:link w:val="FuzeileZchn"/>
    <w:pPr>
      <w:tabs>
        <w:tab w:val="center" w:pos="4536"/>
        <w:tab w:val="right" w:pos="9072"/>
      </w:tabs>
    </w:pPr>
  </w:style>
  <w:style w:type="paragraph" w:styleId="Textkrper2">
    <w:name w:val="Body Text 2"/>
    <w:basedOn w:val="Standard"/>
    <w:rPr>
      <w:color w:val="0000FF"/>
    </w:rPr>
  </w:style>
  <w:style w:type="paragraph" w:customStyle="1" w:styleId="Absatztextnormal">
    <w:name w:val="Absatztext normal"/>
    <w:basedOn w:val="Standard"/>
    <w:next w:val="Standard"/>
    <w:pPr>
      <w:ind w:left="357"/>
    </w:pPr>
  </w:style>
  <w:style w:type="paragraph" w:customStyle="1" w:styleId="AbsatztextGliederung">
    <w:name w:val="Absatztext Gliederung"/>
    <w:basedOn w:val="Absatztextnormal"/>
    <w:pPr>
      <w:numPr>
        <w:numId w:val="1"/>
      </w:numPr>
      <w:tabs>
        <w:tab w:val="left" w:pos="714"/>
      </w:tabs>
      <w:spacing w:before="60"/>
      <w:ind w:left="714" w:hanging="357"/>
    </w:pPr>
  </w:style>
  <w:style w:type="paragraph" w:styleId="Textkrper3">
    <w:name w:val="Body Text 3"/>
    <w:basedOn w:val="Standard"/>
    <w:rPr>
      <w:b/>
      <w:color w:val="0000FF"/>
    </w:rPr>
  </w:style>
  <w:style w:type="paragraph" w:styleId="Verzeichnis1">
    <w:name w:val="toc 1"/>
    <w:basedOn w:val="Standard"/>
    <w:next w:val="Standard"/>
    <w:autoRedefine/>
    <w:uiPriority w:val="39"/>
    <w:rsid w:val="007D350D"/>
    <w:pPr>
      <w:tabs>
        <w:tab w:val="left" w:pos="440"/>
        <w:tab w:val="right" w:leader="dot" w:pos="9344"/>
      </w:tabs>
      <w:spacing w:before="120"/>
    </w:pPr>
    <w:rPr>
      <w:b/>
    </w:rPr>
  </w:style>
  <w:style w:type="paragraph" w:styleId="Verzeichnis2">
    <w:name w:val="toc 2"/>
    <w:basedOn w:val="Standard"/>
    <w:next w:val="Standard"/>
    <w:autoRedefine/>
    <w:uiPriority w:val="39"/>
    <w:rsid w:val="00E017CB"/>
    <w:pPr>
      <w:tabs>
        <w:tab w:val="left" w:pos="880"/>
        <w:tab w:val="right" w:leader="dot" w:pos="9344"/>
      </w:tabs>
      <w:spacing w:before="120"/>
      <w:ind w:left="220"/>
    </w:pPr>
  </w:style>
  <w:style w:type="paragraph" w:styleId="Verzeichnis3">
    <w:name w:val="toc 3"/>
    <w:basedOn w:val="Standard"/>
    <w:next w:val="Standard"/>
    <w:autoRedefine/>
    <w:uiPriority w:val="39"/>
    <w:rsid w:val="00B50BFC"/>
    <w:pPr>
      <w:tabs>
        <w:tab w:val="left" w:pos="1320"/>
        <w:tab w:val="right" w:leader="dot" w:pos="9344"/>
      </w:tabs>
      <w:ind w:left="440"/>
    </w:pPr>
  </w:style>
  <w:style w:type="paragraph" w:styleId="Verzeichnis4">
    <w:name w:val="toc 4"/>
    <w:basedOn w:val="Standard"/>
    <w:next w:val="Standard"/>
    <w:autoRedefine/>
    <w:semiHidden/>
    <w:pPr>
      <w:ind w:left="660"/>
    </w:pPr>
    <w:rPr>
      <w:rFonts w:ascii="Times New Roman" w:hAnsi="Times New Roman"/>
    </w:rPr>
  </w:style>
  <w:style w:type="paragraph" w:styleId="Verzeichnis5">
    <w:name w:val="toc 5"/>
    <w:basedOn w:val="Standard"/>
    <w:next w:val="Standard"/>
    <w:autoRedefine/>
    <w:semiHidden/>
    <w:pPr>
      <w:ind w:left="880"/>
    </w:pPr>
    <w:rPr>
      <w:rFonts w:ascii="Times New Roman" w:hAnsi="Times New Roman"/>
    </w:rPr>
  </w:style>
  <w:style w:type="paragraph" w:styleId="Verzeichnis6">
    <w:name w:val="toc 6"/>
    <w:basedOn w:val="Standard"/>
    <w:next w:val="Standard"/>
    <w:autoRedefine/>
    <w:semiHidden/>
    <w:pPr>
      <w:ind w:left="1100"/>
    </w:pPr>
    <w:rPr>
      <w:rFonts w:ascii="Times New Roman" w:hAnsi="Times New Roman"/>
    </w:rPr>
  </w:style>
  <w:style w:type="paragraph" w:styleId="Verzeichnis7">
    <w:name w:val="toc 7"/>
    <w:basedOn w:val="Standard"/>
    <w:next w:val="Standard"/>
    <w:autoRedefine/>
    <w:semiHidden/>
    <w:pPr>
      <w:ind w:left="1320"/>
    </w:pPr>
    <w:rPr>
      <w:rFonts w:ascii="Times New Roman" w:hAnsi="Times New Roman"/>
    </w:rPr>
  </w:style>
  <w:style w:type="paragraph" w:styleId="Verzeichnis8">
    <w:name w:val="toc 8"/>
    <w:basedOn w:val="Standard"/>
    <w:next w:val="Standard"/>
    <w:autoRedefine/>
    <w:semiHidden/>
    <w:pPr>
      <w:ind w:left="1540"/>
    </w:pPr>
    <w:rPr>
      <w:rFonts w:ascii="Times New Roman" w:hAnsi="Times New Roman"/>
    </w:rPr>
  </w:style>
  <w:style w:type="paragraph" w:styleId="Verzeichnis9">
    <w:name w:val="toc 9"/>
    <w:basedOn w:val="Standard"/>
    <w:next w:val="Standard"/>
    <w:autoRedefine/>
    <w:semiHidden/>
    <w:pPr>
      <w:ind w:left="1760"/>
    </w:pPr>
    <w:rPr>
      <w:rFonts w:ascii="Times New Roman" w:hAnsi="Times New Roman"/>
    </w:rPr>
  </w:style>
  <w:style w:type="character" w:styleId="Hyperlink">
    <w:name w:val="Hyperlink"/>
    <w:uiPriority w:val="99"/>
    <w:rPr>
      <w:color w:val="0000FF"/>
      <w:u w:val="single"/>
    </w:rPr>
  </w:style>
  <w:style w:type="character" w:styleId="BesuchterLink">
    <w:name w:val="FollowedHyperlink"/>
    <w:aliases w:val="BesuchterHyperlink"/>
    <w:rPr>
      <w:color w:val="800080"/>
      <w:u w:val="single"/>
    </w:rPr>
  </w:style>
  <w:style w:type="character" w:styleId="Seitenzahl">
    <w:name w:val="page number"/>
    <w:basedOn w:val="Absatz-Standardschriftart"/>
  </w:style>
  <w:style w:type="paragraph" w:styleId="Textkrper-Zeileneinzug">
    <w:name w:val="Body Text Indent"/>
    <w:basedOn w:val="Standard"/>
    <w:pPr>
      <w:ind w:left="567"/>
      <w:jc w:val="both"/>
    </w:pPr>
  </w:style>
  <w:style w:type="table" w:styleId="Tabellenraster">
    <w:name w:val="Table Grid"/>
    <w:basedOn w:val="NormaleTabelle"/>
    <w:uiPriority w:val="39"/>
    <w:rsid w:val="00F44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Pr>
      <w:rFonts w:ascii="Tahoma" w:hAnsi="Tahoma" w:cs="Tahoma"/>
      <w:sz w:val="16"/>
      <w:szCs w:val="16"/>
    </w:rPr>
  </w:style>
  <w:style w:type="paragraph" w:styleId="StandardWeb">
    <w:name w:val="Normal (Web)"/>
    <w:basedOn w:val="Standard"/>
    <w:uiPriority w:val="99"/>
    <w:pPr>
      <w:spacing w:after="90" w:line="300" w:lineRule="atLeast"/>
    </w:pPr>
    <w:rPr>
      <w:rFonts w:cs="Arial"/>
      <w:color w:val="000000"/>
      <w:szCs w:val="22"/>
    </w:rPr>
  </w:style>
  <w:style w:type="paragraph" w:customStyle="1" w:styleId="TabelleText">
    <w:name w:val="TabelleText"/>
    <w:basedOn w:val="Standard"/>
    <w:autoRedefine/>
    <w:qFormat/>
    <w:rsid w:val="00B63A9F"/>
    <w:pPr>
      <w:spacing w:before="40" w:after="40"/>
    </w:pPr>
    <w:rPr>
      <w:rFonts w:cs="Arial"/>
      <w:bCs/>
      <w:szCs w:val="18"/>
    </w:rPr>
  </w:style>
  <w:style w:type="paragraph" w:customStyle="1" w:styleId="Default">
    <w:name w:val="Default"/>
    <w:rsid w:val="001E54EE"/>
    <w:pPr>
      <w:autoSpaceDE w:val="0"/>
      <w:autoSpaceDN w:val="0"/>
      <w:adjustRightInd w:val="0"/>
    </w:pPr>
    <w:rPr>
      <w:rFonts w:ascii="Arial" w:hAnsi="Arial" w:cs="Arial"/>
      <w:color w:val="000000"/>
      <w:sz w:val="24"/>
      <w:szCs w:val="24"/>
      <w:lang w:eastAsia="de-DE"/>
    </w:rPr>
  </w:style>
  <w:style w:type="character" w:customStyle="1" w:styleId="FuzeileZchn">
    <w:name w:val="Fußzeile Zchn"/>
    <w:link w:val="Fuzeile"/>
    <w:rsid w:val="00E679A3"/>
    <w:rPr>
      <w:rFonts w:ascii="Arial" w:hAnsi="Arial"/>
      <w:sz w:val="22"/>
    </w:rPr>
  </w:style>
  <w:style w:type="paragraph" w:customStyle="1" w:styleId="Angaben">
    <w:name w:val="Angaben"/>
    <w:basedOn w:val="Standard"/>
    <w:rsid w:val="003C4E3B"/>
    <w:pPr>
      <w:tabs>
        <w:tab w:val="left" w:pos="2268"/>
      </w:tabs>
      <w:spacing w:after="240" w:line="280" w:lineRule="atLeast"/>
      <w:ind w:left="2268" w:hanging="2268"/>
    </w:pPr>
    <w:rPr>
      <w:rFonts w:ascii="Helvetica Lt" w:hAnsi="Helvetica Lt"/>
      <w:color w:val="000000"/>
    </w:rPr>
  </w:style>
  <w:style w:type="character" w:styleId="Kommentarzeichen">
    <w:name w:val="annotation reference"/>
    <w:uiPriority w:val="99"/>
    <w:semiHidden/>
    <w:unhideWhenUsed/>
    <w:rsid w:val="00ED6343"/>
    <w:rPr>
      <w:sz w:val="16"/>
      <w:szCs w:val="16"/>
    </w:rPr>
  </w:style>
  <w:style w:type="paragraph" w:styleId="Kommentartext">
    <w:name w:val="annotation text"/>
    <w:basedOn w:val="Standard"/>
    <w:link w:val="KommentartextZchn"/>
    <w:uiPriority w:val="99"/>
    <w:semiHidden/>
    <w:unhideWhenUsed/>
    <w:rsid w:val="00ED6343"/>
  </w:style>
  <w:style w:type="character" w:customStyle="1" w:styleId="KommentartextZchn">
    <w:name w:val="Kommentartext Zchn"/>
    <w:link w:val="Kommentartext"/>
    <w:uiPriority w:val="99"/>
    <w:semiHidden/>
    <w:rsid w:val="00ED6343"/>
    <w:rPr>
      <w:rFonts w:ascii="Arial" w:hAnsi="Arial"/>
    </w:rPr>
  </w:style>
  <w:style w:type="paragraph" w:styleId="Kommentarthema">
    <w:name w:val="annotation subject"/>
    <w:basedOn w:val="Kommentartext"/>
    <w:next w:val="Kommentartext"/>
    <w:link w:val="KommentarthemaZchn"/>
    <w:uiPriority w:val="99"/>
    <w:semiHidden/>
    <w:unhideWhenUsed/>
    <w:rsid w:val="00ED6343"/>
    <w:rPr>
      <w:b/>
      <w:bCs/>
    </w:rPr>
  </w:style>
  <w:style w:type="character" w:customStyle="1" w:styleId="KommentarthemaZchn">
    <w:name w:val="Kommentarthema Zchn"/>
    <w:link w:val="Kommentarthema"/>
    <w:uiPriority w:val="99"/>
    <w:semiHidden/>
    <w:rsid w:val="00ED6343"/>
    <w:rPr>
      <w:rFonts w:ascii="Arial" w:hAnsi="Arial"/>
      <w:b/>
      <w:bCs/>
    </w:rPr>
  </w:style>
  <w:style w:type="character" w:customStyle="1" w:styleId="TabellemithellemGitternetz1">
    <w:name w:val="Tabelle mit hellem Gitternetz1"/>
    <w:uiPriority w:val="32"/>
    <w:rsid w:val="00E6564E"/>
    <w:rPr>
      <w:b/>
      <w:bCs/>
      <w:smallCaps/>
      <w:color w:val="5B9BD5"/>
      <w:spacing w:val="5"/>
    </w:rPr>
  </w:style>
  <w:style w:type="paragraph" w:customStyle="1" w:styleId="MittlereListe2-Akzent41">
    <w:name w:val="Mittlere Liste 2 - Akzent 41"/>
    <w:basedOn w:val="Standard"/>
    <w:uiPriority w:val="34"/>
    <w:qFormat/>
    <w:rsid w:val="00B60DB0"/>
    <w:pPr>
      <w:ind w:left="708"/>
    </w:pPr>
  </w:style>
  <w:style w:type="paragraph" w:styleId="Beschriftung">
    <w:name w:val="caption"/>
    <w:basedOn w:val="Standard"/>
    <w:next w:val="Standard"/>
    <w:uiPriority w:val="35"/>
    <w:qFormat/>
    <w:rsid w:val="0080320C"/>
    <w:rPr>
      <w:b/>
      <w:bCs/>
      <w:sz w:val="16"/>
    </w:rPr>
  </w:style>
  <w:style w:type="paragraph" w:styleId="Abbildungsverzeichnis">
    <w:name w:val="table of figures"/>
    <w:basedOn w:val="Standard"/>
    <w:next w:val="Standard"/>
    <w:uiPriority w:val="99"/>
    <w:unhideWhenUsed/>
    <w:rsid w:val="0080320C"/>
  </w:style>
  <w:style w:type="paragraph" w:customStyle="1" w:styleId="MittlereListe1-Akzent41">
    <w:name w:val="Mittlere Liste 1 - Akzent 41"/>
    <w:hidden/>
    <w:uiPriority w:val="99"/>
    <w:semiHidden/>
    <w:rsid w:val="000F04C7"/>
    <w:rPr>
      <w:rFonts w:ascii="Arial" w:hAnsi="Arial"/>
      <w:lang w:eastAsia="de-DE"/>
    </w:rPr>
  </w:style>
  <w:style w:type="paragraph" w:customStyle="1" w:styleId="DunkleListe-Akzent31">
    <w:name w:val="Dunkle Liste - Akzent 31"/>
    <w:hidden/>
    <w:uiPriority w:val="99"/>
    <w:semiHidden/>
    <w:rsid w:val="00403DC4"/>
    <w:rPr>
      <w:rFonts w:ascii="Arial" w:hAnsi="Arial"/>
      <w:lang w:eastAsia="de-DE"/>
    </w:rPr>
  </w:style>
  <w:style w:type="character" w:customStyle="1" w:styleId="apple-converted-space">
    <w:name w:val="apple-converted-space"/>
    <w:rsid w:val="005C2E1C"/>
  </w:style>
  <w:style w:type="character" w:customStyle="1" w:styleId="berschrift2Zchn">
    <w:name w:val="Überschrift 2 Zchn"/>
    <w:link w:val="berschrift2"/>
    <w:rsid w:val="00B212E9"/>
    <w:rPr>
      <w:rFonts w:ascii="Arial" w:hAnsi="Arial"/>
      <w:b/>
    </w:rPr>
  </w:style>
  <w:style w:type="paragraph" w:styleId="berarbeitung">
    <w:name w:val="Revision"/>
    <w:hidden/>
    <w:uiPriority w:val="99"/>
    <w:unhideWhenUsed/>
    <w:rsid w:val="00C911D0"/>
    <w:rPr>
      <w:rFonts w:ascii="Arial" w:hAnsi="Arial"/>
      <w:lang w:eastAsia="de-DE"/>
    </w:rPr>
  </w:style>
  <w:style w:type="paragraph" w:styleId="Listenabsatz">
    <w:name w:val="List Paragraph"/>
    <w:basedOn w:val="Standard"/>
    <w:uiPriority w:val="99"/>
    <w:qFormat/>
    <w:rsid w:val="009646D2"/>
    <w:pPr>
      <w:ind w:left="720"/>
      <w:contextualSpacing/>
    </w:pPr>
  </w:style>
  <w:style w:type="paragraph" w:customStyle="1" w:styleId="xmsonormal">
    <w:name w:val="x_msonormal"/>
    <w:basedOn w:val="Standard"/>
    <w:rsid w:val="007F12DA"/>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676">
      <w:bodyDiv w:val="1"/>
      <w:marLeft w:val="0"/>
      <w:marRight w:val="0"/>
      <w:marTop w:val="0"/>
      <w:marBottom w:val="0"/>
      <w:divBdr>
        <w:top w:val="none" w:sz="0" w:space="0" w:color="auto"/>
        <w:left w:val="none" w:sz="0" w:space="0" w:color="auto"/>
        <w:bottom w:val="none" w:sz="0" w:space="0" w:color="auto"/>
        <w:right w:val="none" w:sz="0" w:space="0" w:color="auto"/>
      </w:divBdr>
    </w:div>
    <w:div w:id="71858622">
      <w:bodyDiv w:val="1"/>
      <w:marLeft w:val="0"/>
      <w:marRight w:val="0"/>
      <w:marTop w:val="0"/>
      <w:marBottom w:val="0"/>
      <w:divBdr>
        <w:top w:val="none" w:sz="0" w:space="0" w:color="auto"/>
        <w:left w:val="none" w:sz="0" w:space="0" w:color="auto"/>
        <w:bottom w:val="none" w:sz="0" w:space="0" w:color="auto"/>
        <w:right w:val="none" w:sz="0" w:space="0" w:color="auto"/>
      </w:divBdr>
    </w:div>
    <w:div w:id="107941197">
      <w:bodyDiv w:val="1"/>
      <w:marLeft w:val="0"/>
      <w:marRight w:val="0"/>
      <w:marTop w:val="0"/>
      <w:marBottom w:val="0"/>
      <w:divBdr>
        <w:top w:val="none" w:sz="0" w:space="0" w:color="auto"/>
        <w:left w:val="none" w:sz="0" w:space="0" w:color="auto"/>
        <w:bottom w:val="none" w:sz="0" w:space="0" w:color="auto"/>
        <w:right w:val="none" w:sz="0" w:space="0" w:color="auto"/>
      </w:divBdr>
    </w:div>
    <w:div w:id="119157072">
      <w:bodyDiv w:val="1"/>
      <w:marLeft w:val="0"/>
      <w:marRight w:val="0"/>
      <w:marTop w:val="0"/>
      <w:marBottom w:val="0"/>
      <w:divBdr>
        <w:top w:val="none" w:sz="0" w:space="0" w:color="auto"/>
        <w:left w:val="none" w:sz="0" w:space="0" w:color="auto"/>
        <w:bottom w:val="none" w:sz="0" w:space="0" w:color="auto"/>
        <w:right w:val="none" w:sz="0" w:space="0" w:color="auto"/>
      </w:divBdr>
    </w:div>
    <w:div w:id="124934545">
      <w:bodyDiv w:val="1"/>
      <w:marLeft w:val="0"/>
      <w:marRight w:val="0"/>
      <w:marTop w:val="0"/>
      <w:marBottom w:val="0"/>
      <w:divBdr>
        <w:top w:val="none" w:sz="0" w:space="0" w:color="auto"/>
        <w:left w:val="none" w:sz="0" w:space="0" w:color="auto"/>
        <w:bottom w:val="none" w:sz="0" w:space="0" w:color="auto"/>
        <w:right w:val="none" w:sz="0" w:space="0" w:color="auto"/>
      </w:divBdr>
    </w:div>
    <w:div w:id="161942807">
      <w:bodyDiv w:val="1"/>
      <w:marLeft w:val="0"/>
      <w:marRight w:val="0"/>
      <w:marTop w:val="0"/>
      <w:marBottom w:val="0"/>
      <w:divBdr>
        <w:top w:val="none" w:sz="0" w:space="0" w:color="auto"/>
        <w:left w:val="none" w:sz="0" w:space="0" w:color="auto"/>
        <w:bottom w:val="none" w:sz="0" w:space="0" w:color="auto"/>
        <w:right w:val="none" w:sz="0" w:space="0" w:color="auto"/>
      </w:divBdr>
    </w:div>
    <w:div w:id="163907298">
      <w:bodyDiv w:val="1"/>
      <w:marLeft w:val="0"/>
      <w:marRight w:val="0"/>
      <w:marTop w:val="0"/>
      <w:marBottom w:val="0"/>
      <w:divBdr>
        <w:top w:val="none" w:sz="0" w:space="0" w:color="auto"/>
        <w:left w:val="none" w:sz="0" w:space="0" w:color="auto"/>
        <w:bottom w:val="none" w:sz="0" w:space="0" w:color="auto"/>
        <w:right w:val="none" w:sz="0" w:space="0" w:color="auto"/>
      </w:divBdr>
    </w:div>
    <w:div w:id="219751476">
      <w:bodyDiv w:val="1"/>
      <w:marLeft w:val="0"/>
      <w:marRight w:val="0"/>
      <w:marTop w:val="0"/>
      <w:marBottom w:val="0"/>
      <w:divBdr>
        <w:top w:val="none" w:sz="0" w:space="0" w:color="auto"/>
        <w:left w:val="none" w:sz="0" w:space="0" w:color="auto"/>
        <w:bottom w:val="none" w:sz="0" w:space="0" w:color="auto"/>
        <w:right w:val="none" w:sz="0" w:space="0" w:color="auto"/>
      </w:divBdr>
    </w:div>
    <w:div w:id="259263906">
      <w:bodyDiv w:val="1"/>
      <w:marLeft w:val="0"/>
      <w:marRight w:val="0"/>
      <w:marTop w:val="0"/>
      <w:marBottom w:val="0"/>
      <w:divBdr>
        <w:top w:val="none" w:sz="0" w:space="0" w:color="auto"/>
        <w:left w:val="none" w:sz="0" w:space="0" w:color="auto"/>
        <w:bottom w:val="none" w:sz="0" w:space="0" w:color="auto"/>
        <w:right w:val="none" w:sz="0" w:space="0" w:color="auto"/>
      </w:divBdr>
    </w:div>
    <w:div w:id="263461370">
      <w:bodyDiv w:val="1"/>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
        <w:div w:id="245505286">
          <w:marLeft w:val="0"/>
          <w:marRight w:val="0"/>
          <w:marTop w:val="0"/>
          <w:marBottom w:val="0"/>
          <w:divBdr>
            <w:top w:val="none" w:sz="0" w:space="0" w:color="auto"/>
            <w:left w:val="none" w:sz="0" w:space="0" w:color="auto"/>
            <w:bottom w:val="none" w:sz="0" w:space="0" w:color="auto"/>
            <w:right w:val="none" w:sz="0" w:space="0" w:color="auto"/>
          </w:divBdr>
        </w:div>
        <w:div w:id="324745251">
          <w:marLeft w:val="0"/>
          <w:marRight w:val="0"/>
          <w:marTop w:val="0"/>
          <w:marBottom w:val="0"/>
          <w:divBdr>
            <w:top w:val="none" w:sz="0" w:space="0" w:color="auto"/>
            <w:left w:val="none" w:sz="0" w:space="0" w:color="auto"/>
            <w:bottom w:val="none" w:sz="0" w:space="0" w:color="auto"/>
            <w:right w:val="none" w:sz="0" w:space="0" w:color="auto"/>
          </w:divBdr>
        </w:div>
        <w:div w:id="435633856">
          <w:marLeft w:val="0"/>
          <w:marRight w:val="0"/>
          <w:marTop w:val="0"/>
          <w:marBottom w:val="0"/>
          <w:divBdr>
            <w:top w:val="none" w:sz="0" w:space="0" w:color="auto"/>
            <w:left w:val="none" w:sz="0" w:space="0" w:color="auto"/>
            <w:bottom w:val="none" w:sz="0" w:space="0" w:color="auto"/>
            <w:right w:val="none" w:sz="0" w:space="0" w:color="auto"/>
          </w:divBdr>
        </w:div>
        <w:div w:id="540942165">
          <w:marLeft w:val="0"/>
          <w:marRight w:val="0"/>
          <w:marTop w:val="0"/>
          <w:marBottom w:val="0"/>
          <w:divBdr>
            <w:top w:val="none" w:sz="0" w:space="0" w:color="auto"/>
            <w:left w:val="none" w:sz="0" w:space="0" w:color="auto"/>
            <w:bottom w:val="none" w:sz="0" w:space="0" w:color="auto"/>
            <w:right w:val="none" w:sz="0" w:space="0" w:color="auto"/>
          </w:divBdr>
        </w:div>
        <w:div w:id="559295161">
          <w:marLeft w:val="0"/>
          <w:marRight w:val="0"/>
          <w:marTop w:val="0"/>
          <w:marBottom w:val="0"/>
          <w:divBdr>
            <w:top w:val="none" w:sz="0" w:space="0" w:color="auto"/>
            <w:left w:val="none" w:sz="0" w:space="0" w:color="auto"/>
            <w:bottom w:val="none" w:sz="0" w:space="0" w:color="auto"/>
            <w:right w:val="none" w:sz="0" w:space="0" w:color="auto"/>
          </w:divBdr>
        </w:div>
        <w:div w:id="839351808">
          <w:marLeft w:val="0"/>
          <w:marRight w:val="0"/>
          <w:marTop w:val="0"/>
          <w:marBottom w:val="0"/>
          <w:divBdr>
            <w:top w:val="none" w:sz="0" w:space="0" w:color="auto"/>
            <w:left w:val="none" w:sz="0" w:space="0" w:color="auto"/>
            <w:bottom w:val="none" w:sz="0" w:space="0" w:color="auto"/>
            <w:right w:val="none" w:sz="0" w:space="0" w:color="auto"/>
          </w:divBdr>
        </w:div>
        <w:div w:id="1068185510">
          <w:marLeft w:val="0"/>
          <w:marRight w:val="0"/>
          <w:marTop w:val="0"/>
          <w:marBottom w:val="0"/>
          <w:divBdr>
            <w:top w:val="none" w:sz="0" w:space="0" w:color="auto"/>
            <w:left w:val="none" w:sz="0" w:space="0" w:color="auto"/>
            <w:bottom w:val="none" w:sz="0" w:space="0" w:color="auto"/>
            <w:right w:val="none" w:sz="0" w:space="0" w:color="auto"/>
          </w:divBdr>
        </w:div>
        <w:div w:id="1161698971">
          <w:marLeft w:val="0"/>
          <w:marRight w:val="0"/>
          <w:marTop w:val="0"/>
          <w:marBottom w:val="0"/>
          <w:divBdr>
            <w:top w:val="none" w:sz="0" w:space="0" w:color="auto"/>
            <w:left w:val="none" w:sz="0" w:space="0" w:color="auto"/>
            <w:bottom w:val="none" w:sz="0" w:space="0" w:color="auto"/>
            <w:right w:val="none" w:sz="0" w:space="0" w:color="auto"/>
          </w:divBdr>
        </w:div>
        <w:div w:id="1466007387">
          <w:marLeft w:val="0"/>
          <w:marRight w:val="0"/>
          <w:marTop w:val="0"/>
          <w:marBottom w:val="0"/>
          <w:divBdr>
            <w:top w:val="none" w:sz="0" w:space="0" w:color="auto"/>
            <w:left w:val="none" w:sz="0" w:space="0" w:color="auto"/>
            <w:bottom w:val="none" w:sz="0" w:space="0" w:color="auto"/>
            <w:right w:val="none" w:sz="0" w:space="0" w:color="auto"/>
          </w:divBdr>
        </w:div>
        <w:div w:id="1800562377">
          <w:marLeft w:val="0"/>
          <w:marRight w:val="0"/>
          <w:marTop w:val="0"/>
          <w:marBottom w:val="0"/>
          <w:divBdr>
            <w:top w:val="none" w:sz="0" w:space="0" w:color="auto"/>
            <w:left w:val="none" w:sz="0" w:space="0" w:color="auto"/>
            <w:bottom w:val="none" w:sz="0" w:space="0" w:color="auto"/>
            <w:right w:val="none" w:sz="0" w:space="0" w:color="auto"/>
          </w:divBdr>
        </w:div>
        <w:div w:id="1821073577">
          <w:marLeft w:val="0"/>
          <w:marRight w:val="0"/>
          <w:marTop w:val="0"/>
          <w:marBottom w:val="0"/>
          <w:divBdr>
            <w:top w:val="none" w:sz="0" w:space="0" w:color="auto"/>
            <w:left w:val="none" w:sz="0" w:space="0" w:color="auto"/>
            <w:bottom w:val="none" w:sz="0" w:space="0" w:color="auto"/>
            <w:right w:val="none" w:sz="0" w:space="0" w:color="auto"/>
          </w:divBdr>
        </w:div>
        <w:div w:id="1851948294">
          <w:marLeft w:val="0"/>
          <w:marRight w:val="0"/>
          <w:marTop w:val="0"/>
          <w:marBottom w:val="0"/>
          <w:divBdr>
            <w:top w:val="none" w:sz="0" w:space="0" w:color="auto"/>
            <w:left w:val="none" w:sz="0" w:space="0" w:color="auto"/>
            <w:bottom w:val="none" w:sz="0" w:space="0" w:color="auto"/>
            <w:right w:val="none" w:sz="0" w:space="0" w:color="auto"/>
          </w:divBdr>
        </w:div>
        <w:div w:id="1986231871">
          <w:marLeft w:val="0"/>
          <w:marRight w:val="0"/>
          <w:marTop w:val="0"/>
          <w:marBottom w:val="0"/>
          <w:divBdr>
            <w:top w:val="none" w:sz="0" w:space="0" w:color="auto"/>
            <w:left w:val="none" w:sz="0" w:space="0" w:color="auto"/>
            <w:bottom w:val="none" w:sz="0" w:space="0" w:color="auto"/>
            <w:right w:val="none" w:sz="0" w:space="0" w:color="auto"/>
          </w:divBdr>
        </w:div>
        <w:div w:id="2102487968">
          <w:marLeft w:val="0"/>
          <w:marRight w:val="0"/>
          <w:marTop w:val="0"/>
          <w:marBottom w:val="0"/>
          <w:divBdr>
            <w:top w:val="none" w:sz="0" w:space="0" w:color="auto"/>
            <w:left w:val="none" w:sz="0" w:space="0" w:color="auto"/>
            <w:bottom w:val="none" w:sz="0" w:space="0" w:color="auto"/>
            <w:right w:val="none" w:sz="0" w:space="0" w:color="auto"/>
          </w:divBdr>
        </w:div>
      </w:divsChild>
    </w:div>
    <w:div w:id="322203954">
      <w:bodyDiv w:val="1"/>
      <w:marLeft w:val="0"/>
      <w:marRight w:val="0"/>
      <w:marTop w:val="0"/>
      <w:marBottom w:val="0"/>
      <w:divBdr>
        <w:top w:val="none" w:sz="0" w:space="0" w:color="auto"/>
        <w:left w:val="none" w:sz="0" w:space="0" w:color="auto"/>
        <w:bottom w:val="none" w:sz="0" w:space="0" w:color="auto"/>
        <w:right w:val="none" w:sz="0" w:space="0" w:color="auto"/>
      </w:divBdr>
    </w:div>
    <w:div w:id="330256893">
      <w:bodyDiv w:val="1"/>
      <w:marLeft w:val="0"/>
      <w:marRight w:val="0"/>
      <w:marTop w:val="0"/>
      <w:marBottom w:val="0"/>
      <w:divBdr>
        <w:top w:val="none" w:sz="0" w:space="0" w:color="auto"/>
        <w:left w:val="none" w:sz="0" w:space="0" w:color="auto"/>
        <w:bottom w:val="none" w:sz="0" w:space="0" w:color="auto"/>
        <w:right w:val="none" w:sz="0" w:space="0" w:color="auto"/>
      </w:divBdr>
    </w:div>
    <w:div w:id="387607141">
      <w:bodyDiv w:val="1"/>
      <w:marLeft w:val="0"/>
      <w:marRight w:val="0"/>
      <w:marTop w:val="0"/>
      <w:marBottom w:val="0"/>
      <w:divBdr>
        <w:top w:val="none" w:sz="0" w:space="0" w:color="auto"/>
        <w:left w:val="none" w:sz="0" w:space="0" w:color="auto"/>
        <w:bottom w:val="none" w:sz="0" w:space="0" w:color="auto"/>
        <w:right w:val="none" w:sz="0" w:space="0" w:color="auto"/>
      </w:divBdr>
    </w:div>
    <w:div w:id="449931265">
      <w:bodyDiv w:val="1"/>
      <w:marLeft w:val="0"/>
      <w:marRight w:val="0"/>
      <w:marTop w:val="0"/>
      <w:marBottom w:val="0"/>
      <w:divBdr>
        <w:top w:val="none" w:sz="0" w:space="0" w:color="auto"/>
        <w:left w:val="none" w:sz="0" w:space="0" w:color="auto"/>
        <w:bottom w:val="none" w:sz="0" w:space="0" w:color="auto"/>
        <w:right w:val="none" w:sz="0" w:space="0" w:color="auto"/>
      </w:divBdr>
    </w:div>
    <w:div w:id="462580275">
      <w:bodyDiv w:val="1"/>
      <w:marLeft w:val="0"/>
      <w:marRight w:val="0"/>
      <w:marTop w:val="0"/>
      <w:marBottom w:val="0"/>
      <w:divBdr>
        <w:top w:val="none" w:sz="0" w:space="0" w:color="auto"/>
        <w:left w:val="none" w:sz="0" w:space="0" w:color="auto"/>
        <w:bottom w:val="none" w:sz="0" w:space="0" w:color="auto"/>
        <w:right w:val="none" w:sz="0" w:space="0" w:color="auto"/>
      </w:divBdr>
    </w:div>
    <w:div w:id="474100837">
      <w:bodyDiv w:val="1"/>
      <w:marLeft w:val="0"/>
      <w:marRight w:val="0"/>
      <w:marTop w:val="0"/>
      <w:marBottom w:val="0"/>
      <w:divBdr>
        <w:top w:val="none" w:sz="0" w:space="0" w:color="auto"/>
        <w:left w:val="none" w:sz="0" w:space="0" w:color="auto"/>
        <w:bottom w:val="none" w:sz="0" w:space="0" w:color="auto"/>
        <w:right w:val="none" w:sz="0" w:space="0" w:color="auto"/>
      </w:divBdr>
    </w:div>
    <w:div w:id="488597458">
      <w:bodyDiv w:val="1"/>
      <w:marLeft w:val="0"/>
      <w:marRight w:val="0"/>
      <w:marTop w:val="0"/>
      <w:marBottom w:val="0"/>
      <w:divBdr>
        <w:top w:val="none" w:sz="0" w:space="0" w:color="auto"/>
        <w:left w:val="none" w:sz="0" w:space="0" w:color="auto"/>
        <w:bottom w:val="none" w:sz="0" w:space="0" w:color="auto"/>
        <w:right w:val="none" w:sz="0" w:space="0" w:color="auto"/>
      </w:divBdr>
    </w:div>
    <w:div w:id="489322704">
      <w:bodyDiv w:val="1"/>
      <w:marLeft w:val="0"/>
      <w:marRight w:val="0"/>
      <w:marTop w:val="0"/>
      <w:marBottom w:val="0"/>
      <w:divBdr>
        <w:top w:val="none" w:sz="0" w:space="0" w:color="auto"/>
        <w:left w:val="none" w:sz="0" w:space="0" w:color="auto"/>
        <w:bottom w:val="none" w:sz="0" w:space="0" w:color="auto"/>
        <w:right w:val="none" w:sz="0" w:space="0" w:color="auto"/>
      </w:divBdr>
    </w:div>
    <w:div w:id="582691523">
      <w:bodyDiv w:val="1"/>
      <w:marLeft w:val="0"/>
      <w:marRight w:val="0"/>
      <w:marTop w:val="0"/>
      <w:marBottom w:val="0"/>
      <w:divBdr>
        <w:top w:val="none" w:sz="0" w:space="0" w:color="auto"/>
        <w:left w:val="none" w:sz="0" w:space="0" w:color="auto"/>
        <w:bottom w:val="none" w:sz="0" w:space="0" w:color="auto"/>
        <w:right w:val="none" w:sz="0" w:space="0" w:color="auto"/>
      </w:divBdr>
      <w:divsChild>
        <w:div w:id="453213684">
          <w:marLeft w:val="547"/>
          <w:marRight w:val="0"/>
          <w:marTop w:val="0"/>
          <w:marBottom w:val="0"/>
          <w:divBdr>
            <w:top w:val="none" w:sz="0" w:space="0" w:color="auto"/>
            <w:left w:val="none" w:sz="0" w:space="0" w:color="auto"/>
            <w:bottom w:val="none" w:sz="0" w:space="0" w:color="auto"/>
            <w:right w:val="none" w:sz="0" w:space="0" w:color="auto"/>
          </w:divBdr>
        </w:div>
      </w:divsChild>
    </w:div>
    <w:div w:id="628701694">
      <w:bodyDiv w:val="1"/>
      <w:marLeft w:val="0"/>
      <w:marRight w:val="0"/>
      <w:marTop w:val="0"/>
      <w:marBottom w:val="0"/>
      <w:divBdr>
        <w:top w:val="none" w:sz="0" w:space="0" w:color="auto"/>
        <w:left w:val="none" w:sz="0" w:space="0" w:color="auto"/>
        <w:bottom w:val="none" w:sz="0" w:space="0" w:color="auto"/>
        <w:right w:val="none" w:sz="0" w:space="0" w:color="auto"/>
      </w:divBdr>
      <w:divsChild>
        <w:div w:id="238372590">
          <w:marLeft w:val="0"/>
          <w:marRight w:val="0"/>
          <w:marTop w:val="0"/>
          <w:marBottom w:val="0"/>
          <w:divBdr>
            <w:top w:val="none" w:sz="0" w:space="0" w:color="auto"/>
            <w:left w:val="none" w:sz="0" w:space="0" w:color="auto"/>
            <w:bottom w:val="none" w:sz="0" w:space="0" w:color="auto"/>
            <w:right w:val="none" w:sz="0" w:space="0" w:color="auto"/>
          </w:divBdr>
          <w:divsChild>
            <w:div w:id="631059766">
              <w:marLeft w:val="0"/>
              <w:marRight w:val="0"/>
              <w:marTop w:val="0"/>
              <w:marBottom w:val="0"/>
              <w:divBdr>
                <w:top w:val="none" w:sz="0" w:space="0" w:color="auto"/>
                <w:left w:val="none" w:sz="0" w:space="0" w:color="auto"/>
                <w:bottom w:val="none" w:sz="0" w:space="0" w:color="auto"/>
                <w:right w:val="none" w:sz="0" w:space="0" w:color="auto"/>
              </w:divBdr>
            </w:div>
            <w:div w:id="755709497">
              <w:marLeft w:val="0"/>
              <w:marRight w:val="0"/>
              <w:marTop w:val="0"/>
              <w:marBottom w:val="0"/>
              <w:divBdr>
                <w:top w:val="none" w:sz="0" w:space="0" w:color="auto"/>
                <w:left w:val="none" w:sz="0" w:space="0" w:color="auto"/>
                <w:bottom w:val="none" w:sz="0" w:space="0" w:color="auto"/>
                <w:right w:val="none" w:sz="0" w:space="0" w:color="auto"/>
              </w:divBdr>
            </w:div>
            <w:div w:id="812410259">
              <w:marLeft w:val="0"/>
              <w:marRight w:val="0"/>
              <w:marTop w:val="0"/>
              <w:marBottom w:val="0"/>
              <w:divBdr>
                <w:top w:val="none" w:sz="0" w:space="0" w:color="auto"/>
                <w:left w:val="none" w:sz="0" w:space="0" w:color="auto"/>
                <w:bottom w:val="none" w:sz="0" w:space="0" w:color="auto"/>
                <w:right w:val="none" w:sz="0" w:space="0" w:color="auto"/>
              </w:divBdr>
            </w:div>
            <w:div w:id="1539774830">
              <w:marLeft w:val="0"/>
              <w:marRight w:val="0"/>
              <w:marTop w:val="0"/>
              <w:marBottom w:val="0"/>
              <w:divBdr>
                <w:top w:val="none" w:sz="0" w:space="0" w:color="auto"/>
                <w:left w:val="none" w:sz="0" w:space="0" w:color="auto"/>
                <w:bottom w:val="none" w:sz="0" w:space="0" w:color="auto"/>
                <w:right w:val="none" w:sz="0" w:space="0" w:color="auto"/>
              </w:divBdr>
            </w:div>
            <w:div w:id="1691369734">
              <w:marLeft w:val="0"/>
              <w:marRight w:val="0"/>
              <w:marTop w:val="0"/>
              <w:marBottom w:val="0"/>
              <w:divBdr>
                <w:top w:val="none" w:sz="0" w:space="0" w:color="auto"/>
                <w:left w:val="none" w:sz="0" w:space="0" w:color="auto"/>
                <w:bottom w:val="none" w:sz="0" w:space="0" w:color="auto"/>
                <w:right w:val="none" w:sz="0" w:space="0" w:color="auto"/>
              </w:divBdr>
            </w:div>
            <w:div w:id="17042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6589">
      <w:bodyDiv w:val="1"/>
      <w:marLeft w:val="0"/>
      <w:marRight w:val="0"/>
      <w:marTop w:val="0"/>
      <w:marBottom w:val="0"/>
      <w:divBdr>
        <w:top w:val="none" w:sz="0" w:space="0" w:color="auto"/>
        <w:left w:val="none" w:sz="0" w:space="0" w:color="auto"/>
        <w:bottom w:val="none" w:sz="0" w:space="0" w:color="auto"/>
        <w:right w:val="none" w:sz="0" w:space="0" w:color="auto"/>
      </w:divBdr>
    </w:div>
    <w:div w:id="666056559">
      <w:bodyDiv w:val="1"/>
      <w:marLeft w:val="0"/>
      <w:marRight w:val="0"/>
      <w:marTop w:val="0"/>
      <w:marBottom w:val="0"/>
      <w:divBdr>
        <w:top w:val="none" w:sz="0" w:space="0" w:color="auto"/>
        <w:left w:val="none" w:sz="0" w:space="0" w:color="auto"/>
        <w:bottom w:val="none" w:sz="0" w:space="0" w:color="auto"/>
        <w:right w:val="none" w:sz="0" w:space="0" w:color="auto"/>
      </w:divBdr>
    </w:div>
    <w:div w:id="697774707">
      <w:bodyDiv w:val="1"/>
      <w:marLeft w:val="0"/>
      <w:marRight w:val="0"/>
      <w:marTop w:val="0"/>
      <w:marBottom w:val="0"/>
      <w:divBdr>
        <w:top w:val="none" w:sz="0" w:space="0" w:color="auto"/>
        <w:left w:val="none" w:sz="0" w:space="0" w:color="auto"/>
        <w:bottom w:val="none" w:sz="0" w:space="0" w:color="auto"/>
        <w:right w:val="none" w:sz="0" w:space="0" w:color="auto"/>
      </w:divBdr>
    </w:div>
    <w:div w:id="809247504">
      <w:bodyDiv w:val="1"/>
      <w:marLeft w:val="0"/>
      <w:marRight w:val="0"/>
      <w:marTop w:val="0"/>
      <w:marBottom w:val="0"/>
      <w:divBdr>
        <w:top w:val="none" w:sz="0" w:space="0" w:color="auto"/>
        <w:left w:val="none" w:sz="0" w:space="0" w:color="auto"/>
        <w:bottom w:val="none" w:sz="0" w:space="0" w:color="auto"/>
        <w:right w:val="none" w:sz="0" w:space="0" w:color="auto"/>
      </w:divBdr>
    </w:div>
    <w:div w:id="844780490">
      <w:bodyDiv w:val="1"/>
      <w:marLeft w:val="0"/>
      <w:marRight w:val="0"/>
      <w:marTop w:val="0"/>
      <w:marBottom w:val="0"/>
      <w:divBdr>
        <w:top w:val="none" w:sz="0" w:space="0" w:color="auto"/>
        <w:left w:val="none" w:sz="0" w:space="0" w:color="auto"/>
        <w:bottom w:val="none" w:sz="0" w:space="0" w:color="auto"/>
        <w:right w:val="none" w:sz="0" w:space="0" w:color="auto"/>
      </w:divBdr>
    </w:div>
    <w:div w:id="863400188">
      <w:bodyDiv w:val="1"/>
      <w:marLeft w:val="0"/>
      <w:marRight w:val="0"/>
      <w:marTop w:val="0"/>
      <w:marBottom w:val="0"/>
      <w:divBdr>
        <w:top w:val="none" w:sz="0" w:space="0" w:color="auto"/>
        <w:left w:val="none" w:sz="0" w:space="0" w:color="auto"/>
        <w:bottom w:val="none" w:sz="0" w:space="0" w:color="auto"/>
        <w:right w:val="none" w:sz="0" w:space="0" w:color="auto"/>
      </w:divBdr>
    </w:div>
    <w:div w:id="868177138">
      <w:bodyDiv w:val="1"/>
      <w:marLeft w:val="0"/>
      <w:marRight w:val="0"/>
      <w:marTop w:val="0"/>
      <w:marBottom w:val="0"/>
      <w:divBdr>
        <w:top w:val="none" w:sz="0" w:space="0" w:color="auto"/>
        <w:left w:val="none" w:sz="0" w:space="0" w:color="auto"/>
        <w:bottom w:val="none" w:sz="0" w:space="0" w:color="auto"/>
        <w:right w:val="none" w:sz="0" w:space="0" w:color="auto"/>
      </w:divBdr>
    </w:div>
    <w:div w:id="901408392">
      <w:bodyDiv w:val="1"/>
      <w:marLeft w:val="0"/>
      <w:marRight w:val="0"/>
      <w:marTop w:val="0"/>
      <w:marBottom w:val="0"/>
      <w:divBdr>
        <w:top w:val="none" w:sz="0" w:space="0" w:color="auto"/>
        <w:left w:val="none" w:sz="0" w:space="0" w:color="auto"/>
        <w:bottom w:val="none" w:sz="0" w:space="0" w:color="auto"/>
        <w:right w:val="none" w:sz="0" w:space="0" w:color="auto"/>
      </w:divBdr>
    </w:div>
    <w:div w:id="993410441">
      <w:bodyDiv w:val="1"/>
      <w:marLeft w:val="0"/>
      <w:marRight w:val="0"/>
      <w:marTop w:val="0"/>
      <w:marBottom w:val="0"/>
      <w:divBdr>
        <w:top w:val="none" w:sz="0" w:space="0" w:color="auto"/>
        <w:left w:val="none" w:sz="0" w:space="0" w:color="auto"/>
        <w:bottom w:val="none" w:sz="0" w:space="0" w:color="auto"/>
        <w:right w:val="none" w:sz="0" w:space="0" w:color="auto"/>
      </w:divBdr>
    </w:div>
    <w:div w:id="1026515403">
      <w:bodyDiv w:val="1"/>
      <w:marLeft w:val="0"/>
      <w:marRight w:val="0"/>
      <w:marTop w:val="0"/>
      <w:marBottom w:val="0"/>
      <w:divBdr>
        <w:top w:val="none" w:sz="0" w:space="0" w:color="auto"/>
        <w:left w:val="none" w:sz="0" w:space="0" w:color="auto"/>
        <w:bottom w:val="none" w:sz="0" w:space="0" w:color="auto"/>
        <w:right w:val="none" w:sz="0" w:space="0" w:color="auto"/>
      </w:divBdr>
    </w:div>
    <w:div w:id="1027297662">
      <w:bodyDiv w:val="1"/>
      <w:marLeft w:val="0"/>
      <w:marRight w:val="0"/>
      <w:marTop w:val="0"/>
      <w:marBottom w:val="0"/>
      <w:divBdr>
        <w:top w:val="none" w:sz="0" w:space="0" w:color="auto"/>
        <w:left w:val="none" w:sz="0" w:space="0" w:color="auto"/>
        <w:bottom w:val="none" w:sz="0" w:space="0" w:color="auto"/>
        <w:right w:val="none" w:sz="0" w:space="0" w:color="auto"/>
      </w:divBdr>
    </w:div>
    <w:div w:id="1031807756">
      <w:bodyDiv w:val="1"/>
      <w:marLeft w:val="0"/>
      <w:marRight w:val="0"/>
      <w:marTop w:val="0"/>
      <w:marBottom w:val="0"/>
      <w:divBdr>
        <w:top w:val="none" w:sz="0" w:space="0" w:color="auto"/>
        <w:left w:val="none" w:sz="0" w:space="0" w:color="auto"/>
        <w:bottom w:val="none" w:sz="0" w:space="0" w:color="auto"/>
        <w:right w:val="none" w:sz="0" w:space="0" w:color="auto"/>
      </w:divBdr>
    </w:div>
    <w:div w:id="1033503977">
      <w:bodyDiv w:val="1"/>
      <w:marLeft w:val="0"/>
      <w:marRight w:val="0"/>
      <w:marTop w:val="0"/>
      <w:marBottom w:val="0"/>
      <w:divBdr>
        <w:top w:val="none" w:sz="0" w:space="0" w:color="auto"/>
        <w:left w:val="none" w:sz="0" w:space="0" w:color="auto"/>
        <w:bottom w:val="none" w:sz="0" w:space="0" w:color="auto"/>
        <w:right w:val="none" w:sz="0" w:space="0" w:color="auto"/>
      </w:divBdr>
    </w:div>
    <w:div w:id="1037924386">
      <w:bodyDiv w:val="1"/>
      <w:marLeft w:val="0"/>
      <w:marRight w:val="0"/>
      <w:marTop w:val="0"/>
      <w:marBottom w:val="0"/>
      <w:divBdr>
        <w:top w:val="none" w:sz="0" w:space="0" w:color="auto"/>
        <w:left w:val="none" w:sz="0" w:space="0" w:color="auto"/>
        <w:bottom w:val="none" w:sz="0" w:space="0" w:color="auto"/>
        <w:right w:val="none" w:sz="0" w:space="0" w:color="auto"/>
      </w:divBdr>
    </w:div>
    <w:div w:id="1072123221">
      <w:bodyDiv w:val="1"/>
      <w:marLeft w:val="0"/>
      <w:marRight w:val="0"/>
      <w:marTop w:val="0"/>
      <w:marBottom w:val="0"/>
      <w:divBdr>
        <w:top w:val="none" w:sz="0" w:space="0" w:color="auto"/>
        <w:left w:val="none" w:sz="0" w:space="0" w:color="auto"/>
        <w:bottom w:val="none" w:sz="0" w:space="0" w:color="auto"/>
        <w:right w:val="none" w:sz="0" w:space="0" w:color="auto"/>
      </w:divBdr>
    </w:div>
    <w:div w:id="1075054485">
      <w:bodyDiv w:val="1"/>
      <w:marLeft w:val="0"/>
      <w:marRight w:val="0"/>
      <w:marTop w:val="0"/>
      <w:marBottom w:val="0"/>
      <w:divBdr>
        <w:top w:val="none" w:sz="0" w:space="0" w:color="auto"/>
        <w:left w:val="none" w:sz="0" w:space="0" w:color="auto"/>
        <w:bottom w:val="none" w:sz="0" w:space="0" w:color="auto"/>
        <w:right w:val="none" w:sz="0" w:space="0" w:color="auto"/>
      </w:divBdr>
    </w:div>
    <w:div w:id="1086345367">
      <w:bodyDiv w:val="1"/>
      <w:marLeft w:val="0"/>
      <w:marRight w:val="0"/>
      <w:marTop w:val="0"/>
      <w:marBottom w:val="0"/>
      <w:divBdr>
        <w:top w:val="none" w:sz="0" w:space="0" w:color="auto"/>
        <w:left w:val="none" w:sz="0" w:space="0" w:color="auto"/>
        <w:bottom w:val="none" w:sz="0" w:space="0" w:color="auto"/>
        <w:right w:val="none" w:sz="0" w:space="0" w:color="auto"/>
      </w:divBdr>
    </w:div>
    <w:div w:id="1107694409">
      <w:bodyDiv w:val="1"/>
      <w:marLeft w:val="0"/>
      <w:marRight w:val="0"/>
      <w:marTop w:val="0"/>
      <w:marBottom w:val="0"/>
      <w:divBdr>
        <w:top w:val="none" w:sz="0" w:space="0" w:color="auto"/>
        <w:left w:val="none" w:sz="0" w:space="0" w:color="auto"/>
        <w:bottom w:val="none" w:sz="0" w:space="0" w:color="auto"/>
        <w:right w:val="none" w:sz="0" w:space="0" w:color="auto"/>
      </w:divBdr>
    </w:div>
    <w:div w:id="1130443018">
      <w:bodyDiv w:val="1"/>
      <w:marLeft w:val="0"/>
      <w:marRight w:val="0"/>
      <w:marTop w:val="0"/>
      <w:marBottom w:val="0"/>
      <w:divBdr>
        <w:top w:val="none" w:sz="0" w:space="0" w:color="auto"/>
        <w:left w:val="none" w:sz="0" w:space="0" w:color="auto"/>
        <w:bottom w:val="none" w:sz="0" w:space="0" w:color="auto"/>
        <w:right w:val="none" w:sz="0" w:space="0" w:color="auto"/>
      </w:divBdr>
    </w:div>
    <w:div w:id="1132089592">
      <w:bodyDiv w:val="1"/>
      <w:marLeft w:val="0"/>
      <w:marRight w:val="0"/>
      <w:marTop w:val="0"/>
      <w:marBottom w:val="0"/>
      <w:divBdr>
        <w:top w:val="none" w:sz="0" w:space="0" w:color="auto"/>
        <w:left w:val="none" w:sz="0" w:space="0" w:color="auto"/>
        <w:bottom w:val="none" w:sz="0" w:space="0" w:color="auto"/>
        <w:right w:val="none" w:sz="0" w:space="0" w:color="auto"/>
      </w:divBdr>
    </w:div>
    <w:div w:id="1240139140">
      <w:bodyDiv w:val="1"/>
      <w:marLeft w:val="0"/>
      <w:marRight w:val="0"/>
      <w:marTop w:val="0"/>
      <w:marBottom w:val="0"/>
      <w:divBdr>
        <w:top w:val="none" w:sz="0" w:space="0" w:color="auto"/>
        <w:left w:val="none" w:sz="0" w:space="0" w:color="auto"/>
        <w:bottom w:val="none" w:sz="0" w:space="0" w:color="auto"/>
        <w:right w:val="none" w:sz="0" w:space="0" w:color="auto"/>
      </w:divBdr>
    </w:div>
    <w:div w:id="1246450434">
      <w:bodyDiv w:val="1"/>
      <w:marLeft w:val="0"/>
      <w:marRight w:val="0"/>
      <w:marTop w:val="0"/>
      <w:marBottom w:val="0"/>
      <w:divBdr>
        <w:top w:val="none" w:sz="0" w:space="0" w:color="auto"/>
        <w:left w:val="none" w:sz="0" w:space="0" w:color="auto"/>
        <w:bottom w:val="none" w:sz="0" w:space="0" w:color="auto"/>
        <w:right w:val="none" w:sz="0" w:space="0" w:color="auto"/>
      </w:divBdr>
      <w:divsChild>
        <w:div w:id="1026835830">
          <w:marLeft w:val="0"/>
          <w:marRight w:val="0"/>
          <w:marTop w:val="0"/>
          <w:marBottom w:val="0"/>
          <w:divBdr>
            <w:top w:val="none" w:sz="0" w:space="0" w:color="auto"/>
            <w:left w:val="none" w:sz="0" w:space="0" w:color="auto"/>
            <w:bottom w:val="none" w:sz="0" w:space="0" w:color="auto"/>
            <w:right w:val="none" w:sz="0" w:space="0" w:color="auto"/>
          </w:divBdr>
          <w:divsChild>
            <w:div w:id="370034622">
              <w:marLeft w:val="0"/>
              <w:marRight w:val="0"/>
              <w:marTop w:val="0"/>
              <w:marBottom w:val="0"/>
              <w:divBdr>
                <w:top w:val="none" w:sz="0" w:space="0" w:color="auto"/>
                <w:left w:val="none" w:sz="0" w:space="0" w:color="auto"/>
                <w:bottom w:val="none" w:sz="0" w:space="0" w:color="auto"/>
                <w:right w:val="none" w:sz="0" w:space="0" w:color="auto"/>
              </w:divBdr>
            </w:div>
            <w:div w:id="847673437">
              <w:marLeft w:val="0"/>
              <w:marRight w:val="0"/>
              <w:marTop w:val="0"/>
              <w:marBottom w:val="0"/>
              <w:divBdr>
                <w:top w:val="none" w:sz="0" w:space="0" w:color="auto"/>
                <w:left w:val="none" w:sz="0" w:space="0" w:color="auto"/>
                <w:bottom w:val="none" w:sz="0" w:space="0" w:color="auto"/>
                <w:right w:val="none" w:sz="0" w:space="0" w:color="auto"/>
              </w:divBdr>
            </w:div>
            <w:div w:id="1058892351">
              <w:marLeft w:val="0"/>
              <w:marRight w:val="0"/>
              <w:marTop w:val="0"/>
              <w:marBottom w:val="0"/>
              <w:divBdr>
                <w:top w:val="none" w:sz="0" w:space="0" w:color="auto"/>
                <w:left w:val="none" w:sz="0" w:space="0" w:color="auto"/>
                <w:bottom w:val="none" w:sz="0" w:space="0" w:color="auto"/>
                <w:right w:val="none" w:sz="0" w:space="0" w:color="auto"/>
              </w:divBdr>
            </w:div>
            <w:div w:id="1347249327">
              <w:marLeft w:val="0"/>
              <w:marRight w:val="0"/>
              <w:marTop w:val="0"/>
              <w:marBottom w:val="0"/>
              <w:divBdr>
                <w:top w:val="none" w:sz="0" w:space="0" w:color="auto"/>
                <w:left w:val="none" w:sz="0" w:space="0" w:color="auto"/>
                <w:bottom w:val="none" w:sz="0" w:space="0" w:color="auto"/>
                <w:right w:val="none" w:sz="0" w:space="0" w:color="auto"/>
              </w:divBdr>
            </w:div>
            <w:div w:id="15291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6556">
      <w:bodyDiv w:val="1"/>
      <w:marLeft w:val="0"/>
      <w:marRight w:val="0"/>
      <w:marTop w:val="0"/>
      <w:marBottom w:val="0"/>
      <w:divBdr>
        <w:top w:val="none" w:sz="0" w:space="0" w:color="auto"/>
        <w:left w:val="none" w:sz="0" w:space="0" w:color="auto"/>
        <w:bottom w:val="none" w:sz="0" w:space="0" w:color="auto"/>
        <w:right w:val="none" w:sz="0" w:space="0" w:color="auto"/>
      </w:divBdr>
    </w:div>
    <w:div w:id="1301423164">
      <w:bodyDiv w:val="1"/>
      <w:marLeft w:val="0"/>
      <w:marRight w:val="0"/>
      <w:marTop w:val="0"/>
      <w:marBottom w:val="0"/>
      <w:divBdr>
        <w:top w:val="none" w:sz="0" w:space="0" w:color="auto"/>
        <w:left w:val="none" w:sz="0" w:space="0" w:color="auto"/>
        <w:bottom w:val="none" w:sz="0" w:space="0" w:color="auto"/>
        <w:right w:val="none" w:sz="0" w:space="0" w:color="auto"/>
      </w:divBdr>
    </w:div>
    <w:div w:id="1335649795">
      <w:bodyDiv w:val="1"/>
      <w:marLeft w:val="0"/>
      <w:marRight w:val="0"/>
      <w:marTop w:val="0"/>
      <w:marBottom w:val="0"/>
      <w:divBdr>
        <w:top w:val="none" w:sz="0" w:space="0" w:color="auto"/>
        <w:left w:val="none" w:sz="0" w:space="0" w:color="auto"/>
        <w:bottom w:val="none" w:sz="0" w:space="0" w:color="auto"/>
        <w:right w:val="none" w:sz="0" w:space="0" w:color="auto"/>
      </w:divBdr>
      <w:divsChild>
        <w:div w:id="423305870">
          <w:marLeft w:val="0"/>
          <w:marRight w:val="0"/>
          <w:marTop w:val="0"/>
          <w:marBottom w:val="0"/>
          <w:divBdr>
            <w:top w:val="none" w:sz="0" w:space="0" w:color="auto"/>
            <w:left w:val="none" w:sz="0" w:space="0" w:color="auto"/>
            <w:bottom w:val="none" w:sz="0" w:space="0" w:color="auto"/>
            <w:right w:val="none" w:sz="0" w:space="0" w:color="auto"/>
          </w:divBdr>
        </w:div>
        <w:div w:id="651716063">
          <w:marLeft w:val="0"/>
          <w:marRight w:val="0"/>
          <w:marTop w:val="0"/>
          <w:marBottom w:val="0"/>
          <w:divBdr>
            <w:top w:val="none" w:sz="0" w:space="0" w:color="auto"/>
            <w:left w:val="none" w:sz="0" w:space="0" w:color="auto"/>
            <w:bottom w:val="none" w:sz="0" w:space="0" w:color="auto"/>
            <w:right w:val="none" w:sz="0" w:space="0" w:color="auto"/>
          </w:divBdr>
        </w:div>
        <w:div w:id="954365709">
          <w:marLeft w:val="0"/>
          <w:marRight w:val="0"/>
          <w:marTop w:val="0"/>
          <w:marBottom w:val="0"/>
          <w:divBdr>
            <w:top w:val="none" w:sz="0" w:space="0" w:color="auto"/>
            <w:left w:val="none" w:sz="0" w:space="0" w:color="auto"/>
            <w:bottom w:val="none" w:sz="0" w:space="0" w:color="auto"/>
            <w:right w:val="none" w:sz="0" w:space="0" w:color="auto"/>
          </w:divBdr>
        </w:div>
        <w:div w:id="992681959">
          <w:marLeft w:val="0"/>
          <w:marRight w:val="0"/>
          <w:marTop w:val="0"/>
          <w:marBottom w:val="0"/>
          <w:divBdr>
            <w:top w:val="none" w:sz="0" w:space="0" w:color="auto"/>
            <w:left w:val="none" w:sz="0" w:space="0" w:color="auto"/>
            <w:bottom w:val="none" w:sz="0" w:space="0" w:color="auto"/>
            <w:right w:val="none" w:sz="0" w:space="0" w:color="auto"/>
          </w:divBdr>
        </w:div>
        <w:div w:id="1108086856">
          <w:marLeft w:val="0"/>
          <w:marRight w:val="0"/>
          <w:marTop w:val="0"/>
          <w:marBottom w:val="0"/>
          <w:divBdr>
            <w:top w:val="none" w:sz="0" w:space="0" w:color="auto"/>
            <w:left w:val="none" w:sz="0" w:space="0" w:color="auto"/>
            <w:bottom w:val="none" w:sz="0" w:space="0" w:color="auto"/>
            <w:right w:val="none" w:sz="0" w:space="0" w:color="auto"/>
          </w:divBdr>
        </w:div>
        <w:div w:id="1215236242">
          <w:marLeft w:val="0"/>
          <w:marRight w:val="0"/>
          <w:marTop w:val="0"/>
          <w:marBottom w:val="0"/>
          <w:divBdr>
            <w:top w:val="none" w:sz="0" w:space="0" w:color="auto"/>
            <w:left w:val="none" w:sz="0" w:space="0" w:color="auto"/>
            <w:bottom w:val="none" w:sz="0" w:space="0" w:color="auto"/>
            <w:right w:val="none" w:sz="0" w:space="0" w:color="auto"/>
          </w:divBdr>
        </w:div>
        <w:div w:id="1273632930">
          <w:marLeft w:val="0"/>
          <w:marRight w:val="0"/>
          <w:marTop w:val="0"/>
          <w:marBottom w:val="0"/>
          <w:divBdr>
            <w:top w:val="none" w:sz="0" w:space="0" w:color="auto"/>
            <w:left w:val="none" w:sz="0" w:space="0" w:color="auto"/>
            <w:bottom w:val="none" w:sz="0" w:space="0" w:color="auto"/>
            <w:right w:val="none" w:sz="0" w:space="0" w:color="auto"/>
          </w:divBdr>
        </w:div>
        <w:div w:id="1326664214">
          <w:marLeft w:val="0"/>
          <w:marRight w:val="0"/>
          <w:marTop w:val="0"/>
          <w:marBottom w:val="0"/>
          <w:divBdr>
            <w:top w:val="none" w:sz="0" w:space="0" w:color="auto"/>
            <w:left w:val="none" w:sz="0" w:space="0" w:color="auto"/>
            <w:bottom w:val="none" w:sz="0" w:space="0" w:color="auto"/>
            <w:right w:val="none" w:sz="0" w:space="0" w:color="auto"/>
          </w:divBdr>
        </w:div>
        <w:div w:id="1365911707">
          <w:marLeft w:val="0"/>
          <w:marRight w:val="0"/>
          <w:marTop w:val="0"/>
          <w:marBottom w:val="0"/>
          <w:divBdr>
            <w:top w:val="none" w:sz="0" w:space="0" w:color="auto"/>
            <w:left w:val="none" w:sz="0" w:space="0" w:color="auto"/>
            <w:bottom w:val="none" w:sz="0" w:space="0" w:color="auto"/>
            <w:right w:val="none" w:sz="0" w:space="0" w:color="auto"/>
          </w:divBdr>
        </w:div>
        <w:div w:id="1841658250">
          <w:marLeft w:val="0"/>
          <w:marRight w:val="0"/>
          <w:marTop w:val="0"/>
          <w:marBottom w:val="0"/>
          <w:divBdr>
            <w:top w:val="none" w:sz="0" w:space="0" w:color="auto"/>
            <w:left w:val="none" w:sz="0" w:space="0" w:color="auto"/>
            <w:bottom w:val="none" w:sz="0" w:space="0" w:color="auto"/>
            <w:right w:val="none" w:sz="0" w:space="0" w:color="auto"/>
          </w:divBdr>
        </w:div>
        <w:div w:id="2135631296">
          <w:marLeft w:val="0"/>
          <w:marRight w:val="0"/>
          <w:marTop w:val="0"/>
          <w:marBottom w:val="0"/>
          <w:divBdr>
            <w:top w:val="none" w:sz="0" w:space="0" w:color="auto"/>
            <w:left w:val="none" w:sz="0" w:space="0" w:color="auto"/>
            <w:bottom w:val="none" w:sz="0" w:space="0" w:color="auto"/>
            <w:right w:val="none" w:sz="0" w:space="0" w:color="auto"/>
          </w:divBdr>
        </w:div>
      </w:divsChild>
    </w:div>
    <w:div w:id="1387219659">
      <w:bodyDiv w:val="1"/>
      <w:marLeft w:val="0"/>
      <w:marRight w:val="0"/>
      <w:marTop w:val="0"/>
      <w:marBottom w:val="0"/>
      <w:divBdr>
        <w:top w:val="none" w:sz="0" w:space="0" w:color="auto"/>
        <w:left w:val="none" w:sz="0" w:space="0" w:color="auto"/>
        <w:bottom w:val="none" w:sz="0" w:space="0" w:color="auto"/>
        <w:right w:val="none" w:sz="0" w:space="0" w:color="auto"/>
      </w:divBdr>
    </w:div>
    <w:div w:id="1485513894">
      <w:bodyDiv w:val="1"/>
      <w:marLeft w:val="0"/>
      <w:marRight w:val="0"/>
      <w:marTop w:val="0"/>
      <w:marBottom w:val="0"/>
      <w:divBdr>
        <w:top w:val="none" w:sz="0" w:space="0" w:color="auto"/>
        <w:left w:val="none" w:sz="0" w:space="0" w:color="auto"/>
        <w:bottom w:val="none" w:sz="0" w:space="0" w:color="auto"/>
        <w:right w:val="none" w:sz="0" w:space="0" w:color="auto"/>
      </w:divBdr>
    </w:div>
    <w:div w:id="1524201087">
      <w:bodyDiv w:val="1"/>
      <w:marLeft w:val="0"/>
      <w:marRight w:val="0"/>
      <w:marTop w:val="0"/>
      <w:marBottom w:val="0"/>
      <w:divBdr>
        <w:top w:val="none" w:sz="0" w:space="0" w:color="auto"/>
        <w:left w:val="none" w:sz="0" w:space="0" w:color="auto"/>
        <w:bottom w:val="none" w:sz="0" w:space="0" w:color="auto"/>
        <w:right w:val="none" w:sz="0" w:space="0" w:color="auto"/>
      </w:divBdr>
    </w:div>
    <w:div w:id="1557163129">
      <w:bodyDiv w:val="1"/>
      <w:marLeft w:val="0"/>
      <w:marRight w:val="0"/>
      <w:marTop w:val="0"/>
      <w:marBottom w:val="0"/>
      <w:divBdr>
        <w:top w:val="none" w:sz="0" w:space="0" w:color="auto"/>
        <w:left w:val="none" w:sz="0" w:space="0" w:color="auto"/>
        <w:bottom w:val="none" w:sz="0" w:space="0" w:color="auto"/>
        <w:right w:val="none" w:sz="0" w:space="0" w:color="auto"/>
      </w:divBdr>
    </w:div>
    <w:div w:id="1570580617">
      <w:bodyDiv w:val="1"/>
      <w:marLeft w:val="0"/>
      <w:marRight w:val="0"/>
      <w:marTop w:val="0"/>
      <w:marBottom w:val="0"/>
      <w:divBdr>
        <w:top w:val="none" w:sz="0" w:space="0" w:color="auto"/>
        <w:left w:val="none" w:sz="0" w:space="0" w:color="auto"/>
        <w:bottom w:val="none" w:sz="0" w:space="0" w:color="auto"/>
        <w:right w:val="none" w:sz="0" w:space="0" w:color="auto"/>
      </w:divBdr>
    </w:div>
    <w:div w:id="1585139226">
      <w:bodyDiv w:val="1"/>
      <w:marLeft w:val="0"/>
      <w:marRight w:val="0"/>
      <w:marTop w:val="0"/>
      <w:marBottom w:val="0"/>
      <w:divBdr>
        <w:top w:val="none" w:sz="0" w:space="0" w:color="auto"/>
        <w:left w:val="none" w:sz="0" w:space="0" w:color="auto"/>
        <w:bottom w:val="none" w:sz="0" w:space="0" w:color="auto"/>
        <w:right w:val="none" w:sz="0" w:space="0" w:color="auto"/>
      </w:divBdr>
    </w:div>
    <w:div w:id="1615213461">
      <w:bodyDiv w:val="1"/>
      <w:marLeft w:val="0"/>
      <w:marRight w:val="0"/>
      <w:marTop w:val="0"/>
      <w:marBottom w:val="0"/>
      <w:divBdr>
        <w:top w:val="none" w:sz="0" w:space="0" w:color="auto"/>
        <w:left w:val="none" w:sz="0" w:space="0" w:color="auto"/>
        <w:bottom w:val="none" w:sz="0" w:space="0" w:color="auto"/>
        <w:right w:val="none" w:sz="0" w:space="0" w:color="auto"/>
      </w:divBdr>
    </w:div>
    <w:div w:id="1628244014">
      <w:bodyDiv w:val="1"/>
      <w:marLeft w:val="0"/>
      <w:marRight w:val="0"/>
      <w:marTop w:val="0"/>
      <w:marBottom w:val="0"/>
      <w:divBdr>
        <w:top w:val="none" w:sz="0" w:space="0" w:color="auto"/>
        <w:left w:val="none" w:sz="0" w:space="0" w:color="auto"/>
        <w:bottom w:val="none" w:sz="0" w:space="0" w:color="auto"/>
        <w:right w:val="none" w:sz="0" w:space="0" w:color="auto"/>
      </w:divBdr>
    </w:div>
    <w:div w:id="1629117105">
      <w:bodyDiv w:val="1"/>
      <w:marLeft w:val="0"/>
      <w:marRight w:val="0"/>
      <w:marTop w:val="0"/>
      <w:marBottom w:val="0"/>
      <w:divBdr>
        <w:top w:val="none" w:sz="0" w:space="0" w:color="auto"/>
        <w:left w:val="none" w:sz="0" w:space="0" w:color="auto"/>
        <w:bottom w:val="none" w:sz="0" w:space="0" w:color="auto"/>
        <w:right w:val="none" w:sz="0" w:space="0" w:color="auto"/>
      </w:divBdr>
      <w:divsChild>
        <w:div w:id="941109864">
          <w:marLeft w:val="547"/>
          <w:marRight w:val="0"/>
          <w:marTop w:val="0"/>
          <w:marBottom w:val="0"/>
          <w:divBdr>
            <w:top w:val="none" w:sz="0" w:space="0" w:color="auto"/>
            <w:left w:val="none" w:sz="0" w:space="0" w:color="auto"/>
            <w:bottom w:val="none" w:sz="0" w:space="0" w:color="auto"/>
            <w:right w:val="none" w:sz="0" w:space="0" w:color="auto"/>
          </w:divBdr>
        </w:div>
      </w:divsChild>
    </w:div>
    <w:div w:id="1646811304">
      <w:bodyDiv w:val="1"/>
      <w:marLeft w:val="0"/>
      <w:marRight w:val="0"/>
      <w:marTop w:val="0"/>
      <w:marBottom w:val="0"/>
      <w:divBdr>
        <w:top w:val="none" w:sz="0" w:space="0" w:color="auto"/>
        <w:left w:val="none" w:sz="0" w:space="0" w:color="auto"/>
        <w:bottom w:val="none" w:sz="0" w:space="0" w:color="auto"/>
        <w:right w:val="none" w:sz="0" w:space="0" w:color="auto"/>
      </w:divBdr>
    </w:div>
    <w:div w:id="1647006373">
      <w:bodyDiv w:val="1"/>
      <w:marLeft w:val="0"/>
      <w:marRight w:val="0"/>
      <w:marTop w:val="0"/>
      <w:marBottom w:val="0"/>
      <w:divBdr>
        <w:top w:val="none" w:sz="0" w:space="0" w:color="auto"/>
        <w:left w:val="none" w:sz="0" w:space="0" w:color="auto"/>
        <w:bottom w:val="none" w:sz="0" w:space="0" w:color="auto"/>
        <w:right w:val="none" w:sz="0" w:space="0" w:color="auto"/>
      </w:divBdr>
    </w:div>
    <w:div w:id="1683166738">
      <w:bodyDiv w:val="1"/>
      <w:marLeft w:val="0"/>
      <w:marRight w:val="0"/>
      <w:marTop w:val="0"/>
      <w:marBottom w:val="0"/>
      <w:divBdr>
        <w:top w:val="none" w:sz="0" w:space="0" w:color="auto"/>
        <w:left w:val="none" w:sz="0" w:space="0" w:color="auto"/>
        <w:bottom w:val="none" w:sz="0" w:space="0" w:color="auto"/>
        <w:right w:val="none" w:sz="0" w:space="0" w:color="auto"/>
      </w:divBdr>
    </w:div>
    <w:div w:id="1687706305">
      <w:bodyDiv w:val="1"/>
      <w:marLeft w:val="0"/>
      <w:marRight w:val="0"/>
      <w:marTop w:val="0"/>
      <w:marBottom w:val="0"/>
      <w:divBdr>
        <w:top w:val="none" w:sz="0" w:space="0" w:color="auto"/>
        <w:left w:val="none" w:sz="0" w:space="0" w:color="auto"/>
        <w:bottom w:val="none" w:sz="0" w:space="0" w:color="auto"/>
        <w:right w:val="none" w:sz="0" w:space="0" w:color="auto"/>
      </w:divBdr>
    </w:div>
    <w:div w:id="1701125330">
      <w:bodyDiv w:val="1"/>
      <w:marLeft w:val="0"/>
      <w:marRight w:val="0"/>
      <w:marTop w:val="0"/>
      <w:marBottom w:val="0"/>
      <w:divBdr>
        <w:top w:val="none" w:sz="0" w:space="0" w:color="auto"/>
        <w:left w:val="none" w:sz="0" w:space="0" w:color="auto"/>
        <w:bottom w:val="none" w:sz="0" w:space="0" w:color="auto"/>
        <w:right w:val="none" w:sz="0" w:space="0" w:color="auto"/>
      </w:divBdr>
    </w:div>
    <w:div w:id="1709182684">
      <w:bodyDiv w:val="1"/>
      <w:marLeft w:val="0"/>
      <w:marRight w:val="0"/>
      <w:marTop w:val="0"/>
      <w:marBottom w:val="0"/>
      <w:divBdr>
        <w:top w:val="none" w:sz="0" w:space="0" w:color="auto"/>
        <w:left w:val="none" w:sz="0" w:space="0" w:color="auto"/>
        <w:bottom w:val="none" w:sz="0" w:space="0" w:color="auto"/>
        <w:right w:val="none" w:sz="0" w:space="0" w:color="auto"/>
      </w:divBdr>
    </w:div>
    <w:div w:id="1773554204">
      <w:bodyDiv w:val="1"/>
      <w:marLeft w:val="0"/>
      <w:marRight w:val="0"/>
      <w:marTop w:val="0"/>
      <w:marBottom w:val="0"/>
      <w:divBdr>
        <w:top w:val="none" w:sz="0" w:space="0" w:color="auto"/>
        <w:left w:val="none" w:sz="0" w:space="0" w:color="auto"/>
        <w:bottom w:val="none" w:sz="0" w:space="0" w:color="auto"/>
        <w:right w:val="none" w:sz="0" w:space="0" w:color="auto"/>
      </w:divBdr>
    </w:div>
    <w:div w:id="1777947080">
      <w:bodyDiv w:val="1"/>
      <w:marLeft w:val="0"/>
      <w:marRight w:val="0"/>
      <w:marTop w:val="0"/>
      <w:marBottom w:val="0"/>
      <w:divBdr>
        <w:top w:val="none" w:sz="0" w:space="0" w:color="auto"/>
        <w:left w:val="none" w:sz="0" w:space="0" w:color="auto"/>
        <w:bottom w:val="none" w:sz="0" w:space="0" w:color="auto"/>
        <w:right w:val="none" w:sz="0" w:space="0" w:color="auto"/>
      </w:divBdr>
    </w:div>
    <w:div w:id="1787196536">
      <w:bodyDiv w:val="1"/>
      <w:marLeft w:val="0"/>
      <w:marRight w:val="0"/>
      <w:marTop w:val="0"/>
      <w:marBottom w:val="0"/>
      <w:divBdr>
        <w:top w:val="none" w:sz="0" w:space="0" w:color="auto"/>
        <w:left w:val="none" w:sz="0" w:space="0" w:color="auto"/>
        <w:bottom w:val="none" w:sz="0" w:space="0" w:color="auto"/>
        <w:right w:val="none" w:sz="0" w:space="0" w:color="auto"/>
      </w:divBdr>
    </w:div>
    <w:div w:id="1792092405">
      <w:bodyDiv w:val="1"/>
      <w:marLeft w:val="0"/>
      <w:marRight w:val="0"/>
      <w:marTop w:val="0"/>
      <w:marBottom w:val="0"/>
      <w:divBdr>
        <w:top w:val="none" w:sz="0" w:space="0" w:color="auto"/>
        <w:left w:val="none" w:sz="0" w:space="0" w:color="auto"/>
        <w:bottom w:val="none" w:sz="0" w:space="0" w:color="auto"/>
        <w:right w:val="none" w:sz="0" w:space="0" w:color="auto"/>
      </w:divBdr>
    </w:div>
    <w:div w:id="1802185881">
      <w:bodyDiv w:val="1"/>
      <w:marLeft w:val="0"/>
      <w:marRight w:val="0"/>
      <w:marTop w:val="0"/>
      <w:marBottom w:val="0"/>
      <w:divBdr>
        <w:top w:val="none" w:sz="0" w:space="0" w:color="auto"/>
        <w:left w:val="none" w:sz="0" w:space="0" w:color="auto"/>
        <w:bottom w:val="none" w:sz="0" w:space="0" w:color="auto"/>
        <w:right w:val="none" w:sz="0" w:space="0" w:color="auto"/>
      </w:divBdr>
    </w:div>
    <w:div w:id="1859200583">
      <w:bodyDiv w:val="1"/>
      <w:marLeft w:val="0"/>
      <w:marRight w:val="0"/>
      <w:marTop w:val="0"/>
      <w:marBottom w:val="0"/>
      <w:divBdr>
        <w:top w:val="none" w:sz="0" w:space="0" w:color="auto"/>
        <w:left w:val="none" w:sz="0" w:space="0" w:color="auto"/>
        <w:bottom w:val="none" w:sz="0" w:space="0" w:color="auto"/>
        <w:right w:val="none" w:sz="0" w:space="0" w:color="auto"/>
      </w:divBdr>
    </w:div>
    <w:div w:id="1897662431">
      <w:bodyDiv w:val="1"/>
      <w:marLeft w:val="0"/>
      <w:marRight w:val="0"/>
      <w:marTop w:val="0"/>
      <w:marBottom w:val="0"/>
      <w:divBdr>
        <w:top w:val="none" w:sz="0" w:space="0" w:color="auto"/>
        <w:left w:val="none" w:sz="0" w:space="0" w:color="auto"/>
        <w:bottom w:val="none" w:sz="0" w:space="0" w:color="auto"/>
        <w:right w:val="none" w:sz="0" w:space="0" w:color="auto"/>
      </w:divBdr>
    </w:div>
    <w:div w:id="1936744475">
      <w:bodyDiv w:val="1"/>
      <w:marLeft w:val="0"/>
      <w:marRight w:val="0"/>
      <w:marTop w:val="0"/>
      <w:marBottom w:val="0"/>
      <w:divBdr>
        <w:top w:val="none" w:sz="0" w:space="0" w:color="auto"/>
        <w:left w:val="none" w:sz="0" w:space="0" w:color="auto"/>
        <w:bottom w:val="none" w:sz="0" w:space="0" w:color="auto"/>
        <w:right w:val="none" w:sz="0" w:space="0" w:color="auto"/>
      </w:divBdr>
    </w:div>
    <w:div w:id="1951626869">
      <w:bodyDiv w:val="1"/>
      <w:marLeft w:val="0"/>
      <w:marRight w:val="0"/>
      <w:marTop w:val="0"/>
      <w:marBottom w:val="0"/>
      <w:divBdr>
        <w:top w:val="none" w:sz="0" w:space="0" w:color="auto"/>
        <w:left w:val="none" w:sz="0" w:space="0" w:color="auto"/>
        <w:bottom w:val="none" w:sz="0" w:space="0" w:color="auto"/>
        <w:right w:val="none" w:sz="0" w:space="0" w:color="auto"/>
      </w:divBdr>
    </w:div>
    <w:div w:id="1958368526">
      <w:bodyDiv w:val="1"/>
      <w:marLeft w:val="0"/>
      <w:marRight w:val="0"/>
      <w:marTop w:val="0"/>
      <w:marBottom w:val="0"/>
      <w:divBdr>
        <w:top w:val="none" w:sz="0" w:space="0" w:color="auto"/>
        <w:left w:val="none" w:sz="0" w:space="0" w:color="auto"/>
        <w:bottom w:val="none" w:sz="0" w:space="0" w:color="auto"/>
        <w:right w:val="none" w:sz="0" w:space="0" w:color="auto"/>
      </w:divBdr>
    </w:div>
    <w:div w:id="1959557840">
      <w:bodyDiv w:val="1"/>
      <w:marLeft w:val="0"/>
      <w:marRight w:val="0"/>
      <w:marTop w:val="0"/>
      <w:marBottom w:val="0"/>
      <w:divBdr>
        <w:top w:val="none" w:sz="0" w:space="0" w:color="auto"/>
        <w:left w:val="none" w:sz="0" w:space="0" w:color="auto"/>
        <w:bottom w:val="none" w:sz="0" w:space="0" w:color="auto"/>
        <w:right w:val="none" w:sz="0" w:space="0" w:color="auto"/>
      </w:divBdr>
    </w:div>
    <w:div w:id="2046249987">
      <w:bodyDiv w:val="1"/>
      <w:marLeft w:val="0"/>
      <w:marRight w:val="0"/>
      <w:marTop w:val="0"/>
      <w:marBottom w:val="0"/>
      <w:divBdr>
        <w:top w:val="none" w:sz="0" w:space="0" w:color="auto"/>
        <w:left w:val="none" w:sz="0" w:space="0" w:color="auto"/>
        <w:bottom w:val="none" w:sz="0" w:space="0" w:color="auto"/>
        <w:right w:val="none" w:sz="0" w:space="0" w:color="auto"/>
      </w:divBdr>
      <w:divsChild>
        <w:div w:id="1502232223">
          <w:marLeft w:val="0"/>
          <w:marRight w:val="0"/>
          <w:marTop w:val="0"/>
          <w:marBottom w:val="0"/>
          <w:divBdr>
            <w:top w:val="none" w:sz="0" w:space="0" w:color="auto"/>
            <w:left w:val="none" w:sz="0" w:space="0" w:color="auto"/>
            <w:bottom w:val="none" w:sz="0" w:space="0" w:color="auto"/>
            <w:right w:val="none" w:sz="0" w:space="0" w:color="auto"/>
          </w:divBdr>
          <w:divsChild>
            <w:div w:id="249395211">
              <w:marLeft w:val="0"/>
              <w:marRight w:val="0"/>
              <w:marTop w:val="0"/>
              <w:marBottom w:val="0"/>
              <w:divBdr>
                <w:top w:val="none" w:sz="0" w:space="0" w:color="auto"/>
                <w:left w:val="none" w:sz="0" w:space="0" w:color="auto"/>
                <w:bottom w:val="none" w:sz="0" w:space="0" w:color="auto"/>
                <w:right w:val="none" w:sz="0" w:space="0" w:color="auto"/>
              </w:divBdr>
            </w:div>
            <w:div w:id="757942684">
              <w:marLeft w:val="0"/>
              <w:marRight w:val="0"/>
              <w:marTop w:val="0"/>
              <w:marBottom w:val="0"/>
              <w:divBdr>
                <w:top w:val="none" w:sz="0" w:space="0" w:color="auto"/>
                <w:left w:val="none" w:sz="0" w:space="0" w:color="auto"/>
                <w:bottom w:val="none" w:sz="0" w:space="0" w:color="auto"/>
                <w:right w:val="none" w:sz="0" w:space="0" w:color="auto"/>
              </w:divBdr>
            </w:div>
            <w:div w:id="784694031">
              <w:marLeft w:val="0"/>
              <w:marRight w:val="0"/>
              <w:marTop w:val="0"/>
              <w:marBottom w:val="0"/>
              <w:divBdr>
                <w:top w:val="none" w:sz="0" w:space="0" w:color="auto"/>
                <w:left w:val="none" w:sz="0" w:space="0" w:color="auto"/>
                <w:bottom w:val="none" w:sz="0" w:space="0" w:color="auto"/>
                <w:right w:val="none" w:sz="0" w:space="0" w:color="auto"/>
              </w:divBdr>
            </w:div>
            <w:div w:id="962081464">
              <w:marLeft w:val="0"/>
              <w:marRight w:val="0"/>
              <w:marTop w:val="0"/>
              <w:marBottom w:val="0"/>
              <w:divBdr>
                <w:top w:val="none" w:sz="0" w:space="0" w:color="auto"/>
                <w:left w:val="none" w:sz="0" w:space="0" w:color="auto"/>
                <w:bottom w:val="none" w:sz="0" w:space="0" w:color="auto"/>
                <w:right w:val="none" w:sz="0" w:space="0" w:color="auto"/>
              </w:divBdr>
            </w:div>
            <w:div w:id="1129544030">
              <w:marLeft w:val="0"/>
              <w:marRight w:val="0"/>
              <w:marTop w:val="0"/>
              <w:marBottom w:val="0"/>
              <w:divBdr>
                <w:top w:val="none" w:sz="0" w:space="0" w:color="auto"/>
                <w:left w:val="none" w:sz="0" w:space="0" w:color="auto"/>
                <w:bottom w:val="none" w:sz="0" w:space="0" w:color="auto"/>
                <w:right w:val="none" w:sz="0" w:space="0" w:color="auto"/>
              </w:divBdr>
            </w:div>
            <w:div w:id="1568220500">
              <w:marLeft w:val="0"/>
              <w:marRight w:val="0"/>
              <w:marTop w:val="0"/>
              <w:marBottom w:val="0"/>
              <w:divBdr>
                <w:top w:val="none" w:sz="0" w:space="0" w:color="auto"/>
                <w:left w:val="none" w:sz="0" w:space="0" w:color="auto"/>
                <w:bottom w:val="none" w:sz="0" w:space="0" w:color="auto"/>
                <w:right w:val="none" w:sz="0" w:space="0" w:color="auto"/>
              </w:divBdr>
            </w:div>
            <w:div w:id="20889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5256">
      <w:bodyDiv w:val="1"/>
      <w:marLeft w:val="0"/>
      <w:marRight w:val="0"/>
      <w:marTop w:val="0"/>
      <w:marBottom w:val="0"/>
      <w:divBdr>
        <w:top w:val="none" w:sz="0" w:space="0" w:color="auto"/>
        <w:left w:val="none" w:sz="0" w:space="0" w:color="auto"/>
        <w:bottom w:val="none" w:sz="0" w:space="0" w:color="auto"/>
        <w:right w:val="none" w:sz="0" w:space="0" w:color="auto"/>
      </w:divBdr>
    </w:div>
    <w:div w:id="206544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1.emf"/></Relationship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diagramLayout" Target="diagrams/layout1.xml"/><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customXml" Target="../customXml/item2.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8/08/relationships/commentsExtensible" Target="commentsExtensible.xml"/><Relationship Id="rId22" Type="http://schemas.openxmlformats.org/officeDocument/2006/relationships/diagramQuickStyle" Target="diagrams/quickStyle1.xml"/><Relationship Id="rId27" Type="http://schemas.microsoft.com/office/2007/relationships/hdphoto" Target="media/hdphoto2.wdp"/><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20" Type="http://schemas.openxmlformats.org/officeDocument/2006/relationships/diagramData" Target="diagrams/data1.xml"/><Relationship Id="rId4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Benutzer\SExner\Documents\Transfernachweise_Vorlagen\Transfernachweis%202008_V4.do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ED26BC-29E0-4A5A-AB77-2301EA4E6E03}"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de-DE"/>
        </a:p>
      </dgm:t>
    </dgm:pt>
    <dgm:pt modelId="{2B29642E-7030-4101-9F21-F8F6396EAAD1}">
      <dgm:prSet phldrT="[Text]" custT="1"/>
      <dgm:spPr>
        <a:xfrm>
          <a:off x="3587019" y="60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 Servicemigration IT-Servicecenter</a:t>
          </a:r>
        </a:p>
      </dgm:t>
    </dgm:pt>
    <dgm:pt modelId="{A9752E2E-3AAF-4935-AD41-8F6C58A3338D}" type="par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AC16B357-22DE-47C2-9FE7-6FC7F89B104B}" type="sibTrans" cxnId="{3525E1AF-7D84-4A61-BE39-9D5C593B6E3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E281AFC6-4E50-482F-A27D-CC905C34C11F}">
      <dgm:prSet phldrT="[Text]" custT="1"/>
      <dgm:spPr>
        <a:xfrm>
          <a:off x="1711352"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 Projekt-management</a:t>
          </a:r>
        </a:p>
      </dgm:t>
    </dgm:pt>
    <dgm:pt modelId="{051C3F00-DD58-4E1C-B547-75509FD56645}" type="parTrans" cxnId="{9BB15C92-5E04-4467-9694-8EE85E418045}">
      <dgm:prSet/>
      <dgm:spPr>
        <a:xfrm>
          <a:off x="2228064"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FB1A205-E585-44CF-9CD7-3B968EE3CF9E}" type="sibTrans" cxnId="{9BB15C92-5E04-4467-9694-8EE85E418045}">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77F4786-F97E-4AEA-AE3C-09F0253AECCB}">
      <dgm:prSet phldrT="[Text]" custT="1"/>
      <dgm:spPr>
        <a:xfrm>
          <a:off x="296179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Ist Aufnahme</a:t>
          </a:r>
        </a:p>
      </dgm:t>
    </dgm:pt>
    <dgm:pt modelId="{2C0BB579-F1F4-4A2A-AE9D-769CC5964A0D}" type="parTrans" cxnId="{718780E2-49FA-45D5-9F35-EDA05858B006}">
      <dgm:prSet/>
      <dgm:spPr>
        <a:xfrm>
          <a:off x="3478509"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52CDE4-7B47-4C27-A3B6-9345535C7FD4}" type="sibTrans" cxnId="{718780E2-49FA-45D5-9F35-EDA05858B006}">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BDCA07CF-150B-4D5F-8D66-C37FACB12C5B}">
      <dgm:prSet phldrT="[Text]" custT="1"/>
      <dgm:spPr>
        <a:xfrm>
          <a:off x="5462686"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SC_22.7 Migration</a:t>
          </a:r>
        </a:p>
      </dgm:t>
    </dgm:pt>
    <dgm:pt modelId="{85F9E42A-8215-4FA1-AA98-56DC6528F926}" type="parTrans" cxnId="{F68698D4-2C6B-4124-8657-BA1D5AC632DE}">
      <dgm:prSet/>
      <dgm:spPr>
        <a:xfrm>
          <a:off x="4103731" y="517314"/>
          <a:ext cx="1875666"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2699CED-6E61-4A74-8B46-FD6FE1DBFAD5}" type="sibTrans" cxnId="{F68698D4-2C6B-4124-8657-BA1D5AC632DE}">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8C5182EE-BCE1-424E-9BD3-25D59283AF19}">
      <dgm:prSet custT="1"/>
      <dgm:spPr>
        <a:xfrm>
          <a:off x="4212241" y="73433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SC_22.6 Modellierung</a:t>
          </a:r>
        </a:p>
      </dgm:t>
    </dgm:pt>
    <dgm:pt modelId="{6AF7C795-7A16-45D0-B459-EA7F5D6F3D91}" type="parTrans" cxnId="{CB47E614-0A12-45AB-888A-33343D5DC19F}">
      <dgm:prSet/>
      <dgm:spPr>
        <a:xfrm>
          <a:off x="4103731" y="517314"/>
          <a:ext cx="625222" cy="21701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A11E75F-A5AF-4758-88B0-0ECB54839162}" type="sibTrans" cxnId="{CB47E614-0A12-45AB-888A-33343D5DC19F}">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428BF60D-2584-4D0F-A7C9-0EDA2CE205B3}">
      <dgm:prSet custT="1"/>
      <dgm:spPr>
        <a:xfrm>
          <a:off x="3220153"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 Auftrags- &amp; Angebots-management</a:t>
          </a:r>
        </a:p>
      </dgm:t>
    </dgm:pt>
    <dgm:pt modelId="{3B1C3269-F44B-4756-A0D7-53B62702CD21}" type="parTrans" cxnId="{759741C1-6355-436A-9C39-C5BDB6846A23}">
      <dgm:prSet/>
      <dgm:spPr>
        <a:xfrm>
          <a:off x="3065139"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7D638D5-7D12-4E5E-827A-C5990C3543CA}" type="sibTrans" cxnId="{759741C1-6355-436A-9C39-C5BDB6846A23}">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73134708-354B-4FD1-962D-8317EAA804D1}">
      <dgm:prSet custT="1"/>
      <dgm:spPr>
        <a:xfrm>
          <a:off x="1969708"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Definition</a:t>
          </a:r>
        </a:p>
      </dgm:t>
    </dgm:pt>
    <dgm:pt modelId="{584222DA-735C-4E2C-A434-B68FB22D313C}" type="parTrans" cxnId="{FA5B7C4D-C94A-42D0-9093-18713F6D7D58}">
      <dgm:prSet/>
      <dgm:spPr>
        <a:xfrm>
          <a:off x="1814694" y="1251046"/>
          <a:ext cx="155013" cy="1209107"/>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E328026-B635-40B0-8283-2C3F2235FCDE}" type="sibTrans" cxnId="{FA5B7C4D-C94A-42D0-9093-18713F6D7D58}">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C306147-3E32-4851-B580-9F056F23D092}">
      <dgm:prSet custT="1"/>
      <dgm:spPr>
        <a:xfrm>
          <a:off x="1969708" y="3669261"/>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SC_22.2.3 Steuerung</a:t>
          </a:r>
        </a:p>
      </dgm:t>
    </dgm:pt>
    <dgm:pt modelId="{1E46A5EE-0950-45D6-A976-7EBF9BAF73D2}" type="parTrans" cxnId="{B68F3CE2-51A5-4AEB-875F-EBB9973E1250}">
      <dgm:prSet/>
      <dgm:spPr>
        <a:xfrm>
          <a:off x="1814694" y="1251046"/>
          <a:ext cx="155013" cy="2676571"/>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11D9B7FB-5459-4FA2-8F81-3D2E1DA47C0A}" type="sibTrans" cxnId="{B68F3CE2-51A5-4AEB-875F-EBB9973E125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27EB0657-28AB-4E27-B49A-B02B599F38CA}">
      <dgm:prSet custT="1"/>
      <dgm:spPr>
        <a:xfrm>
          <a:off x="1969708" y="4402993"/>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SC_22.2.4 Abschluss</a:t>
          </a:r>
        </a:p>
      </dgm:t>
    </dgm:pt>
    <dgm:pt modelId="{12C79A0F-3524-46EE-BC11-D11AB77CAA33}" type="parTrans" cxnId="{CA485C64-BA1A-4B02-AC6C-14B3578DB089}">
      <dgm:prSet/>
      <dgm:spPr>
        <a:xfrm>
          <a:off x="1814694" y="1251046"/>
          <a:ext cx="155013" cy="3410303"/>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00DA5D9E-233C-40A2-B628-B8AE94F5201F}" type="sibTrans" cxnId="{CA485C64-BA1A-4B02-AC6C-14B3578DB089}">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10CC057-3EEE-4AFE-857B-A97CF297A976}">
      <dgm:prSet custT="1"/>
      <dgm:spPr>
        <a:xfrm>
          <a:off x="1969708" y="513672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SC_22.2.5 Support</a:t>
          </a:r>
        </a:p>
      </dgm:t>
    </dgm:pt>
    <dgm:pt modelId="{D23F400A-B6C9-40FA-BB4A-877941E6DDA4}" type="parTrans" cxnId="{ED734CBE-0133-4D62-AF8F-8F6F18489C37}">
      <dgm:prSet/>
      <dgm:spPr>
        <a:xfrm>
          <a:off x="1814694" y="1251046"/>
          <a:ext cx="155013" cy="414403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67A2D8F5-FAE3-4998-A46C-892F09207D06}" type="sibTrans" cxnId="{ED734CBE-0133-4D62-AF8F-8F6F18489C37}">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9EA7FAF-DBCA-46A3-BCAB-EADA82F4C25B}">
      <dgm:prSet custT="1"/>
      <dgm:spPr>
        <a:xfrm>
          <a:off x="1969708"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SC_22.2.2 Planung</a:t>
          </a:r>
        </a:p>
      </dgm:t>
    </dgm:pt>
    <dgm:pt modelId="{D3FB41C8-298F-4C92-A8BA-654745B64A87}" type="parTrans" cxnId="{2654F9B3-A3B1-47CB-8245-0E44B7435CAA}">
      <dgm:prSet/>
      <dgm:spPr>
        <a:xfrm>
          <a:off x="1814694" y="1251046"/>
          <a:ext cx="155013" cy="1942839"/>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F888349C-A97C-4C26-8153-380615FBE31A}" type="sibTrans" cxnId="{2654F9B3-A3B1-47CB-8245-0E44B7435CAA}">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9EC87550-A8E2-48E9-96D2-25F48DF44A87}">
      <dgm:prSet custT="1"/>
      <dgm:spPr>
        <a:xfrm>
          <a:off x="1969708"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SC_22.2.1 Initialisierung</a:t>
          </a:r>
        </a:p>
      </dgm:t>
    </dgm:pt>
    <dgm:pt modelId="{63988AE4-D332-46EA-AE15-1BF8EC72CF42}" type="sibTrans" cxnId="{F0D0395A-C860-4E9D-B3EB-170F37AD87C0}">
      <dgm:prSet/>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5057B8F6-9546-4017-BC4D-536AAAC08DF3}" type="parTrans" cxnId="{F0D0395A-C860-4E9D-B3EB-170F37AD87C0}">
      <dgm:prSet/>
      <dgm:spPr>
        <a:xfrm>
          <a:off x="1814694" y="1251046"/>
          <a:ext cx="155013" cy="475375"/>
        </a:xfrm>
      </dgm:spPr>
      <dgm:t>
        <a:bodyPr/>
        <a:lstStyle/>
        <a:p>
          <a:endParaRPr lang="de-DE" sz="400" b="0">
            <a:solidFill>
              <a:sysClr val="windowText" lastClr="000000"/>
            </a:solidFill>
            <a:latin typeface="Arial" panose="020B0604020202020204" pitchFamily="34" charset="0"/>
            <a:cs typeface="Arial" panose="020B0604020202020204" pitchFamily="34" charset="0"/>
          </a:endParaRPr>
        </a:p>
      </dgm:t>
    </dgm:pt>
    <dgm:pt modelId="{DAC27D22-7EF0-43EE-94EF-F7E5AD8636B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 Test</a:t>
          </a:r>
        </a:p>
      </dgm:t>
    </dgm:pt>
    <dgm:pt modelId="{6E8B14C9-F558-4DFB-BE36-CF027472B2E2}" type="par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80607701-6C65-4F6B-AA47-C104FB50FF9C}" type="sibTrans" cxnId="{81CDCBC0-5879-4FC8-860A-11BB1F991C1F}">
      <dgm:prSet/>
      <dgm:spPr/>
      <dgm:t>
        <a:bodyPr/>
        <a:lstStyle/>
        <a:p>
          <a:endParaRPr lang="de-DE" sz="400">
            <a:latin typeface="Arial" panose="020B0604020202020204" pitchFamily="34" charset="0"/>
            <a:cs typeface="Arial" panose="020B0604020202020204" pitchFamily="34" charset="0"/>
          </a:endParaRPr>
        </a:p>
      </dgm:t>
    </dgm:pt>
    <dgm:pt modelId="{E8C6F131-D57B-4DC5-A6F6-0780E4D797F3}">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 Cut Over</a:t>
          </a:r>
        </a:p>
      </dgm:t>
    </dgm:pt>
    <dgm:pt modelId="{05B9B211-C6E8-42E2-9FFC-6E0C9BC1B202}" type="par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0D55548F-D0DB-4C69-890E-63BF908A1A77}" type="sibTrans" cxnId="{94F583DE-91BE-42DD-9D82-07E061300AFA}">
      <dgm:prSet/>
      <dgm:spPr/>
      <dgm:t>
        <a:bodyPr/>
        <a:lstStyle/>
        <a:p>
          <a:endParaRPr lang="de-DE" sz="400">
            <a:latin typeface="Arial" panose="020B0604020202020204" pitchFamily="34" charset="0"/>
            <a:cs typeface="Arial" panose="020B0604020202020204" pitchFamily="34" charset="0"/>
          </a:endParaRPr>
        </a:p>
      </dgm:t>
    </dgm:pt>
    <dgm:pt modelId="{3E5038DA-4F33-44C8-B4D7-9A1BB8B6E131}">
      <dgm:prSet custT="1"/>
      <dgm:spPr/>
      <dgm:t>
        <a:bodyPr anchor="ctr" anchorCtr="0"/>
        <a:lstStyle/>
        <a:p>
          <a:pPr algn="ctr"/>
          <a:r>
            <a:rPr lang="de-DE" sz="400">
              <a:solidFill>
                <a:sysClr val="windowText" lastClr="000000"/>
              </a:solidFill>
              <a:latin typeface="Arial" panose="020B0604020202020204" pitchFamily="34" charset="0"/>
              <a:cs typeface="Arial" panose="020B0604020202020204" pitchFamily="34" charset="0"/>
            </a:rPr>
            <a:t>SC_22.8.1 Erstellung von Testplänen &amp; -szenarien</a:t>
          </a:r>
        </a:p>
      </dgm:t>
    </dgm:pt>
    <dgm:pt modelId="{458549A6-CEE1-4886-BDB2-12DA945D91B7}" type="par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A1AD68B4-F18B-40A5-B11B-9B199FA47A3B}" type="sibTrans" cxnId="{F5E1AA86-86C4-4997-AFD1-66B5D9771189}">
      <dgm:prSet/>
      <dgm:spPr/>
      <dgm:t>
        <a:bodyPr/>
        <a:lstStyle/>
        <a:p>
          <a:endParaRPr lang="de-DE" sz="400">
            <a:latin typeface="Arial" panose="020B0604020202020204" pitchFamily="34" charset="0"/>
            <a:cs typeface="Arial" panose="020B0604020202020204" pitchFamily="34" charset="0"/>
          </a:endParaRPr>
        </a:p>
      </dgm:t>
    </dgm:pt>
    <dgm:pt modelId="{C257ACB3-D767-4990-9922-CD3F97B6832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SC_22.9.1 Durchführung WS Wissenstransfer</a:t>
          </a:r>
        </a:p>
      </dgm:t>
    </dgm:pt>
    <dgm:pt modelId="{FACD85E5-9CA1-4C19-8C3E-8DD4CC934B41}" type="par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36AE16BF-1F6F-41D1-B4BA-C193999B63D2}" type="sibTrans" cxnId="{C2CD7456-1F2D-4D9A-A65E-4ADD7B3B276F}">
      <dgm:prSet/>
      <dgm:spPr/>
      <dgm:t>
        <a:bodyPr/>
        <a:lstStyle/>
        <a:p>
          <a:endParaRPr lang="de-DE" sz="400">
            <a:latin typeface="Arial" panose="020B0604020202020204" pitchFamily="34" charset="0"/>
            <a:cs typeface="Arial" panose="020B0604020202020204" pitchFamily="34" charset="0"/>
          </a:endParaRPr>
        </a:p>
      </dgm:t>
    </dgm:pt>
    <dgm:pt modelId="{8ADBC676-4530-4D70-99AE-0B4C3A7B17FA}">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SC_22.8.2 Durchführung von System- &amp; Integrationstests</a:t>
          </a:r>
        </a:p>
      </dgm:t>
    </dgm:pt>
    <dgm:pt modelId="{196659C7-54E6-44DF-9630-53226F18EC9B}" type="par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D5C81970-5B0D-4191-8DC8-EA03F07A7C54}" type="sibTrans" cxnId="{A03B63FD-1918-4B84-8564-82EC9B47C29C}">
      <dgm:prSet/>
      <dgm:spPr/>
      <dgm:t>
        <a:bodyPr/>
        <a:lstStyle/>
        <a:p>
          <a:endParaRPr lang="de-DE" sz="400">
            <a:latin typeface="Arial" panose="020B0604020202020204" pitchFamily="34" charset="0"/>
            <a:cs typeface="Arial" panose="020B0604020202020204" pitchFamily="34" charset="0"/>
          </a:endParaRPr>
        </a:p>
      </dgm:t>
    </dgm:pt>
    <dgm:pt modelId="{05188E18-F383-4CC2-ABFF-D0C7530A9E35}">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SC_22.8.3 Fehlerbehebung und Optimierung</a:t>
          </a:r>
        </a:p>
      </dgm:t>
    </dgm:pt>
    <dgm:pt modelId="{00049BBC-1A64-4112-98D2-E8E45EA9EA5C}" type="par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4A5874F1-D5CF-4379-8828-34FC74A22C2C}" type="sibTrans" cxnId="{AD955151-F807-4A0A-B14C-09413397A0AA}">
      <dgm:prSet/>
      <dgm:spPr/>
      <dgm:t>
        <a:bodyPr/>
        <a:lstStyle/>
        <a:p>
          <a:endParaRPr lang="de-DE" sz="400">
            <a:latin typeface="Arial" panose="020B0604020202020204" pitchFamily="34" charset="0"/>
            <a:cs typeface="Arial" panose="020B0604020202020204" pitchFamily="34" charset="0"/>
          </a:endParaRPr>
        </a:p>
      </dgm:t>
    </dgm:pt>
    <dgm:pt modelId="{A73D0614-BEF3-42A7-83E7-282B915A7302}">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SC_22.9.4 Vertrags- und Systemvorbereitungen</a:t>
          </a:r>
        </a:p>
      </dgm:t>
    </dgm:pt>
    <dgm:pt modelId="{D8315D28-25B3-402E-9972-8C70441E0D86}" type="par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98614B28-4108-4473-B99E-36029701A614}" type="sibTrans" cxnId="{D3AAF6EA-A47E-4BF2-9BB8-3FCC4EAC9F04}">
      <dgm:prSet/>
      <dgm:spPr/>
      <dgm:t>
        <a:bodyPr/>
        <a:lstStyle/>
        <a:p>
          <a:endParaRPr lang="de-DE" sz="400">
            <a:latin typeface="Arial" panose="020B0604020202020204" pitchFamily="34" charset="0"/>
            <a:cs typeface="Arial" panose="020B0604020202020204" pitchFamily="34" charset="0"/>
          </a:endParaRPr>
        </a:p>
      </dgm:t>
    </dgm:pt>
    <dgm:pt modelId="{5C09B7C8-0B01-4FB9-ABE9-19C9532F3C3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SC_22.9.3 Administrative Vorbereitungen</a:t>
          </a:r>
        </a:p>
      </dgm:t>
    </dgm:pt>
    <dgm:pt modelId="{3125FE32-C0DF-4877-B1C7-AC9FD78F31A6}" type="par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AB66B47C-28B6-4C30-9E76-EEE3AC01A2EE}" type="sibTrans" cxnId="{B2D0DDAA-521C-41D2-8B7C-45C534215D6D}">
      <dgm:prSet/>
      <dgm:spPr/>
      <dgm:t>
        <a:bodyPr/>
        <a:lstStyle/>
        <a:p>
          <a:endParaRPr lang="de-DE" sz="400">
            <a:latin typeface="Arial" panose="020B0604020202020204" pitchFamily="34" charset="0"/>
            <a:cs typeface="Arial" panose="020B0604020202020204" pitchFamily="34" charset="0"/>
          </a:endParaRPr>
        </a:p>
      </dgm:t>
    </dgm:pt>
    <dgm:pt modelId="{3777125B-4A81-442C-8BC4-D5F637A79165}">
      <dgm:prSet custT="1"/>
      <dgm:spPr>
        <a:xfrm>
          <a:off x="4470597" y="2201797"/>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SC_22.4.2 Incident-management</a:t>
          </a:r>
        </a:p>
      </dgm:t>
    </dgm:pt>
    <dgm:pt modelId="{32728D03-0940-480C-B610-D392D0222549}" type="par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DC4817C8-FF9A-489E-95B1-79AE5353903F}" type="sibTrans" cxnId="{51A6AA05-7F55-43E3-93F8-668528BDA590}">
      <dgm:prSet/>
      <dgm:spPr/>
      <dgm:t>
        <a:bodyPr/>
        <a:lstStyle/>
        <a:p>
          <a:endParaRPr lang="de-DE" sz="400">
            <a:latin typeface="Arial" panose="020B0604020202020204" pitchFamily="34" charset="0"/>
            <a:cs typeface="Arial" panose="020B0604020202020204" pitchFamily="34" charset="0"/>
          </a:endParaRPr>
        </a:p>
      </dgm:t>
    </dgm:pt>
    <dgm:pt modelId="{60BE11CB-A0E6-4EC1-AF48-23834461833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SC_22.4.3 Asset- &amp; Endgeräte-management</a:t>
          </a:r>
        </a:p>
      </dgm:t>
    </dgm:pt>
    <dgm:pt modelId="{45ECE2E9-7871-4B73-A57D-0FABC0F76994}" type="par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11F029B1-4BBA-4EBE-88B2-95BF496B270F}" type="sibTrans" cxnId="{316D3CC2-0BBC-4AF0-BDD3-5041BA094AF7}">
      <dgm:prSet/>
      <dgm:spPr/>
      <dgm:t>
        <a:bodyPr/>
        <a:lstStyle/>
        <a:p>
          <a:endParaRPr lang="de-DE" sz="400">
            <a:latin typeface="Arial" panose="020B0604020202020204" pitchFamily="34" charset="0"/>
            <a:cs typeface="Arial" panose="020B0604020202020204" pitchFamily="34" charset="0"/>
          </a:endParaRPr>
        </a:p>
      </dgm:t>
    </dgm:pt>
    <dgm:pt modelId="{7CB58541-AD5E-4E79-804E-1AA68BD6B319}">
      <dgm:prSet custT="1"/>
      <dgm:spPr>
        <a:xfrm>
          <a:off x="4470597" y="1468065"/>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SC_22.4.4 Netzwerk-management</a:t>
          </a:r>
        </a:p>
      </dgm:t>
    </dgm:pt>
    <dgm:pt modelId="{A3823951-056B-481C-BF2A-D5104102F6BA}" type="par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4DFE7F18-73EC-4BBE-9637-2ECC930633E6}" type="sibTrans" cxnId="{AD8A9CBF-896B-4281-A1AA-EE48F8444BB0}">
      <dgm:prSet/>
      <dgm:spPr/>
      <dgm:t>
        <a:bodyPr/>
        <a:lstStyle/>
        <a:p>
          <a:endParaRPr lang="de-DE" sz="400">
            <a:latin typeface="Arial" panose="020B0604020202020204" pitchFamily="34" charset="0"/>
            <a:cs typeface="Arial" panose="020B0604020202020204" pitchFamily="34" charset="0"/>
          </a:endParaRPr>
        </a:p>
      </dgm:t>
    </dgm:pt>
    <dgm:pt modelId="{B5AA936C-9725-41CB-A934-12E7B05B936C}">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SC_22.4.5 Anwendungs-service</a:t>
          </a:r>
        </a:p>
      </dgm:t>
    </dgm:pt>
    <dgm:pt modelId="{40DEE016-4EE5-4A79-974C-37C4FF31D595}" type="par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05BAC58A-C15A-410C-A77B-FC0D67867DF6}" type="sibTrans" cxnId="{3BBA26F5-51C9-4B24-892A-8E4AE0381963}">
      <dgm:prSet/>
      <dgm:spPr/>
      <dgm:t>
        <a:bodyPr/>
        <a:lstStyle/>
        <a:p>
          <a:endParaRPr lang="de-DE" sz="400">
            <a:latin typeface="Arial" panose="020B0604020202020204" pitchFamily="34" charset="0"/>
            <a:cs typeface="Arial" panose="020B0604020202020204" pitchFamily="34" charset="0"/>
          </a:endParaRPr>
        </a:p>
      </dgm:t>
    </dgm:pt>
    <dgm:pt modelId="{BD9318C6-38D1-4FFA-80F3-6DD3E0692476}">
      <dgm:prSet custT="1"/>
      <dgm:spPr>
        <a:xfrm>
          <a:off x="4470597" y="2935529"/>
          <a:ext cx="1033425" cy="516712"/>
        </a:xfrm>
      </dgm:spPr>
      <dgm:t>
        <a:bodyPr/>
        <a:lstStyle/>
        <a:p>
          <a:r>
            <a:rPr lang="de-DE" sz="400" b="0">
              <a:solidFill>
                <a:sysClr val="windowText" lastClr="000000"/>
              </a:solidFill>
              <a:latin typeface="Arial" panose="020B0604020202020204" pitchFamily="34" charset="0"/>
              <a:cs typeface="Arial" panose="020B0604020202020204" pitchFamily="34" charset="0"/>
            </a:rPr>
            <a:t>SC_22.4.6 Benutzer-verwaltung</a:t>
          </a:r>
        </a:p>
      </dgm:t>
    </dgm:pt>
    <dgm:pt modelId="{CA48C9B6-D41E-409D-A1CB-34A70EA16CC3}" type="par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6B7C1101-C565-427D-B074-9D079B107740}" type="sibTrans" cxnId="{018E928A-17A6-4833-8F5D-C2EFA800BA23}">
      <dgm:prSet/>
      <dgm:spPr/>
      <dgm:t>
        <a:bodyPr/>
        <a:lstStyle/>
        <a:p>
          <a:endParaRPr lang="de-DE" sz="400">
            <a:latin typeface="Arial" panose="020B0604020202020204" pitchFamily="34" charset="0"/>
            <a:cs typeface="Arial" panose="020B0604020202020204" pitchFamily="34" charset="0"/>
          </a:endParaRPr>
        </a:p>
      </dgm:t>
    </dgm:pt>
    <dgm:pt modelId="{7B5EFF68-1FF0-4F8D-B67E-DCC589A54ED7}">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SC_22.5 Analyse</a:t>
          </a:r>
        </a:p>
      </dgm:t>
    </dgm:pt>
    <dgm:pt modelId="{B4207C85-CF82-4FA3-93E5-E37552D5E322}" type="par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BE65A84B-6106-4B39-8C40-A43670C11E5E}" type="sibTrans" cxnId="{8314FC51-B933-4AEF-B593-A31129C5D123}">
      <dgm:prSet/>
      <dgm:spPr/>
      <dgm:t>
        <a:bodyPr/>
        <a:lstStyle/>
        <a:p>
          <a:endParaRPr lang="de-DE" sz="400">
            <a:latin typeface="Arial" panose="020B0604020202020204" pitchFamily="34" charset="0"/>
            <a:cs typeface="Arial" panose="020B0604020202020204" pitchFamily="34" charset="0"/>
          </a:endParaRPr>
        </a:p>
      </dgm:t>
    </dgm:pt>
    <dgm:pt modelId="{5CC0A66A-086C-46D9-9D2E-66B4A26E7D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AMM &amp; AGM</a:t>
          </a:r>
        </a:p>
      </dgm:t>
    </dgm:pt>
    <dgm:pt modelId="{5B02D497-9743-409F-9A8E-4692814B7C78}" type="par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4F3A9E13-2D74-479B-B6E4-10D1DF547F6F}" type="sibTrans" cxnId="{B5B51C79-ABA7-4872-9AA1-D1F387BD95AA}">
      <dgm:prSet/>
      <dgm:spPr/>
      <dgm:t>
        <a:bodyPr/>
        <a:lstStyle/>
        <a:p>
          <a:endParaRPr lang="de-DE" sz="400">
            <a:latin typeface="Arial" panose="020B0604020202020204" pitchFamily="34" charset="0"/>
            <a:cs typeface="Arial" panose="020B0604020202020204" pitchFamily="34" charset="0"/>
          </a:endParaRPr>
        </a:p>
      </dgm:t>
    </dgm:pt>
    <dgm:pt modelId="{97FC8450-B0D2-4924-85D1-A71F90130AF1}">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ICM</a:t>
          </a:r>
        </a:p>
      </dgm:t>
    </dgm:pt>
    <dgm:pt modelId="{687CA327-94F9-48A9-8177-6B7974AC6FDE}" type="par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2B9828CE-3400-4851-8B23-A30160ED7CA7}" type="sibTrans" cxnId="{EDA1FF41-5B42-4A92-9D95-F21D89DF790F}">
      <dgm:prSet/>
      <dgm:spPr/>
      <dgm:t>
        <a:bodyPr/>
        <a:lstStyle/>
        <a:p>
          <a:endParaRPr lang="de-DE" sz="400">
            <a:latin typeface="Arial" panose="020B0604020202020204" pitchFamily="34" charset="0"/>
            <a:cs typeface="Arial" panose="020B0604020202020204" pitchFamily="34" charset="0"/>
          </a:endParaRPr>
        </a:p>
      </dgm:t>
    </dgm:pt>
    <dgm:pt modelId="{B017D2BB-E0CB-4F5B-9D48-8990DC6326D5}">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ASM &amp; EGM</a:t>
          </a:r>
        </a:p>
      </dgm:t>
    </dgm:pt>
    <dgm:pt modelId="{BA2B392C-9442-4C7F-8D60-9F0818CC1F66}" type="par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AF3C4333-7F4A-4FA5-A81C-7CB12CF8BC1E}" type="sibTrans" cxnId="{BA84250B-D304-41A8-A12A-37B6A4B7F91C}">
      <dgm:prSet/>
      <dgm:spPr/>
      <dgm:t>
        <a:bodyPr/>
        <a:lstStyle/>
        <a:p>
          <a:endParaRPr lang="de-DE" sz="400">
            <a:latin typeface="Arial" panose="020B0604020202020204" pitchFamily="34" charset="0"/>
            <a:cs typeface="Arial" panose="020B0604020202020204" pitchFamily="34" charset="0"/>
          </a:endParaRPr>
        </a:p>
      </dgm:t>
    </dgm:pt>
    <dgm:pt modelId="{2E0ACBC8-4C13-4F5A-8D51-F82B7FBD6D9F}">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NWM</a:t>
          </a:r>
        </a:p>
      </dgm:t>
    </dgm:pt>
    <dgm:pt modelId="{16D2D428-98A0-4086-BD5F-E54AE0700FF6}" type="par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E4108232-A1D4-413F-9EB9-97FF8A9A835B}" type="sibTrans" cxnId="{FB32505E-0DD2-447F-8651-D1DC91769224}">
      <dgm:prSet/>
      <dgm:spPr/>
      <dgm:t>
        <a:bodyPr/>
        <a:lstStyle/>
        <a:p>
          <a:endParaRPr lang="de-DE" sz="400">
            <a:latin typeface="Arial" panose="020B0604020202020204" pitchFamily="34" charset="0"/>
            <a:cs typeface="Arial" panose="020B0604020202020204" pitchFamily="34" charset="0"/>
          </a:endParaRPr>
        </a:p>
      </dgm:t>
    </dgm:pt>
    <dgm:pt modelId="{B65FCBE2-5DAB-4DEE-AC9A-CC15FF00B8C6}">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AWS</a:t>
          </a:r>
        </a:p>
      </dgm:t>
    </dgm:pt>
    <dgm:pt modelId="{6446AE44-A90E-48DF-85CE-029B0DC7EFF7}" type="par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246447DB-CCD2-4874-967F-81C2B754D755}" type="sibTrans" cxnId="{E728B600-6228-4C04-AD42-EAF0A34A9F22}">
      <dgm:prSet/>
      <dgm:spPr/>
      <dgm:t>
        <a:bodyPr/>
        <a:lstStyle/>
        <a:p>
          <a:endParaRPr lang="de-DE" sz="400">
            <a:latin typeface="Arial" panose="020B0604020202020204" pitchFamily="34" charset="0"/>
            <a:cs typeface="Arial" panose="020B0604020202020204" pitchFamily="34" charset="0"/>
          </a:endParaRPr>
        </a:p>
      </dgm:t>
    </dgm:pt>
    <dgm:pt modelId="{6A73C8F5-3EEA-46DA-BF34-6A84AC913039}">
      <dgm:prSet custT="1"/>
      <dgm:spPr/>
      <dgm:t>
        <a:bodyPr/>
        <a:lstStyle/>
        <a:p>
          <a:r>
            <a:rPr lang="de-DE" sz="400">
              <a:solidFill>
                <a:sysClr val="windowText" lastClr="000000"/>
              </a:solidFill>
              <a:latin typeface="Arial" panose="020B0604020202020204" pitchFamily="34" charset="0"/>
              <a:cs typeface="Arial" panose="020B0604020202020204" pitchFamily="34" charset="0"/>
            </a:rPr>
            <a:t>Vorstellung BV</a:t>
          </a:r>
        </a:p>
      </dgm:t>
    </dgm:pt>
    <dgm:pt modelId="{B489643B-4390-4909-B3EF-92DA5663CD36}" type="par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658AC3D3-0DEB-4D05-943F-4C7804332E9B}" type="sibTrans" cxnId="{B58EA4F0-4094-4DA6-87D3-C4711B1923A1}">
      <dgm:prSet/>
      <dgm:spPr/>
      <dgm:t>
        <a:bodyPr/>
        <a:lstStyle/>
        <a:p>
          <a:endParaRPr lang="de-DE" sz="400">
            <a:latin typeface="Arial" panose="020B0604020202020204" pitchFamily="34" charset="0"/>
            <a:cs typeface="Arial" panose="020B0604020202020204" pitchFamily="34" charset="0"/>
          </a:endParaRPr>
        </a:p>
      </dgm:t>
    </dgm:pt>
    <dgm:pt modelId="{D311993D-94DE-49B7-8CD3-6E0BE00B2178}">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A14AE40A-C393-4696-B70A-273B684E119A}" type="par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EC02987B-A6A3-405F-B1E9-D9822E4677F6}" type="sibTrans" cxnId="{C4E0CF82-7563-49CD-942B-27CC4DB037CB}">
      <dgm:prSet/>
      <dgm:spPr/>
      <dgm:t>
        <a:bodyPr/>
        <a:lstStyle/>
        <a:p>
          <a:endParaRPr lang="de-DE" sz="400">
            <a:latin typeface="Arial" panose="020B0604020202020204" pitchFamily="34" charset="0"/>
            <a:cs typeface="Arial" panose="020B0604020202020204" pitchFamily="34" charset="0"/>
          </a:endParaRPr>
        </a:p>
      </dgm:t>
    </dgm:pt>
    <dgm:pt modelId="{A754AB09-086F-4B0C-B01D-4BDA82E57092}">
      <dgm:prSet custT="1"/>
      <dgm:spPr/>
      <dgm:t>
        <a:bodyPr/>
        <a:lstStyle/>
        <a:p>
          <a:pPr algn="ctr"/>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6974A74D-46ED-4DA1-842C-9F4C194F113D}" type="par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4C2FF1A6-848F-4A42-A302-BD9EC86DB8B5}" type="sibTrans" cxnId="{98700E3C-68BB-406E-B64D-CE455A3F5574}">
      <dgm:prSet/>
      <dgm:spPr/>
      <dgm:t>
        <a:bodyPr/>
        <a:lstStyle/>
        <a:p>
          <a:endParaRPr lang="de-DE" sz="400">
            <a:latin typeface="Arial" panose="020B0604020202020204" pitchFamily="34" charset="0"/>
            <a:cs typeface="Arial" panose="020B0604020202020204" pitchFamily="34" charset="0"/>
          </a:endParaRPr>
        </a:p>
      </dgm:t>
    </dgm:pt>
    <dgm:pt modelId="{55EAD11B-2DAA-4835-BC88-0ED44062C8AA}">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E94EE81-131C-4214-98DC-BB7AB4856F26}" type="par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F0737C74-8A32-4203-B73B-CBC36000954A}" type="sibTrans" cxnId="{72C433EF-DFF8-4642-AC1C-F74F34B733BE}">
      <dgm:prSet/>
      <dgm:spPr/>
      <dgm:t>
        <a:bodyPr/>
        <a:lstStyle/>
        <a:p>
          <a:endParaRPr lang="de-DE" sz="400">
            <a:latin typeface="Arial" panose="020B0604020202020204" pitchFamily="34" charset="0"/>
            <a:cs typeface="Arial" panose="020B0604020202020204" pitchFamily="34" charset="0"/>
          </a:endParaRPr>
        </a:p>
      </dgm:t>
    </dgm:pt>
    <dgm:pt modelId="{76FF6510-3160-473E-84F6-156AC9050EC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7D715A62-487C-414C-BD17-73CB1634D178}" type="par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0E44B323-54A7-4677-BF6C-4B94B6272859}" type="sibTrans" cxnId="{47B6AE76-D635-4006-9447-ADF4B13567C1}">
      <dgm:prSet/>
      <dgm:spPr/>
      <dgm:t>
        <a:bodyPr/>
        <a:lstStyle/>
        <a:p>
          <a:endParaRPr lang="de-DE" sz="400">
            <a:latin typeface="Arial" panose="020B0604020202020204" pitchFamily="34" charset="0"/>
            <a:cs typeface="Arial" panose="020B0604020202020204" pitchFamily="34" charset="0"/>
          </a:endParaRPr>
        </a:p>
      </dgm:t>
    </dgm:pt>
    <dgm:pt modelId="{75A57227-A28B-4E68-BA32-DADEA50058E9}">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C1582AC0-FABB-41F9-95F2-32EFF1489242}" type="par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9740AE59-65E7-4E45-8F9B-9ED8465CA403}" type="sibTrans" cxnId="{B7890D48-358F-4667-891C-54B36935D15A}">
      <dgm:prSet/>
      <dgm:spPr/>
      <dgm:t>
        <a:bodyPr/>
        <a:lstStyle/>
        <a:p>
          <a:endParaRPr lang="de-DE" sz="400">
            <a:latin typeface="Arial" panose="020B0604020202020204" pitchFamily="34" charset="0"/>
            <a:cs typeface="Arial" panose="020B0604020202020204" pitchFamily="34" charset="0"/>
          </a:endParaRPr>
        </a:p>
      </dgm:t>
    </dgm:pt>
    <dgm:pt modelId="{21B67878-96BE-4FEA-8F75-E8E89E9329F5}">
      <dgm:prSet custT="1"/>
      <dgm:spPr/>
      <dgm:t>
        <a:bodyPr/>
        <a:lstStyle/>
        <a:p>
          <a:r>
            <a:rPr lang="de-DE" sz="400">
              <a:solidFill>
                <a:sysClr val="windowText" lastClr="000000"/>
              </a:solidFill>
              <a:latin typeface="Arial" panose="020B0604020202020204" pitchFamily="34" charset="0"/>
              <a:cs typeface="Arial" panose="020B0604020202020204" pitchFamily="34" charset="0"/>
            </a:rPr>
            <a:t>Erhebung IST-Daten &amp; Analyse der aktuellen Situation</a:t>
          </a:r>
        </a:p>
      </dgm:t>
    </dgm:pt>
    <dgm:pt modelId="{389F3BA8-8334-481B-87AB-A6EC8D97C74A}" type="par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9558B567-2804-482B-8DCE-548FD68CDC20}" type="sibTrans" cxnId="{9F24A55E-DB10-42A9-8451-4FA36E9B6196}">
      <dgm:prSet/>
      <dgm:spPr/>
      <dgm:t>
        <a:bodyPr/>
        <a:lstStyle/>
        <a:p>
          <a:endParaRPr lang="de-DE" sz="400">
            <a:latin typeface="Arial" panose="020B0604020202020204" pitchFamily="34" charset="0"/>
            <a:cs typeface="Arial" panose="020B0604020202020204" pitchFamily="34" charset="0"/>
          </a:endParaRPr>
        </a:p>
      </dgm:t>
    </dgm:pt>
    <dgm:pt modelId="{DDD4756F-9A70-4C6E-B177-2A075FB804E6}">
      <dgm:prSet custT="1"/>
      <dgm:spPr/>
      <dgm:t>
        <a:bodyPr/>
        <a:lstStyle/>
        <a:p>
          <a:r>
            <a:rPr lang="de-DE" sz="400" b="0">
              <a:solidFill>
                <a:sysClr val="windowText" lastClr="000000"/>
              </a:solidFill>
              <a:latin typeface="Arial" panose="020B0604020202020204" pitchFamily="34" charset="0"/>
              <a:cs typeface="Arial" panose="020B0604020202020204" pitchFamily="34" charset="0"/>
            </a:rPr>
            <a:t>Zugriffsrechte in allen Anwendungen für Projektteam</a:t>
          </a:r>
        </a:p>
      </dgm:t>
    </dgm:pt>
    <dgm:pt modelId="{07242CBB-6F70-453B-B68D-D8C0F2B861A4}" type="par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2941196B-AF94-42DF-8940-4642E5244159}" type="sibTrans" cxnId="{17647B9E-A324-4891-A846-538878B915A4}">
      <dgm:prSet/>
      <dgm:spPr/>
      <dgm:t>
        <a:bodyPr/>
        <a:lstStyle/>
        <a:p>
          <a:endParaRPr lang="de-DE" sz="400">
            <a:latin typeface="Arial" panose="020B0604020202020204" pitchFamily="34" charset="0"/>
            <a:cs typeface="Arial" panose="020B0604020202020204" pitchFamily="34" charset="0"/>
          </a:endParaRPr>
        </a:p>
      </dgm:t>
    </dgm:pt>
    <dgm:pt modelId="{502600C9-55F7-4176-9EC0-947CB6E65740}">
      <dgm:prSet custT="1"/>
      <dgm:spPr/>
      <dgm:t>
        <a:bodyPr/>
        <a:lstStyle/>
        <a:p>
          <a:r>
            <a:rPr lang="de-DE" sz="400">
              <a:solidFill>
                <a:sysClr val="windowText" lastClr="000000"/>
              </a:solidFill>
              <a:latin typeface="Arial" panose="020B0604020202020204" pitchFamily="34" charset="0"/>
              <a:cs typeface="Arial" panose="020B0604020202020204" pitchFamily="34" charset="0"/>
            </a:rPr>
            <a:t>SC_22.3 Vorbereitung</a:t>
          </a:r>
        </a:p>
      </dgm:t>
    </dgm:pt>
    <dgm:pt modelId="{9886F5CF-2797-4588-AB21-BD2057D735B2}" type="par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CED201DA-CAB6-487E-BA67-E3565CCAC7D1}" type="sibTrans" cxnId="{559ACF73-3901-4C79-92E6-224B3B9E4F0B}">
      <dgm:prSet/>
      <dgm:spPr/>
      <dgm:t>
        <a:bodyPr/>
        <a:lstStyle/>
        <a:p>
          <a:endParaRPr lang="de-DE" sz="400">
            <a:latin typeface="Arial" panose="020B0604020202020204" pitchFamily="34" charset="0"/>
            <a:cs typeface="Arial" panose="020B0604020202020204" pitchFamily="34" charset="0"/>
          </a:endParaRPr>
        </a:p>
      </dgm:t>
    </dgm:pt>
    <dgm:pt modelId="{6F87A36A-C32A-490D-A663-B9036BDF44C3}">
      <dgm:prSet phldrT="[Text]"/>
      <dgm:spPr>
        <a:xfrm>
          <a:off x="3587019" y="601"/>
          <a:ext cx="1033425" cy="516712"/>
        </a:xfrm>
      </dgm:spPr>
      <dgm:t>
        <a:bodyPr/>
        <a:lstStyle/>
        <a:p>
          <a:r>
            <a:rPr lang="de-DE" b="0">
              <a:solidFill>
                <a:sysClr val="windowText" lastClr="000000"/>
              </a:solidFill>
              <a:latin typeface="Arial" panose="020B0604020202020204" pitchFamily="34" charset="0"/>
              <a:cs typeface="Arial" panose="020B0604020202020204" pitchFamily="34" charset="0"/>
            </a:rPr>
            <a:t>Projekt</a:t>
          </a:r>
        </a:p>
      </dgm:t>
    </dgm:pt>
    <dgm:pt modelId="{69A9C5F9-84E1-4B00-8327-089B4D90D57E}" type="parTrans" cxnId="{C1131994-5FA7-4B41-B70A-016C38BF0258}">
      <dgm:prSet/>
      <dgm:spPr/>
      <dgm:t>
        <a:bodyPr/>
        <a:lstStyle/>
        <a:p>
          <a:endParaRPr lang="de-DE"/>
        </a:p>
      </dgm:t>
    </dgm:pt>
    <dgm:pt modelId="{ADB4BFB4-6B34-473B-AE42-354D741670F1}" type="sibTrans" cxnId="{C1131994-5FA7-4B41-B70A-016C38BF0258}">
      <dgm:prSet/>
      <dgm:spPr/>
      <dgm:t>
        <a:bodyPr/>
        <a:lstStyle/>
        <a:p>
          <a:endParaRPr lang="de-DE"/>
        </a:p>
      </dgm:t>
    </dgm:pt>
    <dgm:pt modelId="{269EEEF7-EE1A-41F1-B8C8-B0ED568449FB}">
      <dgm:prSet/>
      <dgm:spPr>
        <a:solidFill>
          <a:schemeClr val="accent2"/>
        </a:solidFill>
      </dgm:spPr>
      <dgm:t>
        <a:bodyPr/>
        <a:lstStyle/>
        <a:p>
          <a:r>
            <a:rPr lang="de-DE">
              <a:solidFill>
                <a:sysClr val="windowText" lastClr="000000"/>
              </a:solidFill>
              <a:latin typeface="Arial" panose="020B0604020202020204" pitchFamily="34" charset="0"/>
              <a:cs typeface="Arial" panose="020B0604020202020204" pitchFamily="34" charset="0"/>
            </a:rPr>
            <a:t>Teilaufgabe</a:t>
          </a:r>
        </a:p>
      </dgm:t>
    </dgm:pt>
    <dgm:pt modelId="{7870782A-4781-41DD-AB27-6AE059AFE0B8}" type="parTrans" cxnId="{402219AD-8D32-4DE4-AD13-77028C28AEB3}">
      <dgm:prSet/>
      <dgm:spPr/>
      <dgm:t>
        <a:bodyPr/>
        <a:lstStyle/>
        <a:p>
          <a:endParaRPr lang="de-DE"/>
        </a:p>
      </dgm:t>
    </dgm:pt>
    <dgm:pt modelId="{475D1AA0-45C0-40D8-A6E8-A2F0C88C44C0}" type="sibTrans" cxnId="{402219AD-8D32-4DE4-AD13-77028C28AEB3}">
      <dgm:prSet/>
      <dgm:spPr/>
      <dgm:t>
        <a:bodyPr/>
        <a:lstStyle/>
        <a:p>
          <a:endParaRPr lang="de-DE"/>
        </a:p>
      </dgm:t>
    </dgm:pt>
    <dgm:pt modelId="{CF8864FE-8E8D-4B24-AB85-0002B52353B2}">
      <dgm:prSet/>
      <dgm:spPr>
        <a:xfrm>
          <a:off x="4470597" y="2935529"/>
          <a:ext cx="1033425" cy="516712"/>
        </a:xfrm>
        <a:solidFill>
          <a:schemeClr val="bg1">
            <a:lumMod val="50000"/>
          </a:schemeClr>
        </a:solidFill>
      </dgm:spPr>
      <dgm:t>
        <a:bodyPr/>
        <a:lstStyle/>
        <a:p>
          <a:r>
            <a:rPr lang="de-DE" b="0">
              <a:solidFill>
                <a:sysClr val="windowText" lastClr="000000"/>
              </a:solidFill>
              <a:latin typeface="Arial" panose="020B0604020202020204" pitchFamily="34" charset="0"/>
              <a:cs typeface="Arial" panose="020B0604020202020204" pitchFamily="34" charset="0"/>
            </a:rPr>
            <a:t>Arbeitspaket</a:t>
          </a:r>
        </a:p>
      </dgm:t>
    </dgm:pt>
    <dgm:pt modelId="{2534A58C-0025-4EDE-BD7B-FD6A59C0B7EB}" type="parTrans" cxnId="{ECC58A8E-0115-4C9A-9ADE-A64F5E5596A2}">
      <dgm:prSet/>
      <dgm:spPr/>
      <dgm:t>
        <a:bodyPr/>
        <a:lstStyle/>
        <a:p>
          <a:endParaRPr lang="de-DE"/>
        </a:p>
      </dgm:t>
    </dgm:pt>
    <dgm:pt modelId="{7966B28B-24A8-4BCA-BA57-6F0926486ED4}" type="sibTrans" cxnId="{ECC58A8E-0115-4C9A-9ADE-A64F5E5596A2}">
      <dgm:prSet/>
      <dgm:spPr/>
      <dgm:t>
        <a:bodyPr/>
        <a:lstStyle/>
        <a:p>
          <a:endParaRPr lang="de-DE"/>
        </a:p>
      </dgm:t>
    </dgm:pt>
    <dgm:pt modelId="{AF6C1E63-0B71-4595-A5B3-5858DA1D6C06}">
      <dgm:prSet/>
      <dgm:spPr>
        <a:noFill/>
        <a:ln>
          <a:solidFill>
            <a:schemeClr val="tx1"/>
          </a:solidFill>
        </a:ln>
      </dgm:spPr>
      <dgm:t>
        <a:bodyPr/>
        <a:lstStyle/>
        <a:p>
          <a:r>
            <a:rPr lang="de-DE">
              <a:solidFill>
                <a:sysClr val="windowText" lastClr="000000"/>
              </a:solidFill>
              <a:latin typeface="Arial" panose="020B0604020202020204" pitchFamily="34" charset="0"/>
              <a:cs typeface="Arial" panose="020B0604020202020204" pitchFamily="34" charset="0"/>
            </a:rPr>
            <a:t>Legende</a:t>
          </a:r>
        </a:p>
      </dgm:t>
    </dgm:pt>
    <dgm:pt modelId="{B6C90B11-C8B3-452F-8774-E3C6CEBEDD41}" type="parTrans" cxnId="{D6CEFADF-0BD9-45BD-AF23-A3A1A77B041B}">
      <dgm:prSet/>
      <dgm:spPr/>
      <dgm:t>
        <a:bodyPr/>
        <a:lstStyle/>
        <a:p>
          <a:endParaRPr lang="de-DE"/>
        </a:p>
      </dgm:t>
    </dgm:pt>
    <dgm:pt modelId="{714C1824-1A5B-4F9A-9491-48F48DAF9B21}" type="sibTrans" cxnId="{D6CEFADF-0BD9-45BD-AF23-A3A1A77B041B}">
      <dgm:prSet/>
      <dgm:spPr/>
      <dgm:t>
        <a:bodyPr/>
        <a:lstStyle/>
        <a:p>
          <a:endParaRPr lang="de-DE"/>
        </a:p>
      </dgm:t>
    </dgm:pt>
    <dgm:pt modelId="{1914F7CA-D919-4AC1-9052-71ADE7B18CF9}">
      <dgm:prSet phldrT="[Text]"/>
      <dgm:spPr>
        <a:xfrm>
          <a:off x="3587019" y="601"/>
          <a:ext cx="1033425" cy="516712"/>
        </a:xfrm>
        <a:solidFill>
          <a:schemeClr val="accent4"/>
        </a:solidFill>
      </dgm:spPr>
      <dgm:t>
        <a:bodyPr/>
        <a:lstStyle/>
        <a:p>
          <a:r>
            <a:rPr lang="de-DE" b="0">
              <a:solidFill>
                <a:sysClr val="windowText" lastClr="000000"/>
              </a:solidFill>
              <a:latin typeface="Arial" panose="020B0604020202020204" pitchFamily="34" charset="0"/>
              <a:cs typeface="Arial" panose="020B0604020202020204" pitchFamily="34" charset="0"/>
            </a:rPr>
            <a:t>Tätigkeiten</a:t>
          </a:r>
        </a:p>
      </dgm:t>
    </dgm:pt>
    <dgm:pt modelId="{2DB30A0C-42D9-4C16-B262-50A81FAAE721}" type="parTrans" cxnId="{49DFACD2-33D9-4DB8-8BFB-C78820B39C64}">
      <dgm:prSet/>
      <dgm:spPr/>
      <dgm:t>
        <a:bodyPr/>
        <a:lstStyle/>
        <a:p>
          <a:endParaRPr lang="de-DE"/>
        </a:p>
      </dgm:t>
    </dgm:pt>
    <dgm:pt modelId="{C776258A-79D0-4BC7-8443-9A7603EEF20F}" type="sibTrans" cxnId="{49DFACD2-33D9-4DB8-8BFB-C78820B39C64}">
      <dgm:prSet/>
      <dgm:spPr/>
      <dgm:t>
        <a:bodyPr/>
        <a:lstStyle/>
        <a:p>
          <a:endParaRPr lang="de-DE"/>
        </a:p>
      </dgm:t>
    </dgm:pt>
    <dgm:pt modelId="{27EF233B-6645-478E-ABB7-45CFE6574991}" type="pres">
      <dgm:prSet presAssocID="{19ED26BC-29E0-4A5A-AB77-2301EA4E6E03}" presName="hierChild1" presStyleCnt="0">
        <dgm:presLayoutVars>
          <dgm:orgChart val="1"/>
          <dgm:chPref val="1"/>
          <dgm:dir/>
          <dgm:animOne val="branch"/>
          <dgm:animLvl val="lvl"/>
          <dgm:resizeHandles/>
        </dgm:presLayoutVars>
      </dgm:prSet>
      <dgm:spPr/>
    </dgm:pt>
    <dgm:pt modelId="{921C1170-1D19-4AA3-906F-8CF9E6571BE9}" type="pres">
      <dgm:prSet presAssocID="{2B29642E-7030-4101-9F21-F8F6396EAAD1}" presName="hierRoot1" presStyleCnt="0">
        <dgm:presLayoutVars>
          <dgm:hierBranch val="init"/>
        </dgm:presLayoutVars>
      </dgm:prSet>
      <dgm:spPr/>
    </dgm:pt>
    <dgm:pt modelId="{86BCC309-8976-4740-AD3B-10503093CB04}" type="pres">
      <dgm:prSet presAssocID="{2B29642E-7030-4101-9F21-F8F6396EAAD1}" presName="rootComposite1" presStyleCnt="0"/>
      <dgm:spPr/>
    </dgm:pt>
    <dgm:pt modelId="{6A86711F-457E-4253-BD98-6526290F3493}" type="pres">
      <dgm:prSet presAssocID="{2B29642E-7030-4101-9F21-F8F6396EAAD1}" presName="rootText1" presStyleLbl="node0" presStyleIdx="0" presStyleCnt="6" custScaleX="329940">
        <dgm:presLayoutVars>
          <dgm:chPref val="3"/>
        </dgm:presLayoutVars>
      </dgm:prSet>
      <dgm:spPr/>
    </dgm:pt>
    <dgm:pt modelId="{6BF7136E-C791-45A8-8AE1-6696E1C8CFC1}" type="pres">
      <dgm:prSet presAssocID="{2B29642E-7030-4101-9F21-F8F6396EAAD1}" presName="rootConnector1" presStyleLbl="node1" presStyleIdx="0" presStyleCnt="0"/>
      <dgm:spPr/>
    </dgm:pt>
    <dgm:pt modelId="{F36BEBAD-F893-42A6-8B88-36F8FA8B7CAF}" type="pres">
      <dgm:prSet presAssocID="{2B29642E-7030-4101-9F21-F8F6396EAAD1}" presName="hierChild2" presStyleCnt="0"/>
      <dgm:spPr/>
    </dgm:pt>
    <dgm:pt modelId="{93A8D7DA-4143-4647-8349-2A5D3778406F}" type="pres">
      <dgm:prSet presAssocID="{051C3F00-DD58-4E1C-B547-75509FD56645}" presName="Name37" presStyleLbl="parChTrans1D2" presStyleIdx="0" presStyleCnt="8"/>
      <dgm:spPr/>
    </dgm:pt>
    <dgm:pt modelId="{6669B869-4BD7-4EC7-875E-F7D2AF726ACD}" type="pres">
      <dgm:prSet presAssocID="{E281AFC6-4E50-482F-A27D-CC905C34C11F}" presName="hierRoot2" presStyleCnt="0">
        <dgm:presLayoutVars>
          <dgm:hierBranch val="init"/>
        </dgm:presLayoutVars>
      </dgm:prSet>
      <dgm:spPr/>
    </dgm:pt>
    <dgm:pt modelId="{750A0E71-9663-427D-84B0-7501793E6418}" type="pres">
      <dgm:prSet presAssocID="{E281AFC6-4E50-482F-A27D-CC905C34C11F}" presName="rootComposite" presStyleCnt="0"/>
      <dgm:spPr/>
    </dgm:pt>
    <dgm:pt modelId="{514ED023-BF84-4F85-8211-D15F9FF15EAE}" type="pres">
      <dgm:prSet presAssocID="{E281AFC6-4E50-482F-A27D-CC905C34C11F}" presName="rootText" presStyleLbl="node2" presStyleIdx="0" presStyleCnt="8" custLinFactNeighborX="56835">
        <dgm:presLayoutVars>
          <dgm:chPref val="3"/>
        </dgm:presLayoutVars>
      </dgm:prSet>
      <dgm:spPr/>
    </dgm:pt>
    <dgm:pt modelId="{CEDCF164-53B0-4908-9903-09E436079377}" type="pres">
      <dgm:prSet presAssocID="{E281AFC6-4E50-482F-A27D-CC905C34C11F}" presName="rootConnector" presStyleLbl="node2" presStyleIdx="0" presStyleCnt="8"/>
      <dgm:spPr/>
    </dgm:pt>
    <dgm:pt modelId="{D7CB2863-1AD8-4CE6-9679-A84DB9C7866A}" type="pres">
      <dgm:prSet presAssocID="{E281AFC6-4E50-482F-A27D-CC905C34C11F}" presName="hierChild4" presStyleCnt="0"/>
      <dgm:spPr/>
    </dgm:pt>
    <dgm:pt modelId="{A9AB95F4-0669-4781-8EEE-B7C09D8CC19E}" type="pres">
      <dgm:prSet presAssocID="{5057B8F6-9546-4017-BC4D-536AAAC08DF3}" presName="Name37" presStyleLbl="parChTrans1D3" presStyleIdx="0" presStyleCnt="18"/>
      <dgm:spPr/>
    </dgm:pt>
    <dgm:pt modelId="{02970572-85BF-4F6D-BB0D-1DC83FBE5BDB}" type="pres">
      <dgm:prSet presAssocID="{9EC87550-A8E2-48E9-96D2-25F48DF44A87}" presName="hierRoot2" presStyleCnt="0">
        <dgm:presLayoutVars>
          <dgm:hierBranch val="init"/>
        </dgm:presLayoutVars>
      </dgm:prSet>
      <dgm:spPr/>
    </dgm:pt>
    <dgm:pt modelId="{ABDB58BD-C6BB-43EC-BB72-B45D374D1BB4}" type="pres">
      <dgm:prSet presAssocID="{9EC87550-A8E2-48E9-96D2-25F48DF44A87}" presName="rootComposite" presStyleCnt="0"/>
      <dgm:spPr/>
    </dgm:pt>
    <dgm:pt modelId="{66701150-2AB1-4F66-80C2-5ABB1B10DE24}" type="pres">
      <dgm:prSet presAssocID="{9EC87550-A8E2-48E9-96D2-25F48DF44A87}" presName="rootText" presStyleLbl="node3" presStyleIdx="0" presStyleCnt="18" custLinFactNeighborX="52290">
        <dgm:presLayoutVars>
          <dgm:chPref val="3"/>
        </dgm:presLayoutVars>
      </dgm:prSet>
      <dgm:spPr/>
    </dgm:pt>
    <dgm:pt modelId="{71EC015F-677E-47E6-B072-E736CFB29D11}" type="pres">
      <dgm:prSet presAssocID="{9EC87550-A8E2-48E9-96D2-25F48DF44A87}" presName="rootConnector" presStyleLbl="node3" presStyleIdx="0" presStyleCnt="18"/>
      <dgm:spPr/>
    </dgm:pt>
    <dgm:pt modelId="{E41973F7-28AA-4224-B357-515B6BD4DDC5}" type="pres">
      <dgm:prSet presAssocID="{9EC87550-A8E2-48E9-96D2-25F48DF44A87}" presName="hierChild4" presStyleCnt="0"/>
      <dgm:spPr/>
    </dgm:pt>
    <dgm:pt modelId="{76B6E90E-C32D-4E77-903C-A86F7B792662}" type="pres">
      <dgm:prSet presAssocID="{9EC87550-A8E2-48E9-96D2-25F48DF44A87}" presName="hierChild5" presStyleCnt="0"/>
      <dgm:spPr/>
    </dgm:pt>
    <dgm:pt modelId="{33D45805-5B5B-4404-AFB8-28B025296908}" type="pres">
      <dgm:prSet presAssocID="{584222DA-735C-4E2C-A434-B68FB22D313C}" presName="Name37" presStyleLbl="parChTrans1D3" presStyleIdx="1" presStyleCnt="18"/>
      <dgm:spPr/>
    </dgm:pt>
    <dgm:pt modelId="{09687E44-FD99-49B1-A464-1C30D49F2ECF}" type="pres">
      <dgm:prSet presAssocID="{73134708-354B-4FD1-962D-8317EAA804D1}" presName="hierRoot2" presStyleCnt="0">
        <dgm:presLayoutVars>
          <dgm:hierBranch val="init"/>
        </dgm:presLayoutVars>
      </dgm:prSet>
      <dgm:spPr/>
    </dgm:pt>
    <dgm:pt modelId="{93DC9914-5607-41AD-BCE7-6D4D3E11F717}" type="pres">
      <dgm:prSet presAssocID="{73134708-354B-4FD1-962D-8317EAA804D1}" presName="rootComposite" presStyleCnt="0"/>
      <dgm:spPr/>
    </dgm:pt>
    <dgm:pt modelId="{3530E21F-A27C-466F-8356-26FF36AE1166}" type="pres">
      <dgm:prSet presAssocID="{73134708-354B-4FD1-962D-8317EAA804D1}" presName="rootText" presStyleLbl="node3" presStyleIdx="1" presStyleCnt="18" custLinFactNeighborX="52290">
        <dgm:presLayoutVars>
          <dgm:chPref val="3"/>
        </dgm:presLayoutVars>
      </dgm:prSet>
      <dgm:spPr/>
    </dgm:pt>
    <dgm:pt modelId="{234FAA84-0E36-4A40-978D-8093CDBC3B1F}" type="pres">
      <dgm:prSet presAssocID="{73134708-354B-4FD1-962D-8317EAA804D1}" presName="rootConnector" presStyleLbl="node3" presStyleIdx="1" presStyleCnt="18"/>
      <dgm:spPr/>
    </dgm:pt>
    <dgm:pt modelId="{8CE7D30E-F0C3-41CE-A719-958D944FF084}" type="pres">
      <dgm:prSet presAssocID="{73134708-354B-4FD1-962D-8317EAA804D1}" presName="hierChild4" presStyleCnt="0"/>
      <dgm:spPr/>
    </dgm:pt>
    <dgm:pt modelId="{8616AEA9-03AE-41E3-B60D-0C62828E793A}" type="pres">
      <dgm:prSet presAssocID="{73134708-354B-4FD1-962D-8317EAA804D1}" presName="hierChild5" presStyleCnt="0"/>
      <dgm:spPr/>
    </dgm:pt>
    <dgm:pt modelId="{2493EBF3-DED1-4701-AA87-60983FC1A8A7}" type="pres">
      <dgm:prSet presAssocID="{D3FB41C8-298F-4C92-A8BA-654745B64A87}" presName="Name37" presStyleLbl="parChTrans1D3" presStyleIdx="2" presStyleCnt="18"/>
      <dgm:spPr/>
    </dgm:pt>
    <dgm:pt modelId="{ED5CD687-2D40-4590-81C8-9A301D527BD7}" type="pres">
      <dgm:prSet presAssocID="{59EA7FAF-DBCA-46A3-BCAB-EADA82F4C25B}" presName="hierRoot2" presStyleCnt="0">
        <dgm:presLayoutVars>
          <dgm:hierBranch val="init"/>
        </dgm:presLayoutVars>
      </dgm:prSet>
      <dgm:spPr/>
    </dgm:pt>
    <dgm:pt modelId="{D9BBDC3A-3F68-4C82-8851-D516655F1F2A}" type="pres">
      <dgm:prSet presAssocID="{59EA7FAF-DBCA-46A3-BCAB-EADA82F4C25B}" presName="rootComposite" presStyleCnt="0"/>
      <dgm:spPr/>
    </dgm:pt>
    <dgm:pt modelId="{35ACD49E-65EA-4724-A3B5-9C9E8A9B9B37}" type="pres">
      <dgm:prSet presAssocID="{59EA7FAF-DBCA-46A3-BCAB-EADA82F4C25B}" presName="rootText" presStyleLbl="node3" presStyleIdx="2" presStyleCnt="18" custLinFactNeighborX="52290">
        <dgm:presLayoutVars>
          <dgm:chPref val="3"/>
        </dgm:presLayoutVars>
      </dgm:prSet>
      <dgm:spPr/>
    </dgm:pt>
    <dgm:pt modelId="{4A816343-430D-400C-9151-2FF501AEE41A}" type="pres">
      <dgm:prSet presAssocID="{59EA7FAF-DBCA-46A3-BCAB-EADA82F4C25B}" presName="rootConnector" presStyleLbl="node3" presStyleIdx="2" presStyleCnt="18"/>
      <dgm:spPr/>
    </dgm:pt>
    <dgm:pt modelId="{4706630E-223F-4555-81A5-028E58FB25A8}" type="pres">
      <dgm:prSet presAssocID="{59EA7FAF-DBCA-46A3-BCAB-EADA82F4C25B}" presName="hierChild4" presStyleCnt="0"/>
      <dgm:spPr/>
    </dgm:pt>
    <dgm:pt modelId="{B976BF0F-BFCA-4A6C-AD68-8DBFE0B079FD}" type="pres">
      <dgm:prSet presAssocID="{59EA7FAF-DBCA-46A3-BCAB-EADA82F4C25B}" presName="hierChild5" presStyleCnt="0"/>
      <dgm:spPr/>
    </dgm:pt>
    <dgm:pt modelId="{4CFA0DE1-F281-476A-9B3F-AE7FDC39E92F}" type="pres">
      <dgm:prSet presAssocID="{1E46A5EE-0950-45D6-A976-7EBF9BAF73D2}" presName="Name37" presStyleLbl="parChTrans1D3" presStyleIdx="3" presStyleCnt="18"/>
      <dgm:spPr/>
    </dgm:pt>
    <dgm:pt modelId="{DB55CC8B-0980-4DE2-A705-6C2AC272FB4F}" type="pres">
      <dgm:prSet presAssocID="{DC306147-3E32-4851-B580-9F056F23D092}" presName="hierRoot2" presStyleCnt="0">
        <dgm:presLayoutVars>
          <dgm:hierBranch val="init"/>
        </dgm:presLayoutVars>
      </dgm:prSet>
      <dgm:spPr/>
    </dgm:pt>
    <dgm:pt modelId="{7BAE58F9-46E7-40AE-B276-73804108830C}" type="pres">
      <dgm:prSet presAssocID="{DC306147-3E32-4851-B580-9F056F23D092}" presName="rootComposite" presStyleCnt="0"/>
      <dgm:spPr/>
    </dgm:pt>
    <dgm:pt modelId="{9BC0B8FD-9831-4092-A1A8-F70ECA700E7E}" type="pres">
      <dgm:prSet presAssocID="{DC306147-3E32-4851-B580-9F056F23D092}" presName="rootText" presStyleLbl="node3" presStyleIdx="3" presStyleCnt="18" custLinFactNeighborX="52290">
        <dgm:presLayoutVars>
          <dgm:chPref val="3"/>
        </dgm:presLayoutVars>
      </dgm:prSet>
      <dgm:spPr/>
    </dgm:pt>
    <dgm:pt modelId="{244FC028-5B3E-414A-93E4-E07D6CEED339}" type="pres">
      <dgm:prSet presAssocID="{DC306147-3E32-4851-B580-9F056F23D092}" presName="rootConnector" presStyleLbl="node3" presStyleIdx="3" presStyleCnt="18"/>
      <dgm:spPr/>
    </dgm:pt>
    <dgm:pt modelId="{25AFD8D2-68E1-4D2C-85BD-63AB19E37E53}" type="pres">
      <dgm:prSet presAssocID="{DC306147-3E32-4851-B580-9F056F23D092}" presName="hierChild4" presStyleCnt="0"/>
      <dgm:spPr/>
    </dgm:pt>
    <dgm:pt modelId="{CBDFAD93-FB75-4582-860C-0DD7C5D3E536}" type="pres">
      <dgm:prSet presAssocID="{DC306147-3E32-4851-B580-9F056F23D092}" presName="hierChild5" presStyleCnt="0"/>
      <dgm:spPr/>
    </dgm:pt>
    <dgm:pt modelId="{64BEDF23-5C54-4BFD-B7C1-B21D292C560E}" type="pres">
      <dgm:prSet presAssocID="{12C79A0F-3524-46EE-BC11-D11AB77CAA33}" presName="Name37" presStyleLbl="parChTrans1D3" presStyleIdx="4" presStyleCnt="18"/>
      <dgm:spPr/>
    </dgm:pt>
    <dgm:pt modelId="{07436284-A653-44FA-BB25-91DB73602FEB}" type="pres">
      <dgm:prSet presAssocID="{27EB0657-28AB-4E27-B49A-B02B599F38CA}" presName="hierRoot2" presStyleCnt="0">
        <dgm:presLayoutVars>
          <dgm:hierBranch val="init"/>
        </dgm:presLayoutVars>
      </dgm:prSet>
      <dgm:spPr/>
    </dgm:pt>
    <dgm:pt modelId="{257B1304-E15D-4CAC-B319-C15EE5F7F505}" type="pres">
      <dgm:prSet presAssocID="{27EB0657-28AB-4E27-B49A-B02B599F38CA}" presName="rootComposite" presStyleCnt="0"/>
      <dgm:spPr/>
    </dgm:pt>
    <dgm:pt modelId="{311DB199-0BDD-4F4F-A98C-E530E494F712}" type="pres">
      <dgm:prSet presAssocID="{27EB0657-28AB-4E27-B49A-B02B599F38CA}" presName="rootText" presStyleLbl="node3" presStyleIdx="4" presStyleCnt="18" custLinFactNeighborX="52290">
        <dgm:presLayoutVars>
          <dgm:chPref val="3"/>
        </dgm:presLayoutVars>
      </dgm:prSet>
      <dgm:spPr/>
    </dgm:pt>
    <dgm:pt modelId="{001F3F8B-26C6-4B0D-9007-00BD21039EC0}" type="pres">
      <dgm:prSet presAssocID="{27EB0657-28AB-4E27-B49A-B02B599F38CA}" presName="rootConnector" presStyleLbl="node3" presStyleIdx="4" presStyleCnt="18"/>
      <dgm:spPr/>
    </dgm:pt>
    <dgm:pt modelId="{07241CC7-FBFD-4AB5-A2B1-5CA5601F15DD}" type="pres">
      <dgm:prSet presAssocID="{27EB0657-28AB-4E27-B49A-B02B599F38CA}" presName="hierChild4" presStyleCnt="0"/>
      <dgm:spPr/>
    </dgm:pt>
    <dgm:pt modelId="{F4DA5FD8-E47D-4D1B-AA9D-8B20021737A7}" type="pres">
      <dgm:prSet presAssocID="{27EB0657-28AB-4E27-B49A-B02B599F38CA}" presName="hierChild5" presStyleCnt="0"/>
      <dgm:spPr/>
    </dgm:pt>
    <dgm:pt modelId="{BB4B4C6D-3246-4C59-881F-A0E8AD4128EF}" type="pres">
      <dgm:prSet presAssocID="{D23F400A-B6C9-40FA-BB4A-877941E6DDA4}" presName="Name37" presStyleLbl="parChTrans1D3" presStyleIdx="5" presStyleCnt="18"/>
      <dgm:spPr/>
    </dgm:pt>
    <dgm:pt modelId="{06581764-C279-4CFC-A920-376EA31A2668}" type="pres">
      <dgm:prSet presAssocID="{610CC057-3EEE-4AFE-857B-A97CF297A976}" presName="hierRoot2" presStyleCnt="0">
        <dgm:presLayoutVars>
          <dgm:hierBranch val="init"/>
        </dgm:presLayoutVars>
      </dgm:prSet>
      <dgm:spPr/>
    </dgm:pt>
    <dgm:pt modelId="{88C02A04-C8D1-4107-BCC0-2F20437D480B}" type="pres">
      <dgm:prSet presAssocID="{610CC057-3EEE-4AFE-857B-A97CF297A976}" presName="rootComposite" presStyleCnt="0"/>
      <dgm:spPr/>
    </dgm:pt>
    <dgm:pt modelId="{E741732C-484B-4A10-8037-EBA87BA263CD}" type="pres">
      <dgm:prSet presAssocID="{610CC057-3EEE-4AFE-857B-A97CF297A976}" presName="rootText" presStyleLbl="node3" presStyleIdx="5" presStyleCnt="18" custLinFactNeighborX="52290">
        <dgm:presLayoutVars>
          <dgm:chPref val="3"/>
        </dgm:presLayoutVars>
      </dgm:prSet>
      <dgm:spPr/>
    </dgm:pt>
    <dgm:pt modelId="{76B7928F-1D6D-4898-9FA1-943299D6F46F}" type="pres">
      <dgm:prSet presAssocID="{610CC057-3EEE-4AFE-857B-A97CF297A976}" presName="rootConnector" presStyleLbl="node3" presStyleIdx="5" presStyleCnt="18"/>
      <dgm:spPr/>
    </dgm:pt>
    <dgm:pt modelId="{DDDAD368-A089-45EE-AAF6-2109830D0F7F}" type="pres">
      <dgm:prSet presAssocID="{610CC057-3EEE-4AFE-857B-A97CF297A976}" presName="hierChild4" presStyleCnt="0"/>
      <dgm:spPr/>
    </dgm:pt>
    <dgm:pt modelId="{FD46A123-6D9A-40C4-834E-1AEF70FF0385}" type="pres">
      <dgm:prSet presAssocID="{610CC057-3EEE-4AFE-857B-A97CF297A976}" presName="hierChild5" presStyleCnt="0"/>
      <dgm:spPr/>
    </dgm:pt>
    <dgm:pt modelId="{BECBBA2F-6DC6-4832-BA45-FD403FA142EC}" type="pres">
      <dgm:prSet presAssocID="{E281AFC6-4E50-482F-A27D-CC905C34C11F}" presName="hierChild5" presStyleCnt="0"/>
      <dgm:spPr/>
    </dgm:pt>
    <dgm:pt modelId="{09149A67-B474-46B2-9BC5-26BA4F6134C0}" type="pres">
      <dgm:prSet presAssocID="{2C0BB579-F1F4-4A2A-AE9D-769CC5964A0D}" presName="Name37" presStyleLbl="parChTrans1D2" presStyleIdx="1" presStyleCnt="8"/>
      <dgm:spPr/>
    </dgm:pt>
    <dgm:pt modelId="{09C9F81D-EC26-4B5C-978C-7F1C56432D62}" type="pres">
      <dgm:prSet presAssocID="{777F4786-F97E-4AEA-AE3C-09F0253AECCB}" presName="hierRoot2" presStyleCnt="0">
        <dgm:presLayoutVars>
          <dgm:hierBranch val="init"/>
        </dgm:presLayoutVars>
      </dgm:prSet>
      <dgm:spPr/>
    </dgm:pt>
    <dgm:pt modelId="{C1CBCC98-08F1-4228-8518-02DDD3247302}" type="pres">
      <dgm:prSet presAssocID="{777F4786-F97E-4AEA-AE3C-09F0253AECCB}" presName="rootComposite" presStyleCnt="0"/>
      <dgm:spPr/>
    </dgm:pt>
    <dgm:pt modelId="{81E32552-0014-4A23-9DB5-FBA3B0AC43EA}" type="pres">
      <dgm:prSet presAssocID="{777F4786-F97E-4AEA-AE3C-09F0253AECCB}" presName="rootText" presStyleLbl="node2" presStyleIdx="1" presStyleCnt="8" custLinFactX="-11156" custLinFactNeighborX="-100000">
        <dgm:presLayoutVars>
          <dgm:chPref val="3"/>
        </dgm:presLayoutVars>
      </dgm:prSet>
      <dgm:spPr/>
    </dgm:pt>
    <dgm:pt modelId="{92A4404F-76E5-4A48-8C28-4EA463686828}" type="pres">
      <dgm:prSet presAssocID="{777F4786-F97E-4AEA-AE3C-09F0253AECCB}" presName="rootConnector" presStyleLbl="node2" presStyleIdx="1" presStyleCnt="8"/>
      <dgm:spPr/>
    </dgm:pt>
    <dgm:pt modelId="{D4DE701C-A6F3-417E-BF46-65E65FD0ED0E}" type="pres">
      <dgm:prSet presAssocID="{777F4786-F97E-4AEA-AE3C-09F0253AECCB}" presName="hierChild4" presStyleCnt="0"/>
      <dgm:spPr/>
    </dgm:pt>
    <dgm:pt modelId="{A526BB51-C1E1-4125-B38C-D4AD52FA8282}" type="pres">
      <dgm:prSet presAssocID="{3B1C3269-F44B-4756-A0D7-53B62702CD21}" presName="Name37" presStyleLbl="parChTrans1D3" presStyleIdx="6" presStyleCnt="18"/>
      <dgm:spPr/>
    </dgm:pt>
    <dgm:pt modelId="{EE8B6AC8-91F7-4C72-8F35-17552A01EB27}" type="pres">
      <dgm:prSet presAssocID="{428BF60D-2584-4D0F-A7C9-0EDA2CE205B3}" presName="hierRoot2" presStyleCnt="0">
        <dgm:presLayoutVars>
          <dgm:hierBranch val="init"/>
        </dgm:presLayoutVars>
      </dgm:prSet>
      <dgm:spPr/>
    </dgm:pt>
    <dgm:pt modelId="{C67F7D4F-9AAD-409B-8165-92B69DE49A7A}" type="pres">
      <dgm:prSet presAssocID="{428BF60D-2584-4D0F-A7C9-0EDA2CE205B3}" presName="rootComposite" presStyleCnt="0"/>
      <dgm:spPr/>
    </dgm:pt>
    <dgm:pt modelId="{6B50AD1A-0604-4870-B4C0-EC67FB46CD3A}" type="pres">
      <dgm:prSet presAssocID="{428BF60D-2584-4D0F-A7C9-0EDA2CE205B3}" presName="rootText" presStyleLbl="node3" presStyleIdx="6" presStyleCnt="18" custScaleX="110000" custScaleY="110000" custLinFactNeighborX="37618">
        <dgm:presLayoutVars>
          <dgm:chPref val="3"/>
        </dgm:presLayoutVars>
      </dgm:prSet>
      <dgm:spPr/>
    </dgm:pt>
    <dgm:pt modelId="{E3207E04-E66F-4D92-B4DC-A5FE6616D1B7}" type="pres">
      <dgm:prSet presAssocID="{428BF60D-2584-4D0F-A7C9-0EDA2CE205B3}" presName="rootConnector" presStyleLbl="node3" presStyleIdx="6" presStyleCnt="18"/>
      <dgm:spPr/>
    </dgm:pt>
    <dgm:pt modelId="{B1076658-8970-442B-B2B9-81F393DF3B49}" type="pres">
      <dgm:prSet presAssocID="{428BF60D-2584-4D0F-A7C9-0EDA2CE205B3}" presName="hierChild4" presStyleCnt="0"/>
      <dgm:spPr/>
    </dgm:pt>
    <dgm:pt modelId="{8001C89B-40B6-4660-854D-A884027BD33C}" type="pres">
      <dgm:prSet presAssocID="{5B02D497-9743-409F-9A8E-4692814B7C78}" presName="Name37" presStyleLbl="parChTrans1D4" presStyleIdx="0" presStyleCnt="13"/>
      <dgm:spPr/>
    </dgm:pt>
    <dgm:pt modelId="{345D97CC-7D82-4B91-917E-743722C2684E}" type="pres">
      <dgm:prSet presAssocID="{5CC0A66A-086C-46D9-9D2E-66B4A26E7DD5}" presName="hierRoot2" presStyleCnt="0">
        <dgm:presLayoutVars>
          <dgm:hierBranch val="init"/>
        </dgm:presLayoutVars>
      </dgm:prSet>
      <dgm:spPr/>
    </dgm:pt>
    <dgm:pt modelId="{51341957-C966-491A-863E-96FDC9E7B733}" type="pres">
      <dgm:prSet presAssocID="{5CC0A66A-086C-46D9-9D2E-66B4A26E7DD5}" presName="rootComposite" presStyleCnt="0"/>
      <dgm:spPr/>
    </dgm:pt>
    <dgm:pt modelId="{D072591C-43CE-4BDC-AFD9-3E1B89A5ACED}" type="pres">
      <dgm:prSet presAssocID="{5CC0A66A-086C-46D9-9D2E-66B4A26E7DD5}" presName="rootText" presStyleLbl="node4" presStyleIdx="0" presStyleCnt="13" custScaleX="110000" custScaleY="110000" custLinFactNeighborX="37618">
        <dgm:presLayoutVars>
          <dgm:chPref val="3"/>
        </dgm:presLayoutVars>
      </dgm:prSet>
      <dgm:spPr/>
    </dgm:pt>
    <dgm:pt modelId="{5524AE90-8D23-49AF-8BA9-2C76870EAFB6}" type="pres">
      <dgm:prSet presAssocID="{5CC0A66A-086C-46D9-9D2E-66B4A26E7DD5}" presName="rootConnector" presStyleLbl="node4" presStyleIdx="0" presStyleCnt="13"/>
      <dgm:spPr/>
    </dgm:pt>
    <dgm:pt modelId="{9B258F1D-B419-4935-B4B0-86FE84167A08}" type="pres">
      <dgm:prSet presAssocID="{5CC0A66A-086C-46D9-9D2E-66B4A26E7DD5}" presName="hierChild4" presStyleCnt="0"/>
      <dgm:spPr/>
    </dgm:pt>
    <dgm:pt modelId="{673D6763-C9A0-4E52-8D21-BE6A64C1DF26}" type="pres">
      <dgm:prSet presAssocID="{5CC0A66A-086C-46D9-9D2E-66B4A26E7DD5}" presName="hierChild5" presStyleCnt="0"/>
      <dgm:spPr/>
    </dgm:pt>
    <dgm:pt modelId="{01E2CAF8-5A4C-435A-904C-8D9C910D0A6C}" type="pres">
      <dgm:prSet presAssocID="{A14AE40A-C393-4696-B70A-273B684E119A}" presName="Name37" presStyleLbl="parChTrans1D4" presStyleIdx="1" presStyleCnt="13"/>
      <dgm:spPr/>
    </dgm:pt>
    <dgm:pt modelId="{FCEEAD7A-DCE2-4BDA-BCE0-E4D2A1613778}" type="pres">
      <dgm:prSet presAssocID="{D311993D-94DE-49B7-8CD3-6E0BE00B2178}" presName="hierRoot2" presStyleCnt="0">
        <dgm:presLayoutVars>
          <dgm:hierBranch val="init"/>
        </dgm:presLayoutVars>
      </dgm:prSet>
      <dgm:spPr/>
    </dgm:pt>
    <dgm:pt modelId="{75919450-1012-4353-A95A-8A59AA8A48EF}" type="pres">
      <dgm:prSet presAssocID="{D311993D-94DE-49B7-8CD3-6E0BE00B2178}" presName="rootComposite" presStyleCnt="0"/>
      <dgm:spPr/>
    </dgm:pt>
    <dgm:pt modelId="{2F1509E3-52C2-420C-AB6E-9D3D00D7AFA7}" type="pres">
      <dgm:prSet presAssocID="{D311993D-94DE-49B7-8CD3-6E0BE00B2178}" presName="rootText" presStyleLbl="node4" presStyleIdx="1" presStyleCnt="13" custScaleX="110000" custScaleY="110000" custLinFactNeighborX="37618">
        <dgm:presLayoutVars>
          <dgm:chPref val="3"/>
        </dgm:presLayoutVars>
      </dgm:prSet>
      <dgm:spPr/>
    </dgm:pt>
    <dgm:pt modelId="{92D69785-E916-4A10-AEE1-6292EB1CEAA1}" type="pres">
      <dgm:prSet presAssocID="{D311993D-94DE-49B7-8CD3-6E0BE00B2178}" presName="rootConnector" presStyleLbl="node4" presStyleIdx="1" presStyleCnt="13"/>
      <dgm:spPr/>
    </dgm:pt>
    <dgm:pt modelId="{AFD60069-FB51-4D23-A1CD-044022796934}" type="pres">
      <dgm:prSet presAssocID="{D311993D-94DE-49B7-8CD3-6E0BE00B2178}" presName="hierChild4" presStyleCnt="0"/>
      <dgm:spPr/>
    </dgm:pt>
    <dgm:pt modelId="{C904AB0A-DC26-4A41-A409-EB07B1A0E712}" type="pres">
      <dgm:prSet presAssocID="{D311993D-94DE-49B7-8CD3-6E0BE00B2178}" presName="hierChild5" presStyleCnt="0"/>
      <dgm:spPr/>
    </dgm:pt>
    <dgm:pt modelId="{955F9E14-1525-4031-95F8-046C47AB10D9}" type="pres">
      <dgm:prSet presAssocID="{428BF60D-2584-4D0F-A7C9-0EDA2CE205B3}" presName="hierChild5" presStyleCnt="0"/>
      <dgm:spPr/>
    </dgm:pt>
    <dgm:pt modelId="{5870B902-C4E2-4503-A781-168B241C97C6}" type="pres">
      <dgm:prSet presAssocID="{32728D03-0940-480C-B610-D392D0222549}" presName="Name37" presStyleLbl="parChTrans1D3" presStyleIdx="7" presStyleCnt="18"/>
      <dgm:spPr/>
    </dgm:pt>
    <dgm:pt modelId="{22155801-94E6-4CD2-BBBE-D911485995E8}" type="pres">
      <dgm:prSet presAssocID="{3777125B-4A81-442C-8BC4-D5F637A79165}" presName="hierRoot2" presStyleCnt="0">
        <dgm:presLayoutVars>
          <dgm:hierBranch val="init"/>
        </dgm:presLayoutVars>
      </dgm:prSet>
      <dgm:spPr/>
    </dgm:pt>
    <dgm:pt modelId="{9521621A-09FB-408E-8DB4-8DB40613EB81}" type="pres">
      <dgm:prSet presAssocID="{3777125B-4A81-442C-8BC4-D5F637A79165}" presName="rootComposite" presStyleCnt="0"/>
      <dgm:spPr/>
    </dgm:pt>
    <dgm:pt modelId="{334C8A6A-DA49-4114-97D2-E18E16655825}" type="pres">
      <dgm:prSet presAssocID="{3777125B-4A81-442C-8BC4-D5F637A79165}" presName="rootText" presStyleLbl="node3" presStyleIdx="7" presStyleCnt="18" custScaleX="110000" custScaleY="110000" custLinFactNeighborX="37618">
        <dgm:presLayoutVars>
          <dgm:chPref val="3"/>
        </dgm:presLayoutVars>
      </dgm:prSet>
      <dgm:spPr/>
    </dgm:pt>
    <dgm:pt modelId="{806EBA49-C58E-4AF4-9529-09F475508214}" type="pres">
      <dgm:prSet presAssocID="{3777125B-4A81-442C-8BC4-D5F637A79165}" presName="rootConnector" presStyleLbl="node3" presStyleIdx="7" presStyleCnt="18"/>
      <dgm:spPr/>
    </dgm:pt>
    <dgm:pt modelId="{51009BE7-1272-4A98-95B7-38852E7B4797}" type="pres">
      <dgm:prSet presAssocID="{3777125B-4A81-442C-8BC4-D5F637A79165}" presName="hierChild4" presStyleCnt="0"/>
      <dgm:spPr/>
    </dgm:pt>
    <dgm:pt modelId="{9C54B795-D9D1-4A85-9678-88FADCDA0F2B}" type="pres">
      <dgm:prSet presAssocID="{687CA327-94F9-48A9-8177-6B7974AC6FDE}" presName="Name37" presStyleLbl="parChTrans1D4" presStyleIdx="2" presStyleCnt="13"/>
      <dgm:spPr/>
    </dgm:pt>
    <dgm:pt modelId="{89333654-B3D5-4AB7-A059-ABD01314AD69}" type="pres">
      <dgm:prSet presAssocID="{97FC8450-B0D2-4924-85D1-A71F90130AF1}" presName="hierRoot2" presStyleCnt="0">
        <dgm:presLayoutVars>
          <dgm:hierBranch val="init"/>
        </dgm:presLayoutVars>
      </dgm:prSet>
      <dgm:spPr/>
    </dgm:pt>
    <dgm:pt modelId="{66EFC09E-41CA-4562-B096-BED36B6A06DB}" type="pres">
      <dgm:prSet presAssocID="{97FC8450-B0D2-4924-85D1-A71F90130AF1}" presName="rootComposite" presStyleCnt="0"/>
      <dgm:spPr/>
    </dgm:pt>
    <dgm:pt modelId="{5621C843-3CC4-41A9-ABB7-3F33F32B078C}" type="pres">
      <dgm:prSet presAssocID="{97FC8450-B0D2-4924-85D1-A71F90130AF1}" presName="rootText" presStyleLbl="node4" presStyleIdx="2" presStyleCnt="13" custScaleX="110000" custScaleY="110000" custLinFactNeighborX="37618">
        <dgm:presLayoutVars>
          <dgm:chPref val="3"/>
        </dgm:presLayoutVars>
      </dgm:prSet>
      <dgm:spPr/>
    </dgm:pt>
    <dgm:pt modelId="{32A0B861-D54C-4E27-B984-4863353C1CE7}" type="pres">
      <dgm:prSet presAssocID="{97FC8450-B0D2-4924-85D1-A71F90130AF1}" presName="rootConnector" presStyleLbl="node4" presStyleIdx="2" presStyleCnt="13"/>
      <dgm:spPr/>
    </dgm:pt>
    <dgm:pt modelId="{8A9559FF-93D5-4823-81FB-413D6E781F68}" type="pres">
      <dgm:prSet presAssocID="{97FC8450-B0D2-4924-85D1-A71F90130AF1}" presName="hierChild4" presStyleCnt="0"/>
      <dgm:spPr/>
    </dgm:pt>
    <dgm:pt modelId="{DE7D005A-7360-4E99-A213-70DB72BC733B}" type="pres">
      <dgm:prSet presAssocID="{97FC8450-B0D2-4924-85D1-A71F90130AF1}" presName="hierChild5" presStyleCnt="0"/>
      <dgm:spPr/>
    </dgm:pt>
    <dgm:pt modelId="{6F73E004-3393-474E-B882-6D25B5B303C1}" type="pres">
      <dgm:prSet presAssocID="{6974A74D-46ED-4DA1-842C-9F4C194F113D}" presName="Name37" presStyleLbl="parChTrans1D4" presStyleIdx="3" presStyleCnt="13"/>
      <dgm:spPr/>
    </dgm:pt>
    <dgm:pt modelId="{C1B718FD-89B5-4968-8D3A-268835C8DD85}" type="pres">
      <dgm:prSet presAssocID="{A754AB09-086F-4B0C-B01D-4BDA82E57092}" presName="hierRoot2" presStyleCnt="0">
        <dgm:presLayoutVars>
          <dgm:hierBranch val="init"/>
        </dgm:presLayoutVars>
      </dgm:prSet>
      <dgm:spPr/>
    </dgm:pt>
    <dgm:pt modelId="{833BE123-F446-4751-875E-6904519BB0F2}" type="pres">
      <dgm:prSet presAssocID="{A754AB09-086F-4B0C-B01D-4BDA82E57092}" presName="rootComposite" presStyleCnt="0"/>
      <dgm:spPr/>
    </dgm:pt>
    <dgm:pt modelId="{5C530DB6-8311-4D4C-9F15-463B9E826DF9}" type="pres">
      <dgm:prSet presAssocID="{A754AB09-086F-4B0C-B01D-4BDA82E57092}" presName="rootText" presStyleLbl="node4" presStyleIdx="3" presStyleCnt="13" custScaleX="110000" custScaleY="110000" custLinFactNeighborX="37618">
        <dgm:presLayoutVars>
          <dgm:chPref val="3"/>
        </dgm:presLayoutVars>
      </dgm:prSet>
      <dgm:spPr/>
    </dgm:pt>
    <dgm:pt modelId="{1966D404-3D30-4290-A1E6-CBBD5BCC9CDC}" type="pres">
      <dgm:prSet presAssocID="{A754AB09-086F-4B0C-B01D-4BDA82E57092}" presName="rootConnector" presStyleLbl="node4" presStyleIdx="3" presStyleCnt="13"/>
      <dgm:spPr/>
    </dgm:pt>
    <dgm:pt modelId="{B8580333-F92F-4357-8033-9FD82A4BBE51}" type="pres">
      <dgm:prSet presAssocID="{A754AB09-086F-4B0C-B01D-4BDA82E57092}" presName="hierChild4" presStyleCnt="0"/>
      <dgm:spPr/>
    </dgm:pt>
    <dgm:pt modelId="{DB21D17F-0E86-4251-8CD7-A06C160F7B63}" type="pres">
      <dgm:prSet presAssocID="{A754AB09-086F-4B0C-B01D-4BDA82E57092}" presName="hierChild5" presStyleCnt="0"/>
      <dgm:spPr/>
    </dgm:pt>
    <dgm:pt modelId="{0F9CE346-E92E-4505-B599-F7940DCBE7F4}" type="pres">
      <dgm:prSet presAssocID="{3777125B-4A81-442C-8BC4-D5F637A79165}" presName="hierChild5" presStyleCnt="0"/>
      <dgm:spPr/>
    </dgm:pt>
    <dgm:pt modelId="{CB8EEF13-1240-44B8-80C6-5F7FD3E1775C}" type="pres">
      <dgm:prSet presAssocID="{45ECE2E9-7871-4B73-A57D-0FABC0F76994}" presName="Name37" presStyleLbl="parChTrans1D3" presStyleIdx="8" presStyleCnt="18"/>
      <dgm:spPr/>
    </dgm:pt>
    <dgm:pt modelId="{2F92C196-504D-4161-BAD6-593E615FB10C}" type="pres">
      <dgm:prSet presAssocID="{60BE11CB-A0E6-4EC1-AF48-23834461833C}" presName="hierRoot2" presStyleCnt="0">
        <dgm:presLayoutVars>
          <dgm:hierBranch val="init"/>
        </dgm:presLayoutVars>
      </dgm:prSet>
      <dgm:spPr/>
    </dgm:pt>
    <dgm:pt modelId="{30C27ADB-A596-47A0-A0D5-97A02A9CFE5A}" type="pres">
      <dgm:prSet presAssocID="{60BE11CB-A0E6-4EC1-AF48-23834461833C}" presName="rootComposite" presStyleCnt="0"/>
      <dgm:spPr/>
    </dgm:pt>
    <dgm:pt modelId="{40B0629F-86D3-43F3-B003-F6F2397C156D}" type="pres">
      <dgm:prSet presAssocID="{60BE11CB-A0E6-4EC1-AF48-23834461833C}" presName="rootText" presStyleLbl="node3" presStyleIdx="8" presStyleCnt="18" custScaleX="110000" custScaleY="110000" custLinFactNeighborX="37618">
        <dgm:presLayoutVars>
          <dgm:chPref val="3"/>
        </dgm:presLayoutVars>
      </dgm:prSet>
      <dgm:spPr/>
    </dgm:pt>
    <dgm:pt modelId="{F924E6B9-15DD-4473-B20D-966B12186038}" type="pres">
      <dgm:prSet presAssocID="{60BE11CB-A0E6-4EC1-AF48-23834461833C}" presName="rootConnector" presStyleLbl="node3" presStyleIdx="8" presStyleCnt="18"/>
      <dgm:spPr/>
    </dgm:pt>
    <dgm:pt modelId="{B32F6D59-5966-4878-9079-C478902A7D0F}" type="pres">
      <dgm:prSet presAssocID="{60BE11CB-A0E6-4EC1-AF48-23834461833C}" presName="hierChild4" presStyleCnt="0"/>
      <dgm:spPr/>
    </dgm:pt>
    <dgm:pt modelId="{18D7E538-98E4-445F-B7A8-88C6095CFE4E}" type="pres">
      <dgm:prSet presAssocID="{BA2B392C-9442-4C7F-8D60-9F0818CC1F66}" presName="Name37" presStyleLbl="parChTrans1D4" presStyleIdx="4" presStyleCnt="13"/>
      <dgm:spPr/>
    </dgm:pt>
    <dgm:pt modelId="{D6D1A6AA-17AC-4B51-A11D-345A19FD45B2}" type="pres">
      <dgm:prSet presAssocID="{B017D2BB-E0CB-4F5B-9D48-8990DC6326D5}" presName="hierRoot2" presStyleCnt="0">
        <dgm:presLayoutVars>
          <dgm:hierBranch val="init"/>
        </dgm:presLayoutVars>
      </dgm:prSet>
      <dgm:spPr/>
    </dgm:pt>
    <dgm:pt modelId="{844B199A-9675-42BC-8D64-4AE0736587D8}" type="pres">
      <dgm:prSet presAssocID="{B017D2BB-E0CB-4F5B-9D48-8990DC6326D5}" presName="rootComposite" presStyleCnt="0"/>
      <dgm:spPr/>
    </dgm:pt>
    <dgm:pt modelId="{EF9B26EF-FEB1-4663-8EDC-AA3F7F0A3A1D}" type="pres">
      <dgm:prSet presAssocID="{B017D2BB-E0CB-4F5B-9D48-8990DC6326D5}" presName="rootText" presStyleLbl="node4" presStyleIdx="4" presStyleCnt="13" custScaleX="110000" custScaleY="110000" custLinFactNeighborX="37618">
        <dgm:presLayoutVars>
          <dgm:chPref val="3"/>
        </dgm:presLayoutVars>
      </dgm:prSet>
      <dgm:spPr/>
    </dgm:pt>
    <dgm:pt modelId="{7F63AF74-587D-4434-B6A1-CC9747291ED0}" type="pres">
      <dgm:prSet presAssocID="{B017D2BB-E0CB-4F5B-9D48-8990DC6326D5}" presName="rootConnector" presStyleLbl="node4" presStyleIdx="4" presStyleCnt="13"/>
      <dgm:spPr/>
    </dgm:pt>
    <dgm:pt modelId="{32677653-9711-4075-8FCF-515629A77F2B}" type="pres">
      <dgm:prSet presAssocID="{B017D2BB-E0CB-4F5B-9D48-8990DC6326D5}" presName="hierChild4" presStyleCnt="0"/>
      <dgm:spPr/>
    </dgm:pt>
    <dgm:pt modelId="{7AD8A046-C919-4D51-B95B-663BAE57E160}" type="pres">
      <dgm:prSet presAssocID="{B017D2BB-E0CB-4F5B-9D48-8990DC6326D5}" presName="hierChild5" presStyleCnt="0"/>
      <dgm:spPr/>
    </dgm:pt>
    <dgm:pt modelId="{5279D126-AB35-4B76-97A1-DDBB0B64DEBA}" type="pres">
      <dgm:prSet presAssocID="{3E94EE81-131C-4214-98DC-BB7AB4856F26}" presName="Name37" presStyleLbl="parChTrans1D4" presStyleIdx="5" presStyleCnt="13"/>
      <dgm:spPr/>
    </dgm:pt>
    <dgm:pt modelId="{6C1DDB56-5E55-40D4-A217-E76B6572EC36}" type="pres">
      <dgm:prSet presAssocID="{55EAD11B-2DAA-4835-BC88-0ED44062C8AA}" presName="hierRoot2" presStyleCnt="0">
        <dgm:presLayoutVars>
          <dgm:hierBranch val="init"/>
        </dgm:presLayoutVars>
      </dgm:prSet>
      <dgm:spPr/>
    </dgm:pt>
    <dgm:pt modelId="{F7B16B27-229E-4A45-BCF5-F6238C1B0779}" type="pres">
      <dgm:prSet presAssocID="{55EAD11B-2DAA-4835-BC88-0ED44062C8AA}" presName="rootComposite" presStyleCnt="0"/>
      <dgm:spPr/>
    </dgm:pt>
    <dgm:pt modelId="{9DE444B2-BF0A-412C-AD89-EA001824A5E0}" type="pres">
      <dgm:prSet presAssocID="{55EAD11B-2DAA-4835-BC88-0ED44062C8AA}" presName="rootText" presStyleLbl="node4" presStyleIdx="5" presStyleCnt="13" custScaleX="110000" custScaleY="110000" custLinFactNeighborX="37618">
        <dgm:presLayoutVars>
          <dgm:chPref val="3"/>
        </dgm:presLayoutVars>
      </dgm:prSet>
      <dgm:spPr/>
    </dgm:pt>
    <dgm:pt modelId="{CCEF0A95-AD08-4543-9706-9EF4422261F8}" type="pres">
      <dgm:prSet presAssocID="{55EAD11B-2DAA-4835-BC88-0ED44062C8AA}" presName="rootConnector" presStyleLbl="node4" presStyleIdx="5" presStyleCnt="13"/>
      <dgm:spPr/>
    </dgm:pt>
    <dgm:pt modelId="{9D45BAB4-8E92-4253-8123-2399F5C20A4C}" type="pres">
      <dgm:prSet presAssocID="{55EAD11B-2DAA-4835-BC88-0ED44062C8AA}" presName="hierChild4" presStyleCnt="0"/>
      <dgm:spPr/>
    </dgm:pt>
    <dgm:pt modelId="{CD5D7B77-ED6D-46AF-916E-B573CCB2EFB9}" type="pres">
      <dgm:prSet presAssocID="{55EAD11B-2DAA-4835-BC88-0ED44062C8AA}" presName="hierChild5" presStyleCnt="0"/>
      <dgm:spPr/>
    </dgm:pt>
    <dgm:pt modelId="{CC44F069-F16F-4927-BA58-DBBB00F3B000}" type="pres">
      <dgm:prSet presAssocID="{60BE11CB-A0E6-4EC1-AF48-23834461833C}" presName="hierChild5" presStyleCnt="0"/>
      <dgm:spPr/>
    </dgm:pt>
    <dgm:pt modelId="{EA46E58B-8A30-45E2-AFBB-EF15D48E1AC4}" type="pres">
      <dgm:prSet presAssocID="{A3823951-056B-481C-BF2A-D5104102F6BA}" presName="Name37" presStyleLbl="parChTrans1D3" presStyleIdx="9" presStyleCnt="18"/>
      <dgm:spPr/>
    </dgm:pt>
    <dgm:pt modelId="{87DBD41D-C1A2-4363-9881-7654188955A8}" type="pres">
      <dgm:prSet presAssocID="{7CB58541-AD5E-4E79-804E-1AA68BD6B319}" presName="hierRoot2" presStyleCnt="0">
        <dgm:presLayoutVars>
          <dgm:hierBranch val="init"/>
        </dgm:presLayoutVars>
      </dgm:prSet>
      <dgm:spPr/>
    </dgm:pt>
    <dgm:pt modelId="{FB6C5E8A-A358-454E-A063-1FF86AA7C7B0}" type="pres">
      <dgm:prSet presAssocID="{7CB58541-AD5E-4E79-804E-1AA68BD6B319}" presName="rootComposite" presStyleCnt="0"/>
      <dgm:spPr/>
    </dgm:pt>
    <dgm:pt modelId="{457A0D9F-1595-43D4-BDF8-11754AA05345}" type="pres">
      <dgm:prSet presAssocID="{7CB58541-AD5E-4E79-804E-1AA68BD6B319}" presName="rootText" presStyleLbl="node3" presStyleIdx="9" presStyleCnt="18" custScaleX="110000" custScaleY="110000" custLinFactNeighborX="37618">
        <dgm:presLayoutVars>
          <dgm:chPref val="3"/>
        </dgm:presLayoutVars>
      </dgm:prSet>
      <dgm:spPr/>
    </dgm:pt>
    <dgm:pt modelId="{10BBFD0B-560C-4180-A6E2-31312570EBE3}" type="pres">
      <dgm:prSet presAssocID="{7CB58541-AD5E-4E79-804E-1AA68BD6B319}" presName="rootConnector" presStyleLbl="node3" presStyleIdx="9" presStyleCnt="18"/>
      <dgm:spPr/>
    </dgm:pt>
    <dgm:pt modelId="{FA04D75B-3D16-4A7C-BBEC-C762461C94B0}" type="pres">
      <dgm:prSet presAssocID="{7CB58541-AD5E-4E79-804E-1AA68BD6B319}" presName="hierChild4" presStyleCnt="0"/>
      <dgm:spPr/>
    </dgm:pt>
    <dgm:pt modelId="{0BD0B011-9537-40E2-B5A9-D8F38CE796C7}" type="pres">
      <dgm:prSet presAssocID="{16D2D428-98A0-4086-BD5F-E54AE0700FF6}" presName="Name37" presStyleLbl="parChTrans1D4" presStyleIdx="6" presStyleCnt="13"/>
      <dgm:spPr/>
    </dgm:pt>
    <dgm:pt modelId="{066E012A-645A-4252-A319-F26E041F71D9}" type="pres">
      <dgm:prSet presAssocID="{2E0ACBC8-4C13-4F5A-8D51-F82B7FBD6D9F}" presName="hierRoot2" presStyleCnt="0">
        <dgm:presLayoutVars>
          <dgm:hierBranch val="init"/>
        </dgm:presLayoutVars>
      </dgm:prSet>
      <dgm:spPr/>
    </dgm:pt>
    <dgm:pt modelId="{AD5B234C-F5F1-4B8D-85DF-31CAC9C2CD88}" type="pres">
      <dgm:prSet presAssocID="{2E0ACBC8-4C13-4F5A-8D51-F82B7FBD6D9F}" presName="rootComposite" presStyleCnt="0"/>
      <dgm:spPr/>
    </dgm:pt>
    <dgm:pt modelId="{5E3443BD-5B93-4354-8780-FC3D2475013E}" type="pres">
      <dgm:prSet presAssocID="{2E0ACBC8-4C13-4F5A-8D51-F82B7FBD6D9F}" presName="rootText" presStyleLbl="node4" presStyleIdx="6" presStyleCnt="13" custScaleX="110000" custScaleY="110000" custLinFactNeighborX="37618">
        <dgm:presLayoutVars>
          <dgm:chPref val="3"/>
        </dgm:presLayoutVars>
      </dgm:prSet>
      <dgm:spPr/>
    </dgm:pt>
    <dgm:pt modelId="{5AD5CBBA-2944-4253-BD64-6E0728D36510}" type="pres">
      <dgm:prSet presAssocID="{2E0ACBC8-4C13-4F5A-8D51-F82B7FBD6D9F}" presName="rootConnector" presStyleLbl="node4" presStyleIdx="6" presStyleCnt="13"/>
      <dgm:spPr/>
    </dgm:pt>
    <dgm:pt modelId="{BCDDF22B-D893-47C5-BA43-D92EAF53A9B3}" type="pres">
      <dgm:prSet presAssocID="{2E0ACBC8-4C13-4F5A-8D51-F82B7FBD6D9F}" presName="hierChild4" presStyleCnt="0"/>
      <dgm:spPr/>
    </dgm:pt>
    <dgm:pt modelId="{832ADC92-7B45-4ECC-8064-01A71C0CD57B}" type="pres">
      <dgm:prSet presAssocID="{2E0ACBC8-4C13-4F5A-8D51-F82B7FBD6D9F}" presName="hierChild5" presStyleCnt="0"/>
      <dgm:spPr/>
    </dgm:pt>
    <dgm:pt modelId="{8D5AF1F6-3ED1-4AB1-9ABB-9B4809B0A06B}" type="pres">
      <dgm:prSet presAssocID="{7D715A62-487C-414C-BD17-73CB1634D178}" presName="Name37" presStyleLbl="parChTrans1D4" presStyleIdx="7" presStyleCnt="13"/>
      <dgm:spPr/>
    </dgm:pt>
    <dgm:pt modelId="{A14FD037-085F-464C-BDD1-2D307A22F78D}" type="pres">
      <dgm:prSet presAssocID="{76FF6510-3160-473E-84F6-156AC9050EC9}" presName="hierRoot2" presStyleCnt="0">
        <dgm:presLayoutVars>
          <dgm:hierBranch val="init"/>
        </dgm:presLayoutVars>
      </dgm:prSet>
      <dgm:spPr/>
    </dgm:pt>
    <dgm:pt modelId="{2DA1F74B-69AC-4548-9905-B420CD88D8BB}" type="pres">
      <dgm:prSet presAssocID="{76FF6510-3160-473E-84F6-156AC9050EC9}" presName="rootComposite" presStyleCnt="0"/>
      <dgm:spPr/>
    </dgm:pt>
    <dgm:pt modelId="{105919A0-17BB-48D6-808D-A52DF1992F91}" type="pres">
      <dgm:prSet presAssocID="{76FF6510-3160-473E-84F6-156AC9050EC9}" presName="rootText" presStyleLbl="node4" presStyleIdx="7" presStyleCnt="13" custScaleX="110000" custScaleY="110000" custLinFactNeighborX="37618">
        <dgm:presLayoutVars>
          <dgm:chPref val="3"/>
        </dgm:presLayoutVars>
      </dgm:prSet>
      <dgm:spPr/>
    </dgm:pt>
    <dgm:pt modelId="{73FE9D9F-F9F8-4766-94B9-C966F59BCCD9}" type="pres">
      <dgm:prSet presAssocID="{76FF6510-3160-473E-84F6-156AC9050EC9}" presName="rootConnector" presStyleLbl="node4" presStyleIdx="7" presStyleCnt="13"/>
      <dgm:spPr/>
    </dgm:pt>
    <dgm:pt modelId="{30E56397-E61F-4907-9768-F9D138699013}" type="pres">
      <dgm:prSet presAssocID="{76FF6510-3160-473E-84F6-156AC9050EC9}" presName="hierChild4" presStyleCnt="0"/>
      <dgm:spPr/>
    </dgm:pt>
    <dgm:pt modelId="{892792A5-332F-4E47-8876-4080C3EC9E92}" type="pres">
      <dgm:prSet presAssocID="{76FF6510-3160-473E-84F6-156AC9050EC9}" presName="hierChild5" presStyleCnt="0"/>
      <dgm:spPr/>
    </dgm:pt>
    <dgm:pt modelId="{A29CDEC2-4311-43E4-9E53-4F7156A281E8}" type="pres">
      <dgm:prSet presAssocID="{7CB58541-AD5E-4E79-804E-1AA68BD6B319}" presName="hierChild5" presStyleCnt="0"/>
      <dgm:spPr/>
    </dgm:pt>
    <dgm:pt modelId="{4C932E49-4FD4-4BBC-BDB1-B1A085CDB5D7}" type="pres">
      <dgm:prSet presAssocID="{40DEE016-4EE5-4A79-974C-37C4FF31D595}" presName="Name37" presStyleLbl="parChTrans1D3" presStyleIdx="10" presStyleCnt="18"/>
      <dgm:spPr/>
    </dgm:pt>
    <dgm:pt modelId="{39002C05-0C83-41D9-875A-2F1DDF2BABA3}" type="pres">
      <dgm:prSet presAssocID="{B5AA936C-9725-41CB-A934-12E7B05B936C}" presName="hierRoot2" presStyleCnt="0">
        <dgm:presLayoutVars>
          <dgm:hierBranch val="init"/>
        </dgm:presLayoutVars>
      </dgm:prSet>
      <dgm:spPr/>
    </dgm:pt>
    <dgm:pt modelId="{7D18EA13-7BFF-46E5-9FBB-58946775160B}" type="pres">
      <dgm:prSet presAssocID="{B5AA936C-9725-41CB-A934-12E7B05B936C}" presName="rootComposite" presStyleCnt="0"/>
      <dgm:spPr/>
    </dgm:pt>
    <dgm:pt modelId="{1FA52BEF-E7B8-4977-9C61-29DB0F572B06}" type="pres">
      <dgm:prSet presAssocID="{B5AA936C-9725-41CB-A934-12E7B05B936C}" presName="rootText" presStyleLbl="node3" presStyleIdx="10" presStyleCnt="18" custScaleX="110000" custScaleY="110000" custLinFactNeighborX="37618">
        <dgm:presLayoutVars>
          <dgm:chPref val="3"/>
        </dgm:presLayoutVars>
      </dgm:prSet>
      <dgm:spPr/>
    </dgm:pt>
    <dgm:pt modelId="{1AC5D481-CB4B-4599-BAA3-8064795B49C2}" type="pres">
      <dgm:prSet presAssocID="{B5AA936C-9725-41CB-A934-12E7B05B936C}" presName="rootConnector" presStyleLbl="node3" presStyleIdx="10" presStyleCnt="18"/>
      <dgm:spPr/>
    </dgm:pt>
    <dgm:pt modelId="{7A410B7A-B2E0-4246-B682-DF5FF4D9B9D4}" type="pres">
      <dgm:prSet presAssocID="{B5AA936C-9725-41CB-A934-12E7B05B936C}" presName="hierChild4" presStyleCnt="0"/>
      <dgm:spPr/>
    </dgm:pt>
    <dgm:pt modelId="{D32B9B3B-2FF2-433B-9CD9-689677C88512}" type="pres">
      <dgm:prSet presAssocID="{6446AE44-A90E-48DF-85CE-029B0DC7EFF7}" presName="Name37" presStyleLbl="parChTrans1D4" presStyleIdx="8" presStyleCnt="13"/>
      <dgm:spPr/>
    </dgm:pt>
    <dgm:pt modelId="{F849DCDF-DA73-4687-927F-57AE65B01C5D}" type="pres">
      <dgm:prSet presAssocID="{B65FCBE2-5DAB-4DEE-AC9A-CC15FF00B8C6}" presName="hierRoot2" presStyleCnt="0">
        <dgm:presLayoutVars>
          <dgm:hierBranch val="init"/>
        </dgm:presLayoutVars>
      </dgm:prSet>
      <dgm:spPr/>
    </dgm:pt>
    <dgm:pt modelId="{7F985345-556B-4540-9369-FE44F5BD9D09}" type="pres">
      <dgm:prSet presAssocID="{B65FCBE2-5DAB-4DEE-AC9A-CC15FF00B8C6}" presName="rootComposite" presStyleCnt="0"/>
      <dgm:spPr/>
    </dgm:pt>
    <dgm:pt modelId="{6A22EADB-EC6B-4845-BEE2-8BCB75477928}" type="pres">
      <dgm:prSet presAssocID="{B65FCBE2-5DAB-4DEE-AC9A-CC15FF00B8C6}" presName="rootText" presStyleLbl="node4" presStyleIdx="8" presStyleCnt="13" custScaleX="110000" custScaleY="110000" custLinFactNeighborX="37618">
        <dgm:presLayoutVars>
          <dgm:chPref val="3"/>
        </dgm:presLayoutVars>
      </dgm:prSet>
      <dgm:spPr/>
    </dgm:pt>
    <dgm:pt modelId="{2E700F6E-F2FC-40D1-815C-8123F70CE259}" type="pres">
      <dgm:prSet presAssocID="{B65FCBE2-5DAB-4DEE-AC9A-CC15FF00B8C6}" presName="rootConnector" presStyleLbl="node4" presStyleIdx="8" presStyleCnt="13"/>
      <dgm:spPr/>
    </dgm:pt>
    <dgm:pt modelId="{EF85F9C1-77A1-45AE-8BCD-D5D6BE6FA35F}" type="pres">
      <dgm:prSet presAssocID="{B65FCBE2-5DAB-4DEE-AC9A-CC15FF00B8C6}" presName="hierChild4" presStyleCnt="0"/>
      <dgm:spPr/>
    </dgm:pt>
    <dgm:pt modelId="{E4E20B64-DA7C-468A-97E0-823EF76132D0}" type="pres">
      <dgm:prSet presAssocID="{B65FCBE2-5DAB-4DEE-AC9A-CC15FF00B8C6}" presName="hierChild5" presStyleCnt="0"/>
      <dgm:spPr/>
    </dgm:pt>
    <dgm:pt modelId="{ABBCC3FD-F92F-4FE4-ACB2-F858D294630C}" type="pres">
      <dgm:prSet presAssocID="{C1582AC0-FABB-41F9-95F2-32EFF1489242}" presName="Name37" presStyleLbl="parChTrans1D4" presStyleIdx="9" presStyleCnt="13"/>
      <dgm:spPr/>
    </dgm:pt>
    <dgm:pt modelId="{18A8CFEF-2BE2-469F-9885-8EB111913A90}" type="pres">
      <dgm:prSet presAssocID="{75A57227-A28B-4E68-BA32-DADEA50058E9}" presName="hierRoot2" presStyleCnt="0">
        <dgm:presLayoutVars>
          <dgm:hierBranch val="init"/>
        </dgm:presLayoutVars>
      </dgm:prSet>
      <dgm:spPr/>
    </dgm:pt>
    <dgm:pt modelId="{1CB65C6A-305C-4001-BD1B-875FB97CA770}" type="pres">
      <dgm:prSet presAssocID="{75A57227-A28B-4E68-BA32-DADEA50058E9}" presName="rootComposite" presStyleCnt="0"/>
      <dgm:spPr/>
    </dgm:pt>
    <dgm:pt modelId="{FD328F50-1D3A-4584-ACF3-936F7A654770}" type="pres">
      <dgm:prSet presAssocID="{75A57227-A28B-4E68-BA32-DADEA50058E9}" presName="rootText" presStyleLbl="node4" presStyleIdx="9" presStyleCnt="13" custScaleX="110000" custScaleY="110000" custLinFactNeighborX="37618">
        <dgm:presLayoutVars>
          <dgm:chPref val="3"/>
        </dgm:presLayoutVars>
      </dgm:prSet>
      <dgm:spPr/>
    </dgm:pt>
    <dgm:pt modelId="{2596AFB6-7A03-46B5-BCCE-E0A0F4B64ADB}" type="pres">
      <dgm:prSet presAssocID="{75A57227-A28B-4E68-BA32-DADEA50058E9}" presName="rootConnector" presStyleLbl="node4" presStyleIdx="9" presStyleCnt="13"/>
      <dgm:spPr/>
    </dgm:pt>
    <dgm:pt modelId="{9005B0D0-4E86-4C62-B602-6FCADE2F9371}" type="pres">
      <dgm:prSet presAssocID="{75A57227-A28B-4E68-BA32-DADEA50058E9}" presName="hierChild4" presStyleCnt="0"/>
      <dgm:spPr/>
    </dgm:pt>
    <dgm:pt modelId="{EFC6289E-FEF7-4097-AFC8-ED6BA789E832}" type="pres">
      <dgm:prSet presAssocID="{75A57227-A28B-4E68-BA32-DADEA50058E9}" presName="hierChild5" presStyleCnt="0"/>
      <dgm:spPr/>
    </dgm:pt>
    <dgm:pt modelId="{6EC9F38F-22D7-44B0-8D3C-3224B6BA218A}" type="pres">
      <dgm:prSet presAssocID="{07242CBB-6F70-453B-B68D-D8C0F2B861A4}" presName="Name37" presStyleLbl="parChTrans1D4" presStyleIdx="10" presStyleCnt="13"/>
      <dgm:spPr/>
    </dgm:pt>
    <dgm:pt modelId="{16615DBE-79D8-40CB-9BE3-0FD12FFA0955}" type="pres">
      <dgm:prSet presAssocID="{DDD4756F-9A70-4C6E-B177-2A075FB804E6}" presName="hierRoot2" presStyleCnt="0">
        <dgm:presLayoutVars>
          <dgm:hierBranch val="init"/>
        </dgm:presLayoutVars>
      </dgm:prSet>
      <dgm:spPr/>
    </dgm:pt>
    <dgm:pt modelId="{63279028-D855-4656-8F84-36AB1AD0982A}" type="pres">
      <dgm:prSet presAssocID="{DDD4756F-9A70-4C6E-B177-2A075FB804E6}" presName="rootComposite" presStyleCnt="0"/>
      <dgm:spPr/>
    </dgm:pt>
    <dgm:pt modelId="{809D2621-6253-489B-A20A-E180F94340FC}" type="pres">
      <dgm:prSet presAssocID="{DDD4756F-9A70-4C6E-B177-2A075FB804E6}" presName="rootText" presStyleLbl="node4" presStyleIdx="10" presStyleCnt="13" custScaleX="110000" custScaleY="110000" custLinFactNeighborX="37618">
        <dgm:presLayoutVars>
          <dgm:chPref val="3"/>
        </dgm:presLayoutVars>
      </dgm:prSet>
      <dgm:spPr/>
    </dgm:pt>
    <dgm:pt modelId="{ACFF814B-4473-4CC2-A546-5ACF6538B509}" type="pres">
      <dgm:prSet presAssocID="{DDD4756F-9A70-4C6E-B177-2A075FB804E6}" presName="rootConnector" presStyleLbl="node4" presStyleIdx="10" presStyleCnt="13"/>
      <dgm:spPr/>
    </dgm:pt>
    <dgm:pt modelId="{9E1DBD97-8569-4F4C-B6EF-278C54063D56}" type="pres">
      <dgm:prSet presAssocID="{DDD4756F-9A70-4C6E-B177-2A075FB804E6}" presName="hierChild4" presStyleCnt="0"/>
      <dgm:spPr/>
    </dgm:pt>
    <dgm:pt modelId="{65BAA04B-893D-4087-B5E7-969D93B8676B}" type="pres">
      <dgm:prSet presAssocID="{DDD4756F-9A70-4C6E-B177-2A075FB804E6}" presName="hierChild5" presStyleCnt="0"/>
      <dgm:spPr/>
    </dgm:pt>
    <dgm:pt modelId="{EEAAB3E4-35B8-43BC-817B-5C81DC02C055}" type="pres">
      <dgm:prSet presAssocID="{B5AA936C-9725-41CB-A934-12E7B05B936C}" presName="hierChild5" presStyleCnt="0"/>
      <dgm:spPr/>
    </dgm:pt>
    <dgm:pt modelId="{8E48FE85-9C14-48D9-83F5-FCFACA33E5A8}" type="pres">
      <dgm:prSet presAssocID="{CA48C9B6-D41E-409D-A1CB-34A70EA16CC3}" presName="Name37" presStyleLbl="parChTrans1D3" presStyleIdx="11" presStyleCnt="18"/>
      <dgm:spPr/>
    </dgm:pt>
    <dgm:pt modelId="{31E1A402-9918-4B4D-BE56-445A061C277C}" type="pres">
      <dgm:prSet presAssocID="{BD9318C6-38D1-4FFA-80F3-6DD3E0692476}" presName="hierRoot2" presStyleCnt="0">
        <dgm:presLayoutVars>
          <dgm:hierBranch val="init"/>
        </dgm:presLayoutVars>
      </dgm:prSet>
      <dgm:spPr/>
    </dgm:pt>
    <dgm:pt modelId="{4385BC47-0D38-4691-8D73-56EB8E4CFFF8}" type="pres">
      <dgm:prSet presAssocID="{BD9318C6-38D1-4FFA-80F3-6DD3E0692476}" presName="rootComposite" presStyleCnt="0"/>
      <dgm:spPr/>
    </dgm:pt>
    <dgm:pt modelId="{2FD6CA85-C542-4144-9378-3BE578E663E6}" type="pres">
      <dgm:prSet presAssocID="{BD9318C6-38D1-4FFA-80F3-6DD3E0692476}" presName="rootText" presStyleLbl="node3" presStyleIdx="11" presStyleCnt="18" custScaleX="110000" custScaleY="110000" custLinFactNeighborX="37618">
        <dgm:presLayoutVars>
          <dgm:chPref val="3"/>
        </dgm:presLayoutVars>
      </dgm:prSet>
      <dgm:spPr/>
    </dgm:pt>
    <dgm:pt modelId="{031BCADB-A70E-43BD-ADFA-333601BCAAF3}" type="pres">
      <dgm:prSet presAssocID="{BD9318C6-38D1-4FFA-80F3-6DD3E0692476}" presName="rootConnector" presStyleLbl="node3" presStyleIdx="11" presStyleCnt="18"/>
      <dgm:spPr/>
    </dgm:pt>
    <dgm:pt modelId="{A89708A8-8DA3-4049-BC99-25D1CC5B3079}" type="pres">
      <dgm:prSet presAssocID="{BD9318C6-38D1-4FFA-80F3-6DD3E0692476}" presName="hierChild4" presStyleCnt="0"/>
      <dgm:spPr/>
    </dgm:pt>
    <dgm:pt modelId="{AE2698CF-CB2C-472C-B3A3-0EA6432DD2A2}" type="pres">
      <dgm:prSet presAssocID="{B489643B-4390-4909-B3EF-92DA5663CD36}" presName="Name37" presStyleLbl="parChTrans1D4" presStyleIdx="11" presStyleCnt="13"/>
      <dgm:spPr/>
    </dgm:pt>
    <dgm:pt modelId="{0762CB3B-C8CA-4971-9DA2-6D00E184419D}" type="pres">
      <dgm:prSet presAssocID="{6A73C8F5-3EEA-46DA-BF34-6A84AC913039}" presName="hierRoot2" presStyleCnt="0">
        <dgm:presLayoutVars>
          <dgm:hierBranch val="init"/>
        </dgm:presLayoutVars>
      </dgm:prSet>
      <dgm:spPr/>
    </dgm:pt>
    <dgm:pt modelId="{3B35CA3F-A4C4-4825-B5CE-422245C86F6C}" type="pres">
      <dgm:prSet presAssocID="{6A73C8F5-3EEA-46DA-BF34-6A84AC913039}" presName="rootComposite" presStyleCnt="0"/>
      <dgm:spPr/>
    </dgm:pt>
    <dgm:pt modelId="{D5CBEE3B-8C35-40A7-B9AD-5A1ACA964B7A}" type="pres">
      <dgm:prSet presAssocID="{6A73C8F5-3EEA-46DA-BF34-6A84AC913039}" presName="rootText" presStyleLbl="node4" presStyleIdx="11" presStyleCnt="13" custScaleX="110000" custScaleY="110000" custLinFactNeighborX="37618">
        <dgm:presLayoutVars>
          <dgm:chPref val="3"/>
        </dgm:presLayoutVars>
      </dgm:prSet>
      <dgm:spPr/>
    </dgm:pt>
    <dgm:pt modelId="{F5C5B718-1C03-4C9A-ADCB-29AD5B15E900}" type="pres">
      <dgm:prSet presAssocID="{6A73C8F5-3EEA-46DA-BF34-6A84AC913039}" presName="rootConnector" presStyleLbl="node4" presStyleIdx="11" presStyleCnt="13"/>
      <dgm:spPr/>
    </dgm:pt>
    <dgm:pt modelId="{E3997D70-9274-4D90-998C-DA6EE11A055B}" type="pres">
      <dgm:prSet presAssocID="{6A73C8F5-3EEA-46DA-BF34-6A84AC913039}" presName="hierChild4" presStyleCnt="0"/>
      <dgm:spPr/>
    </dgm:pt>
    <dgm:pt modelId="{427E1747-CDBC-4370-BCBB-18FDE0E96CE3}" type="pres">
      <dgm:prSet presAssocID="{6A73C8F5-3EEA-46DA-BF34-6A84AC913039}" presName="hierChild5" presStyleCnt="0"/>
      <dgm:spPr/>
    </dgm:pt>
    <dgm:pt modelId="{2E27DA50-F5DD-4606-B44E-64000246EE64}" type="pres">
      <dgm:prSet presAssocID="{389F3BA8-8334-481B-87AB-A6EC8D97C74A}" presName="Name37" presStyleLbl="parChTrans1D4" presStyleIdx="12" presStyleCnt="13"/>
      <dgm:spPr/>
    </dgm:pt>
    <dgm:pt modelId="{FC5B3CF5-CF4C-4963-A06D-FDBE36764DE6}" type="pres">
      <dgm:prSet presAssocID="{21B67878-96BE-4FEA-8F75-E8E89E9329F5}" presName="hierRoot2" presStyleCnt="0">
        <dgm:presLayoutVars>
          <dgm:hierBranch val="init"/>
        </dgm:presLayoutVars>
      </dgm:prSet>
      <dgm:spPr/>
    </dgm:pt>
    <dgm:pt modelId="{6C9B67CE-6879-43E2-8A37-D4058FB86A1D}" type="pres">
      <dgm:prSet presAssocID="{21B67878-96BE-4FEA-8F75-E8E89E9329F5}" presName="rootComposite" presStyleCnt="0"/>
      <dgm:spPr/>
    </dgm:pt>
    <dgm:pt modelId="{C41B484C-C3FC-406A-872E-782B005751A2}" type="pres">
      <dgm:prSet presAssocID="{21B67878-96BE-4FEA-8F75-E8E89E9329F5}" presName="rootText" presStyleLbl="node4" presStyleIdx="12" presStyleCnt="13" custScaleX="110000" custScaleY="110000" custLinFactNeighborX="37618">
        <dgm:presLayoutVars>
          <dgm:chPref val="3"/>
        </dgm:presLayoutVars>
      </dgm:prSet>
      <dgm:spPr/>
    </dgm:pt>
    <dgm:pt modelId="{C07AFC0A-DE18-4267-8BC9-654EAEC32571}" type="pres">
      <dgm:prSet presAssocID="{21B67878-96BE-4FEA-8F75-E8E89E9329F5}" presName="rootConnector" presStyleLbl="node4" presStyleIdx="12" presStyleCnt="13"/>
      <dgm:spPr/>
    </dgm:pt>
    <dgm:pt modelId="{8F0538DE-1654-44ED-801C-2586EC127DE9}" type="pres">
      <dgm:prSet presAssocID="{21B67878-96BE-4FEA-8F75-E8E89E9329F5}" presName="hierChild4" presStyleCnt="0"/>
      <dgm:spPr/>
    </dgm:pt>
    <dgm:pt modelId="{8B83E89E-D2DD-4127-8ECF-D33DDF073E7F}" type="pres">
      <dgm:prSet presAssocID="{21B67878-96BE-4FEA-8F75-E8E89E9329F5}" presName="hierChild5" presStyleCnt="0"/>
      <dgm:spPr/>
    </dgm:pt>
    <dgm:pt modelId="{48C46777-766D-4284-AE48-E96DDFCABFDE}" type="pres">
      <dgm:prSet presAssocID="{BD9318C6-38D1-4FFA-80F3-6DD3E0692476}" presName="hierChild5" presStyleCnt="0"/>
      <dgm:spPr/>
    </dgm:pt>
    <dgm:pt modelId="{CCC5AE75-72D4-4753-A018-3DA05383C7A8}" type="pres">
      <dgm:prSet presAssocID="{777F4786-F97E-4AEA-AE3C-09F0253AECCB}" presName="hierChild5" presStyleCnt="0"/>
      <dgm:spPr/>
    </dgm:pt>
    <dgm:pt modelId="{8B1006FD-87C7-415B-9F2A-942FC050D8A9}" type="pres">
      <dgm:prSet presAssocID="{B4207C85-CF82-4FA3-93E5-E37552D5E322}" presName="Name37" presStyleLbl="parChTrans1D2" presStyleIdx="2" presStyleCnt="8"/>
      <dgm:spPr/>
    </dgm:pt>
    <dgm:pt modelId="{F454B4C7-F026-42A7-93DE-A18968E839DA}" type="pres">
      <dgm:prSet presAssocID="{7B5EFF68-1FF0-4F8D-B67E-DCC589A54ED7}" presName="hierRoot2" presStyleCnt="0">
        <dgm:presLayoutVars>
          <dgm:hierBranch val="init"/>
        </dgm:presLayoutVars>
      </dgm:prSet>
      <dgm:spPr/>
    </dgm:pt>
    <dgm:pt modelId="{F833F895-407B-4DD6-A48E-8AE752AEB3EB}" type="pres">
      <dgm:prSet presAssocID="{7B5EFF68-1FF0-4F8D-B67E-DCC589A54ED7}" presName="rootComposite" presStyleCnt="0"/>
      <dgm:spPr/>
    </dgm:pt>
    <dgm:pt modelId="{0AF11E73-E2F9-4028-A471-9A6B08A586C7}" type="pres">
      <dgm:prSet presAssocID="{7B5EFF68-1FF0-4F8D-B67E-DCC589A54ED7}" presName="rootText" presStyleLbl="node2" presStyleIdx="2" presStyleCnt="8" custLinFactNeighborX="-75954">
        <dgm:presLayoutVars>
          <dgm:chPref val="3"/>
        </dgm:presLayoutVars>
      </dgm:prSet>
      <dgm:spPr/>
    </dgm:pt>
    <dgm:pt modelId="{9CF93F4B-F9B2-4A17-B27F-02DEE564475A}" type="pres">
      <dgm:prSet presAssocID="{7B5EFF68-1FF0-4F8D-B67E-DCC589A54ED7}" presName="rootConnector" presStyleLbl="node2" presStyleIdx="2" presStyleCnt="8"/>
      <dgm:spPr/>
    </dgm:pt>
    <dgm:pt modelId="{CB316467-02B9-4470-8FEE-D9CFBC377A92}" type="pres">
      <dgm:prSet presAssocID="{7B5EFF68-1FF0-4F8D-B67E-DCC589A54ED7}" presName="hierChild4" presStyleCnt="0"/>
      <dgm:spPr/>
    </dgm:pt>
    <dgm:pt modelId="{647446C7-C508-4B4C-92D3-4DB002A28AE9}" type="pres">
      <dgm:prSet presAssocID="{7B5EFF68-1FF0-4F8D-B67E-DCC589A54ED7}" presName="hierChild5" presStyleCnt="0"/>
      <dgm:spPr/>
    </dgm:pt>
    <dgm:pt modelId="{869CFBBF-0CB1-4D6F-9410-BCC18EC6A075}" type="pres">
      <dgm:prSet presAssocID="{6AF7C795-7A16-45D0-B459-EA7F5D6F3D91}" presName="Name37" presStyleLbl="parChTrans1D2" presStyleIdx="3" presStyleCnt="8"/>
      <dgm:spPr/>
    </dgm:pt>
    <dgm:pt modelId="{033C390A-A96D-486F-914B-3A4BDAD72EBE}" type="pres">
      <dgm:prSet presAssocID="{8C5182EE-BCE1-424E-9BD3-25D59283AF19}" presName="hierRoot2" presStyleCnt="0">
        <dgm:presLayoutVars>
          <dgm:hierBranch val="init"/>
        </dgm:presLayoutVars>
      </dgm:prSet>
      <dgm:spPr/>
    </dgm:pt>
    <dgm:pt modelId="{1640C2D1-430A-4146-95CC-B8C6FBBCB032}" type="pres">
      <dgm:prSet presAssocID="{8C5182EE-BCE1-424E-9BD3-25D59283AF19}" presName="rootComposite" presStyleCnt="0"/>
      <dgm:spPr/>
    </dgm:pt>
    <dgm:pt modelId="{85555654-7F81-4277-93E9-E68217B4BFC2}" type="pres">
      <dgm:prSet presAssocID="{8C5182EE-BCE1-424E-9BD3-25D59283AF19}" presName="rootText" presStyleLbl="node2" presStyleIdx="3" presStyleCnt="8" custLinFactNeighborX="-46359">
        <dgm:presLayoutVars>
          <dgm:chPref val="3"/>
        </dgm:presLayoutVars>
      </dgm:prSet>
      <dgm:spPr/>
    </dgm:pt>
    <dgm:pt modelId="{2E4C6BD8-5E8D-4749-BB4A-34B0336DB413}" type="pres">
      <dgm:prSet presAssocID="{8C5182EE-BCE1-424E-9BD3-25D59283AF19}" presName="rootConnector" presStyleLbl="node2" presStyleIdx="3" presStyleCnt="8"/>
      <dgm:spPr/>
    </dgm:pt>
    <dgm:pt modelId="{A284ECE6-6F9C-4106-8BDE-B2FA6E1CD700}" type="pres">
      <dgm:prSet presAssocID="{8C5182EE-BCE1-424E-9BD3-25D59283AF19}" presName="hierChild4" presStyleCnt="0"/>
      <dgm:spPr/>
    </dgm:pt>
    <dgm:pt modelId="{C68EBC7F-77F3-4A9A-B7D0-98FD06A9D448}" type="pres">
      <dgm:prSet presAssocID="{8C5182EE-BCE1-424E-9BD3-25D59283AF19}" presName="hierChild5" presStyleCnt="0"/>
      <dgm:spPr/>
    </dgm:pt>
    <dgm:pt modelId="{A2D6DD33-2588-401A-B10D-A197B420B093}" type="pres">
      <dgm:prSet presAssocID="{85F9E42A-8215-4FA1-AA98-56DC6528F926}" presName="Name37" presStyleLbl="parChTrans1D2" presStyleIdx="4" presStyleCnt="8"/>
      <dgm:spPr/>
    </dgm:pt>
    <dgm:pt modelId="{411FE3CC-290B-46C9-92B7-1B4D0C3C46A2}" type="pres">
      <dgm:prSet presAssocID="{BDCA07CF-150B-4D5F-8D66-C37FACB12C5B}" presName="hierRoot2" presStyleCnt="0">
        <dgm:presLayoutVars>
          <dgm:hierBranch val="init"/>
        </dgm:presLayoutVars>
      </dgm:prSet>
      <dgm:spPr/>
    </dgm:pt>
    <dgm:pt modelId="{DCDF0862-2D99-44EE-AFA7-12E06BBFC4A7}" type="pres">
      <dgm:prSet presAssocID="{BDCA07CF-150B-4D5F-8D66-C37FACB12C5B}" presName="rootComposite" presStyleCnt="0"/>
      <dgm:spPr/>
    </dgm:pt>
    <dgm:pt modelId="{9F25FC70-8423-4C2A-9A84-E30C62DC0D87}" type="pres">
      <dgm:prSet presAssocID="{BDCA07CF-150B-4D5F-8D66-C37FACB12C5B}" presName="rootText" presStyleLbl="node2" presStyleIdx="4" presStyleCnt="8" custLinFactNeighborX="-11942">
        <dgm:presLayoutVars>
          <dgm:chPref val="3"/>
        </dgm:presLayoutVars>
      </dgm:prSet>
      <dgm:spPr/>
    </dgm:pt>
    <dgm:pt modelId="{747AA693-E4F7-4582-829D-04CF0BEA8E45}" type="pres">
      <dgm:prSet presAssocID="{BDCA07CF-150B-4D5F-8D66-C37FACB12C5B}" presName="rootConnector" presStyleLbl="node2" presStyleIdx="4" presStyleCnt="8"/>
      <dgm:spPr/>
    </dgm:pt>
    <dgm:pt modelId="{0AFC1DE1-4C72-4934-83B5-94E7AE8CC7B6}" type="pres">
      <dgm:prSet presAssocID="{BDCA07CF-150B-4D5F-8D66-C37FACB12C5B}" presName="hierChild4" presStyleCnt="0"/>
      <dgm:spPr/>
    </dgm:pt>
    <dgm:pt modelId="{AF6B1E4F-A506-4E8A-8A74-A11E23955526}" type="pres">
      <dgm:prSet presAssocID="{BDCA07CF-150B-4D5F-8D66-C37FACB12C5B}" presName="hierChild5" presStyleCnt="0"/>
      <dgm:spPr/>
    </dgm:pt>
    <dgm:pt modelId="{A3089DAA-10E4-4C4F-A82B-CE0BA85C0730}" type="pres">
      <dgm:prSet presAssocID="{6E8B14C9-F558-4DFB-BE36-CF027472B2E2}" presName="Name37" presStyleLbl="parChTrans1D2" presStyleIdx="5" presStyleCnt="8"/>
      <dgm:spPr/>
    </dgm:pt>
    <dgm:pt modelId="{0DB5DB49-7698-48C0-89B6-CE4AAD40F289}" type="pres">
      <dgm:prSet presAssocID="{DAC27D22-7EF0-43EE-94EF-F7E5AD8636BA}" presName="hierRoot2" presStyleCnt="0">
        <dgm:presLayoutVars>
          <dgm:hierBranch val="init"/>
        </dgm:presLayoutVars>
      </dgm:prSet>
      <dgm:spPr/>
    </dgm:pt>
    <dgm:pt modelId="{ED822E02-2C0E-43FB-8BC9-3888638BD98E}" type="pres">
      <dgm:prSet presAssocID="{DAC27D22-7EF0-43EE-94EF-F7E5AD8636BA}" presName="rootComposite" presStyleCnt="0"/>
      <dgm:spPr/>
    </dgm:pt>
    <dgm:pt modelId="{734AD685-B6F9-4EF0-A32F-DC2B1ACAB11B}" type="pres">
      <dgm:prSet presAssocID="{DAC27D22-7EF0-43EE-94EF-F7E5AD8636BA}" presName="rootText" presStyleLbl="node2" presStyleIdx="5" presStyleCnt="8" custLinFactNeighborX="12794">
        <dgm:presLayoutVars>
          <dgm:chPref val="3"/>
        </dgm:presLayoutVars>
      </dgm:prSet>
      <dgm:spPr/>
    </dgm:pt>
    <dgm:pt modelId="{DFA6050C-3A69-4815-9F9F-3C211A76FFEF}" type="pres">
      <dgm:prSet presAssocID="{DAC27D22-7EF0-43EE-94EF-F7E5AD8636BA}" presName="rootConnector" presStyleLbl="node2" presStyleIdx="5" presStyleCnt="8"/>
      <dgm:spPr/>
    </dgm:pt>
    <dgm:pt modelId="{EFC94998-12D2-4381-AA36-1BA02C6A2BA7}" type="pres">
      <dgm:prSet presAssocID="{DAC27D22-7EF0-43EE-94EF-F7E5AD8636BA}" presName="hierChild4" presStyleCnt="0"/>
      <dgm:spPr/>
    </dgm:pt>
    <dgm:pt modelId="{7BE078B2-BDD0-486D-B74F-62D2C5C689EE}" type="pres">
      <dgm:prSet presAssocID="{458549A6-CEE1-4886-BDB2-12DA945D91B7}" presName="Name37" presStyleLbl="parChTrans1D3" presStyleIdx="12" presStyleCnt="18"/>
      <dgm:spPr/>
    </dgm:pt>
    <dgm:pt modelId="{871D025A-1AF5-4763-B50F-4C1EC686415E}" type="pres">
      <dgm:prSet presAssocID="{3E5038DA-4F33-44C8-B4D7-9A1BB8B6E131}" presName="hierRoot2" presStyleCnt="0">
        <dgm:presLayoutVars>
          <dgm:hierBranch val="init"/>
        </dgm:presLayoutVars>
      </dgm:prSet>
      <dgm:spPr/>
    </dgm:pt>
    <dgm:pt modelId="{8642A794-31F3-4889-ADF9-708D61B35BF8}" type="pres">
      <dgm:prSet presAssocID="{3E5038DA-4F33-44C8-B4D7-9A1BB8B6E131}" presName="rootComposite" presStyleCnt="0"/>
      <dgm:spPr/>
    </dgm:pt>
    <dgm:pt modelId="{417BA42D-F259-4EC1-8B8F-532424D8EEAA}" type="pres">
      <dgm:prSet presAssocID="{3E5038DA-4F33-44C8-B4D7-9A1BB8B6E131}" presName="rootText" presStyleLbl="node3" presStyleIdx="12" presStyleCnt="18" custScaleX="110000" custScaleY="110000" custLinFactNeighborX="10914">
        <dgm:presLayoutVars>
          <dgm:chPref val="3"/>
        </dgm:presLayoutVars>
      </dgm:prSet>
      <dgm:spPr/>
    </dgm:pt>
    <dgm:pt modelId="{57C532F3-1924-47DE-B040-AB048E49D23A}" type="pres">
      <dgm:prSet presAssocID="{3E5038DA-4F33-44C8-B4D7-9A1BB8B6E131}" presName="rootConnector" presStyleLbl="node3" presStyleIdx="12" presStyleCnt="18"/>
      <dgm:spPr/>
    </dgm:pt>
    <dgm:pt modelId="{362B9A7F-DB14-47CD-985F-479C9307FB18}" type="pres">
      <dgm:prSet presAssocID="{3E5038DA-4F33-44C8-B4D7-9A1BB8B6E131}" presName="hierChild4" presStyleCnt="0"/>
      <dgm:spPr/>
    </dgm:pt>
    <dgm:pt modelId="{98BEC592-3E8E-4677-B0AA-73EF9C98EA5A}" type="pres">
      <dgm:prSet presAssocID="{3E5038DA-4F33-44C8-B4D7-9A1BB8B6E131}" presName="hierChild5" presStyleCnt="0"/>
      <dgm:spPr/>
    </dgm:pt>
    <dgm:pt modelId="{05B74AFD-6854-4642-999A-A85E578E508E}" type="pres">
      <dgm:prSet presAssocID="{196659C7-54E6-44DF-9630-53226F18EC9B}" presName="Name37" presStyleLbl="parChTrans1D3" presStyleIdx="13" presStyleCnt="18"/>
      <dgm:spPr/>
    </dgm:pt>
    <dgm:pt modelId="{DEAA9FDC-7CF4-4E0B-AD34-0D678B1BBC36}" type="pres">
      <dgm:prSet presAssocID="{8ADBC676-4530-4D70-99AE-0B4C3A7B17FA}" presName="hierRoot2" presStyleCnt="0">
        <dgm:presLayoutVars>
          <dgm:hierBranch val="init"/>
        </dgm:presLayoutVars>
      </dgm:prSet>
      <dgm:spPr/>
    </dgm:pt>
    <dgm:pt modelId="{F096C13A-92F8-49B3-B4E0-649093AB7606}" type="pres">
      <dgm:prSet presAssocID="{8ADBC676-4530-4D70-99AE-0B4C3A7B17FA}" presName="rootComposite" presStyleCnt="0"/>
      <dgm:spPr/>
    </dgm:pt>
    <dgm:pt modelId="{46822B1D-5629-4671-82F4-E2C1125E6910}" type="pres">
      <dgm:prSet presAssocID="{8ADBC676-4530-4D70-99AE-0B4C3A7B17FA}" presName="rootText" presStyleLbl="node3" presStyleIdx="13" presStyleCnt="18" custScaleX="110000" custScaleY="110000" custLinFactNeighborX="10914">
        <dgm:presLayoutVars>
          <dgm:chPref val="3"/>
        </dgm:presLayoutVars>
      </dgm:prSet>
      <dgm:spPr/>
    </dgm:pt>
    <dgm:pt modelId="{A13EF59E-9E8A-4491-97DB-71A262444546}" type="pres">
      <dgm:prSet presAssocID="{8ADBC676-4530-4D70-99AE-0B4C3A7B17FA}" presName="rootConnector" presStyleLbl="node3" presStyleIdx="13" presStyleCnt="18"/>
      <dgm:spPr/>
    </dgm:pt>
    <dgm:pt modelId="{D93F8E32-77FD-4066-870C-0C4566DD1520}" type="pres">
      <dgm:prSet presAssocID="{8ADBC676-4530-4D70-99AE-0B4C3A7B17FA}" presName="hierChild4" presStyleCnt="0"/>
      <dgm:spPr/>
    </dgm:pt>
    <dgm:pt modelId="{DE8C2E80-3F7F-4422-AC02-81C861AA2049}" type="pres">
      <dgm:prSet presAssocID="{8ADBC676-4530-4D70-99AE-0B4C3A7B17FA}" presName="hierChild5" presStyleCnt="0"/>
      <dgm:spPr/>
    </dgm:pt>
    <dgm:pt modelId="{D70F7A65-3D1E-47B5-942F-B96E078B3721}" type="pres">
      <dgm:prSet presAssocID="{00049BBC-1A64-4112-98D2-E8E45EA9EA5C}" presName="Name37" presStyleLbl="parChTrans1D3" presStyleIdx="14" presStyleCnt="18"/>
      <dgm:spPr/>
    </dgm:pt>
    <dgm:pt modelId="{FF561579-36B5-4F35-A592-CDEED112039A}" type="pres">
      <dgm:prSet presAssocID="{05188E18-F383-4CC2-ABFF-D0C7530A9E35}" presName="hierRoot2" presStyleCnt="0">
        <dgm:presLayoutVars>
          <dgm:hierBranch val="init"/>
        </dgm:presLayoutVars>
      </dgm:prSet>
      <dgm:spPr/>
    </dgm:pt>
    <dgm:pt modelId="{3B4882C2-7C4D-4829-8585-ABE5C7CDD5B8}" type="pres">
      <dgm:prSet presAssocID="{05188E18-F383-4CC2-ABFF-D0C7530A9E35}" presName="rootComposite" presStyleCnt="0"/>
      <dgm:spPr/>
    </dgm:pt>
    <dgm:pt modelId="{9668A9E8-E44F-493E-A580-2B4A7CA7B7B6}" type="pres">
      <dgm:prSet presAssocID="{05188E18-F383-4CC2-ABFF-D0C7530A9E35}" presName="rootText" presStyleLbl="node3" presStyleIdx="14" presStyleCnt="18" custScaleX="110000" custScaleY="110000" custLinFactNeighborX="10914">
        <dgm:presLayoutVars>
          <dgm:chPref val="3"/>
        </dgm:presLayoutVars>
      </dgm:prSet>
      <dgm:spPr/>
    </dgm:pt>
    <dgm:pt modelId="{6822E300-FF91-4255-8202-E580D77B09B9}" type="pres">
      <dgm:prSet presAssocID="{05188E18-F383-4CC2-ABFF-D0C7530A9E35}" presName="rootConnector" presStyleLbl="node3" presStyleIdx="14" presStyleCnt="18"/>
      <dgm:spPr/>
    </dgm:pt>
    <dgm:pt modelId="{52155EF0-3A84-4EF6-80A5-C11ED81E4695}" type="pres">
      <dgm:prSet presAssocID="{05188E18-F383-4CC2-ABFF-D0C7530A9E35}" presName="hierChild4" presStyleCnt="0"/>
      <dgm:spPr/>
    </dgm:pt>
    <dgm:pt modelId="{A519664D-54C5-42DD-B3B3-60C03DF6D8C1}" type="pres">
      <dgm:prSet presAssocID="{05188E18-F383-4CC2-ABFF-D0C7530A9E35}" presName="hierChild5" presStyleCnt="0"/>
      <dgm:spPr/>
    </dgm:pt>
    <dgm:pt modelId="{2C49E1B7-F04C-46C3-9E30-10FC8899BE68}" type="pres">
      <dgm:prSet presAssocID="{DAC27D22-7EF0-43EE-94EF-F7E5AD8636BA}" presName="hierChild5" presStyleCnt="0"/>
      <dgm:spPr/>
    </dgm:pt>
    <dgm:pt modelId="{2200025D-444B-48C6-BAC5-E395222E56F9}" type="pres">
      <dgm:prSet presAssocID="{05B9B211-C6E8-42E2-9FFC-6E0C9BC1B202}" presName="Name37" presStyleLbl="parChTrans1D2" presStyleIdx="6" presStyleCnt="8"/>
      <dgm:spPr/>
    </dgm:pt>
    <dgm:pt modelId="{3A070621-69FE-47E8-9872-F0C927B5404B}" type="pres">
      <dgm:prSet presAssocID="{E8C6F131-D57B-4DC5-A6F6-0780E4D797F3}" presName="hierRoot2" presStyleCnt="0">
        <dgm:presLayoutVars>
          <dgm:hierBranch val="init"/>
        </dgm:presLayoutVars>
      </dgm:prSet>
      <dgm:spPr/>
    </dgm:pt>
    <dgm:pt modelId="{9BAB9D3C-558B-47FE-B87A-6C9C42050B82}" type="pres">
      <dgm:prSet presAssocID="{E8C6F131-D57B-4DC5-A6F6-0780E4D797F3}" presName="rootComposite" presStyleCnt="0"/>
      <dgm:spPr/>
    </dgm:pt>
    <dgm:pt modelId="{08CCE426-F373-4726-910B-5B35E67DDBB2}" type="pres">
      <dgm:prSet presAssocID="{E8C6F131-D57B-4DC5-A6F6-0780E4D797F3}" presName="rootText" presStyleLbl="node2" presStyleIdx="6" presStyleCnt="8" custLinFactNeighborX="14887">
        <dgm:presLayoutVars>
          <dgm:chPref val="3"/>
        </dgm:presLayoutVars>
      </dgm:prSet>
      <dgm:spPr/>
    </dgm:pt>
    <dgm:pt modelId="{8F015608-95FC-4711-AADB-98E341205C5F}" type="pres">
      <dgm:prSet presAssocID="{E8C6F131-D57B-4DC5-A6F6-0780E4D797F3}" presName="rootConnector" presStyleLbl="node2" presStyleIdx="6" presStyleCnt="8"/>
      <dgm:spPr/>
    </dgm:pt>
    <dgm:pt modelId="{035EAEED-1699-4BA5-B944-D1D9C86F56CD}" type="pres">
      <dgm:prSet presAssocID="{E8C6F131-D57B-4DC5-A6F6-0780E4D797F3}" presName="hierChild4" presStyleCnt="0"/>
      <dgm:spPr/>
    </dgm:pt>
    <dgm:pt modelId="{1D8ABACA-6C9C-4C40-B811-BF7738C01907}" type="pres">
      <dgm:prSet presAssocID="{FACD85E5-9CA1-4C19-8C3E-8DD4CC934B41}" presName="Name37" presStyleLbl="parChTrans1D3" presStyleIdx="15" presStyleCnt="18"/>
      <dgm:spPr/>
    </dgm:pt>
    <dgm:pt modelId="{12B9EB71-31C7-473E-8401-7176DFA7B651}" type="pres">
      <dgm:prSet presAssocID="{C257ACB3-D767-4990-9922-CD3F97B68322}" presName="hierRoot2" presStyleCnt="0">
        <dgm:presLayoutVars>
          <dgm:hierBranch val="init"/>
        </dgm:presLayoutVars>
      </dgm:prSet>
      <dgm:spPr/>
    </dgm:pt>
    <dgm:pt modelId="{9C12998E-FA8E-4485-A5A6-637BE6B42B3C}" type="pres">
      <dgm:prSet presAssocID="{C257ACB3-D767-4990-9922-CD3F97B68322}" presName="rootComposite" presStyleCnt="0"/>
      <dgm:spPr/>
    </dgm:pt>
    <dgm:pt modelId="{719C0966-4D90-45F8-A11D-0629782C9D0D}" type="pres">
      <dgm:prSet presAssocID="{C257ACB3-D767-4990-9922-CD3F97B68322}" presName="rootText" presStyleLbl="node3" presStyleIdx="15" presStyleCnt="18" custScaleX="110000" custScaleY="110000" custLinFactNeighborX="13790">
        <dgm:presLayoutVars>
          <dgm:chPref val="3"/>
        </dgm:presLayoutVars>
      </dgm:prSet>
      <dgm:spPr/>
    </dgm:pt>
    <dgm:pt modelId="{77712FB2-EB1A-4EF3-A937-293B63EECF18}" type="pres">
      <dgm:prSet presAssocID="{C257ACB3-D767-4990-9922-CD3F97B68322}" presName="rootConnector" presStyleLbl="node3" presStyleIdx="15" presStyleCnt="18"/>
      <dgm:spPr/>
    </dgm:pt>
    <dgm:pt modelId="{2946583D-A5DE-4434-8426-1A8465D494F6}" type="pres">
      <dgm:prSet presAssocID="{C257ACB3-D767-4990-9922-CD3F97B68322}" presName="hierChild4" presStyleCnt="0"/>
      <dgm:spPr/>
    </dgm:pt>
    <dgm:pt modelId="{0B51B2C4-D0BD-4756-B171-F26AEB916E0A}" type="pres">
      <dgm:prSet presAssocID="{C257ACB3-D767-4990-9922-CD3F97B68322}" presName="hierChild5" presStyleCnt="0"/>
      <dgm:spPr/>
    </dgm:pt>
    <dgm:pt modelId="{C49ADCB6-9802-4FD2-B1CC-F92EA9B51FE7}" type="pres">
      <dgm:prSet presAssocID="{3125FE32-C0DF-4877-B1C7-AC9FD78F31A6}" presName="Name37" presStyleLbl="parChTrans1D3" presStyleIdx="16" presStyleCnt="18"/>
      <dgm:spPr/>
    </dgm:pt>
    <dgm:pt modelId="{C333394E-01C5-4C09-B707-BF030BFF62C3}" type="pres">
      <dgm:prSet presAssocID="{5C09B7C8-0B01-4FB9-ABE9-19C9532F3C30}" presName="hierRoot2" presStyleCnt="0">
        <dgm:presLayoutVars>
          <dgm:hierBranch val="init"/>
        </dgm:presLayoutVars>
      </dgm:prSet>
      <dgm:spPr/>
    </dgm:pt>
    <dgm:pt modelId="{26049263-DB75-430E-AFF0-9D3FB6BB3E07}" type="pres">
      <dgm:prSet presAssocID="{5C09B7C8-0B01-4FB9-ABE9-19C9532F3C30}" presName="rootComposite" presStyleCnt="0"/>
      <dgm:spPr/>
    </dgm:pt>
    <dgm:pt modelId="{4326D2AB-62F1-4459-9139-8AE0B708619F}" type="pres">
      <dgm:prSet presAssocID="{5C09B7C8-0B01-4FB9-ABE9-19C9532F3C30}" presName="rootText" presStyleLbl="node3" presStyleIdx="16" presStyleCnt="18" custScaleX="110000" custScaleY="110000" custLinFactNeighborX="13790">
        <dgm:presLayoutVars>
          <dgm:chPref val="3"/>
        </dgm:presLayoutVars>
      </dgm:prSet>
      <dgm:spPr/>
    </dgm:pt>
    <dgm:pt modelId="{E7022AB2-A835-4365-9E11-DA3EA546346B}" type="pres">
      <dgm:prSet presAssocID="{5C09B7C8-0B01-4FB9-ABE9-19C9532F3C30}" presName="rootConnector" presStyleLbl="node3" presStyleIdx="16" presStyleCnt="18"/>
      <dgm:spPr/>
    </dgm:pt>
    <dgm:pt modelId="{FA8CB8D7-F8CF-41CF-8144-26F157EF9B41}" type="pres">
      <dgm:prSet presAssocID="{5C09B7C8-0B01-4FB9-ABE9-19C9532F3C30}" presName="hierChild4" presStyleCnt="0"/>
      <dgm:spPr/>
    </dgm:pt>
    <dgm:pt modelId="{F6F2AE31-9BA6-4983-9CAC-3AC49ACD8FA9}" type="pres">
      <dgm:prSet presAssocID="{5C09B7C8-0B01-4FB9-ABE9-19C9532F3C30}" presName="hierChild5" presStyleCnt="0"/>
      <dgm:spPr/>
    </dgm:pt>
    <dgm:pt modelId="{D2F0EFCE-FDF1-4ADE-A88D-67FDF25A081E}" type="pres">
      <dgm:prSet presAssocID="{D8315D28-25B3-402E-9972-8C70441E0D86}" presName="Name37" presStyleLbl="parChTrans1D3" presStyleIdx="17" presStyleCnt="18"/>
      <dgm:spPr/>
    </dgm:pt>
    <dgm:pt modelId="{AC31D430-35E3-4650-B5B1-84A37029DF8D}" type="pres">
      <dgm:prSet presAssocID="{A73D0614-BEF3-42A7-83E7-282B915A7302}" presName="hierRoot2" presStyleCnt="0">
        <dgm:presLayoutVars>
          <dgm:hierBranch val="init"/>
        </dgm:presLayoutVars>
      </dgm:prSet>
      <dgm:spPr/>
    </dgm:pt>
    <dgm:pt modelId="{BD1CE6A2-CCD2-46C1-A989-D8BFDD04719E}" type="pres">
      <dgm:prSet presAssocID="{A73D0614-BEF3-42A7-83E7-282B915A7302}" presName="rootComposite" presStyleCnt="0"/>
      <dgm:spPr/>
    </dgm:pt>
    <dgm:pt modelId="{8467A5DF-E87B-4E4B-BCE1-DC17A8556732}" type="pres">
      <dgm:prSet presAssocID="{A73D0614-BEF3-42A7-83E7-282B915A7302}" presName="rootText" presStyleLbl="node3" presStyleIdx="17" presStyleCnt="18" custScaleX="110000" custScaleY="110000" custLinFactNeighborX="13790">
        <dgm:presLayoutVars>
          <dgm:chPref val="3"/>
        </dgm:presLayoutVars>
      </dgm:prSet>
      <dgm:spPr/>
    </dgm:pt>
    <dgm:pt modelId="{C0223530-5D6E-4230-982B-75B2C1DE92DE}" type="pres">
      <dgm:prSet presAssocID="{A73D0614-BEF3-42A7-83E7-282B915A7302}" presName="rootConnector" presStyleLbl="node3" presStyleIdx="17" presStyleCnt="18"/>
      <dgm:spPr/>
    </dgm:pt>
    <dgm:pt modelId="{BE3C3CEF-2B73-4A2C-A02D-229A1D3972D1}" type="pres">
      <dgm:prSet presAssocID="{A73D0614-BEF3-42A7-83E7-282B915A7302}" presName="hierChild4" presStyleCnt="0"/>
      <dgm:spPr/>
    </dgm:pt>
    <dgm:pt modelId="{F9EE8838-53A8-47C0-AE24-8A4C7B2DD6FA}" type="pres">
      <dgm:prSet presAssocID="{A73D0614-BEF3-42A7-83E7-282B915A7302}" presName="hierChild5" presStyleCnt="0"/>
      <dgm:spPr/>
    </dgm:pt>
    <dgm:pt modelId="{21BE52E4-2D85-4432-AD4E-3D4CD57F0DDB}" type="pres">
      <dgm:prSet presAssocID="{E8C6F131-D57B-4DC5-A6F6-0780E4D797F3}" presName="hierChild5" presStyleCnt="0"/>
      <dgm:spPr/>
    </dgm:pt>
    <dgm:pt modelId="{F87EC966-07E1-4D0C-B2B4-85FC24D84CA4}" type="pres">
      <dgm:prSet presAssocID="{9886F5CF-2797-4588-AB21-BD2057D735B2}" presName="Name37" presStyleLbl="parChTrans1D2" presStyleIdx="7" presStyleCnt="8"/>
      <dgm:spPr/>
    </dgm:pt>
    <dgm:pt modelId="{2F270C65-0EE3-433D-8270-F7B1BE2499D5}" type="pres">
      <dgm:prSet presAssocID="{502600C9-55F7-4176-9EC0-947CB6E65740}" presName="hierRoot2" presStyleCnt="0">
        <dgm:presLayoutVars>
          <dgm:hierBranch val="init"/>
        </dgm:presLayoutVars>
      </dgm:prSet>
      <dgm:spPr/>
    </dgm:pt>
    <dgm:pt modelId="{37CAE19B-D00E-4EE6-B5F5-C0CB5C92AB3A}" type="pres">
      <dgm:prSet presAssocID="{502600C9-55F7-4176-9EC0-947CB6E65740}" presName="rootComposite" presStyleCnt="0"/>
      <dgm:spPr/>
    </dgm:pt>
    <dgm:pt modelId="{B4C3A80D-BDD7-49BB-A48A-600A5E6D3667}" type="pres">
      <dgm:prSet presAssocID="{502600C9-55F7-4176-9EC0-947CB6E65740}" presName="rootText" presStyleLbl="node2" presStyleIdx="7" presStyleCnt="8" custLinFactX="-499928" custLinFactNeighborX="-500000">
        <dgm:presLayoutVars>
          <dgm:chPref val="3"/>
        </dgm:presLayoutVars>
      </dgm:prSet>
      <dgm:spPr/>
    </dgm:pt>
    <dgm:pt modelId="{C7388752-3468-4618-9045-7AE8FF411565}" type="pres">
      <dgm:prSet presAssocID="{502600C9-55F7-4176-9EC0-947CB6E65740}" presName="rootConnector" presStyleLbl="node2" presStyleIdx="7" presStyleCnt="8"/>
      <dgm:spPr/>
    </dgm:pt>
    <dgm:pt modelId="{67DE352C-C8F2-43A0-9512-A12ABFEEE814}" type="pres">
      <dgm:prSet presAssocID="{502600C9-55F7-4176-9EC0-947CB6E65740}" presName="hierChild4" presStyleCnt="0"/>
      <dgm:spPr/>
    </dgm:pt>
    <dgm:pt modelId="{36A71A5C-3580-42DD-8D71-FAAB32D696E3}" type="pres">
      <dgm:prSet presAssocID="{502600C9-55F7-4176-9EC0-947CB6E65740}" presName="hierChild5" presStyleCnt="0"/>
      <dgm:spPr/>
    </dgm:pt>
    <dgm:pt modelId="{C8FA7241-1EAE-4125-B78A-4BDCCA6D6B20}" type="pres">
      <dgm:prSet presAssocID="{2B29642E-7030-4101-9F21-F8F6396EAAD1}" presName="hierChild3" presStyleCnt="0"/>
      <dgm:spPr/>
    </dgm:pt>
    <dgm:pt modelId="{23AC5F61-A70A-4643-875D-77493345C545}" type="pres">
      <dgm:prSet presAssocID="{6F87A36A-C32A-490D-A663-B9036BDF44C3}" presName="hierRoot1" presStyleCnt="0">
        <dgm:presLayoutVars>
          <dgm:hierBranch val="init"/>
        </dgm:presLayoutVars>
      </dgm:prSet>
      <dgm:spPr/>
    </dgm:pt>
    <dgm:pt modelId="{DCC49EAD-AFFE-4B55-9422-F133F290194A}" type="pres">
      <dgm:prSet presAssocID="{6F87A36A-C32A-490D-A663-B9036BDF44C3}" presName="rootComposite1" presStyleCnt="0"/>
      <dgm:spPr/>
    </dgm:pt>
    <dgm:pt modelId="{C9DBEBF3-5A60-421B-AD90-E7950D427E39}" type="pres">
      <dgm:prSet presAssocID="{6F87A36A-C32A-490D-A663-B9036BDF44C3}" presName="rootText1" presStyleLbl="node0" presStyleIdx="1" presStyleCnt="6" custScaleX="88355" custScaleY="66151" custLinFactX="-200000" custLinFactY="400000" custLinFactNeighborX="-284425" custLinFactNeighborY="433338">
        <dgm:presLayoutVars>
          <dgm:chPref val="3"/>
        </dgm:presLayoutVars>
      </dgm:prSet>
      <dgm:spPr/>
    </dgm:pt>
    <dgm:pt modelId="{BEF25259-CA3E-48DF-A369-87BAC073971E}" type="pres">
      <dgm:prSet presAssocID="{6F87A36A-C32A-490D-A663-B9036BDF44C3}" presName="rootConnector1" presStyleLbl="node1" presStyleIdx="0" presStyleCnt="0"/>
      <dgm:spPr/>
    </dgm:pt>
    <dgm:pt modelId="{38637742-84F4-4E9D-AB5E-DDBD97F57D75}" type="pres">
      <dgm:prSet presAssocID="{6F87A36A-C32A-490D-A663-B9036BDF44C3}" presName="hierChild2" presStyleCnt="0"/>
      <dgm:spPr/>
    </dgm:pt>
    <dgm:pt modelId="{73ADE045-FF81-44B4-8F40-DA9928CE10D6}" type="pres">
      <dgm:prSet presAssocID="{6F87A36A-C32A-490D-A663-B9036BDF44C3}" presName="hierChild3" presStyleCnt="0"/>
      <dgm:spPr/>
    </dgm:pt>
    <dgm:pt modelId="{E577178A-FD24-450A-9FA7-B064EEC2283B}" type="pres">
      <dgm:prSet presAssocID="{269EEEF7-EE1A-41F1-B8C8-B0ED568449FB}" presName="hierRoot1" presStyleCnt="0">
        <dgm:presLayoutVars>
          <dgm:hierBranch val="init"/>
        </dgm:presLayoutVars>
      </dgm:prSet>
      <dgm:spPr/>
    </dgm:pt>
    <dgm:pt modelId="{FE207FAC-5C53-4CBC-A6EB-7A999A9CCD45}" type="pres">
      <dgm:prSet presAssocID="{269EEEF7-EE1A-41F1-B8C8-B0ED568449FB}" presName="rootComposite1" presStyleCnt="0"/>
      <dgm:spPr/>
    </dgm:pt>
    <dgm:pt modelId="{9FA7DC70-8F1A-4E7D-8BCE-DD8613CF5291}" type="pres">
      <dgm:prSet presAssocID="{269EEEF7-EE1A-41F1-B8C8-B0ED568449FB}" presName="rootText1" presStyleLbl="node0" presStyleIdx="2" presStyleCnt="6" custScaleX="95040" custScaleY="70821" custLinFactX="-294289" custLinFactY="400000" custLinFactNeighborX="-300000" custLinFactNeighborY="491805">
        <dgm:presLayoutVars>
          <dgm:chPref val="3"/>
        </dgm:presLayoutVars>
      </dgm:prSet>
      <dgm:spPr/>
    </dgm:pt>
    <dgm:pt modelId="{AF8486BC-EE26-4E3E-B731-C2ECDA71FB5F}" type="pres">
      <dgm:prSet presAssocID="{269EEEF7-EE1A-41F1-B8C8-B0ED568449FB}" presName="rootConnector1" presStyleLbl="node1" presStyleIdx="0" presStyleCnt="0"/>
      <dgm:spPr/>
    </dgm:pt>
    <dgm:pt modelId="{CE06D053-88CF-4B31-9AFB-60A45C73975D}" type="pres">
      <dgm:prSet presAssocID="{269EEEF7-EE1A-41F1-B8C8-B0ED568449FB}" presName="hierChild2" presStyleCnt="0"/>
      <dgm:spPr/>
    </dgm:pt>
    <dgm:pt modelId="{E1AAB071-0536-4666-9445-102BD0FB055C}" type="pres">
      <dgm:prSet presAssocID="{269EEEF7-EE1A-41F1-B8C8-B0ED568449FB}" presName="hierChild3" presStyleCnt="0"/>
      <dgm:spPr/>
    </dgm:pt>
    <dgm:pt modelId="{5D500C16-1C6B-4A8F-ADBE-373F15A08545}" type="pres">
      <dgm:prSet presAssocID="{CF8864FE-8E8D-4B24-AB85-0002B52353B2}" presName="hierRoot1" presStyleCnt="0">
        <dgm:presLayoutVars>
          <dgm:hierBranch val="init"/>
        </dgm:presLayoutVars>
      </dgm:prSet>
      <dgm:spPr/>
    </dgm:pt>
    <dgm:pt modelId="{8EF5E0FC-163F-4DE5-9301-233F775C66AB}" type="pres">
      <dgm:prSet presAssocID="{CF8864FE-8E8D-4B24-AB85-0002B52353B2}" presName="rootComposite1" presStyleCnt="0"/>
      <dgm:spPr/>
    </dgm:pt>
    <dgm:pt modelId="{F1E0DA9F-7EDB-4621-9B70-B568D0EA335F}" type="pres">
      <dgm:prSet presAssocID="{CF8864FE-8E8D-4B24-AB85-0002B52353B2}" presName="rootText1" presStyleLbl="node0" presStyleIdx="3" presStyleCnt="6" custScaleX="103660" custScaleY="65004" custLinFactX="-310006" custLinFactY="466632" custLinFactNeighborX="-400000" custLinFactNeighborY="500000">
        <dgm:presLayoutVars>
          <dgm:chPref val="3"/>
        </dgm:presLayoutVars>
      </dgm:prSet>
      <dgm:spPr/>
    </dgm:pt>
    <dgm:pt modelId="{CEDB62B4-64E1-49A2-9AFB-C8DB85DC438A}" type="pres">
      <dgm:prSet presAssocID="{CF8864FE-8E8D-4B24-AB85-0002B52353B2}" presName="rootConnector1" presStyleLbl="node1" presStyleIdx="0" presStyleCnt="0"/>
      <dgm:spPr/>
    </dgm:pt>
    <dgm:pt modelId="{4FF77553-915C-4AD8-ADC8-A6BC9873D4D5}" type="pres">
      <dgm:prSet presAssocID="{CF8864FE-8E8D-4B24-AB85-0002B52353B2}" presName="hierChild2" presStyleCnt="0"/>
      <dgm:spPr/>
    </dgm:pt>
    <dgm:pt modelId="{38B14E64-EC5D-444F-9BB8-0A70A30DBDB3}" type="pres">
      <dgm:prSet presAssocID="{CF8864FE-8E8D-4B24-AB85-0002B52353B2}" presName="hierChild3" presStyleCnt="0"/>
      <dgm:spPr/>
    </dgm:pt>
    <dgm:pt modelId="{F1673090-58CE-4257-B531-8275BFF3234F}" type="pres">
      <dgm:prSet presAssocID="{AF6C1E63-0B71-4595-A5B3-5858DA1D6C06}" presName="hierRoot1" presStyleCnt="0">
        <dgm:presLayoutVars>
          <dgm:hierBranch val="init"/>
        </dgm:presLayoutVars>
      </dgm:prSet>
      <dgm:spPr/>
    </dgm:pt>
    <dgm:pt modelId="{59D6C40B-7B9D-4E66-A167-17D5C0852A97}" type="pres">
      <dgm:prSet presAssocID="{AF6C1E63-0B71-4595-A5B3-5858DA1D6C06}" presName="rootComposite1" presStyleCnt="0"/>
      <dgm:spPr/>
    </dgm:pt>
    <dgm:pt modelId="{E71D306D-45D9-48E5-B20C-36B833C86C08}" type="pres">
      <dgm:prSet presAssocID="{AF6C1E63-0B71-4595-A5B3-5858DA1D6C06}" presName="rootText1" presStyleLbl="node0" presStyleIdx="4" presStyleCnt="6" custScaleX="83159" custScaleY="47872" custLinFactX="-400000" custLinFactY="367139" custLinFactNeighborX="-433383" custLinFactNeighborY="400000">
        <dgm:presLayoutVars>
          <dgm:chPref val="3"/>
        </dgm:presLayoutVars>
      </dgm:prSet>
      <dgm:spPr/>
    </dgm:pt>
    <dgm:pt modelId="{B7BE8303-AD6D-4987-8A7D-A10159BB35BA}" type="pres">
      <dgm:prSet presAssocID="{AF6C1E63-0B71-4595-A5B3-5858DA1D6C06}" presName="rootConnector1" presStyleLbl="node1" presStyleIdx="0" presStyleCnt="0"/>
      <dgm:spPr/>
    </dgm:pt>
    <dgm:pt modelId="{2DB32245-277D-4A40-9D09-B346F8E50A74}" type="pres">
      <dgm:prSet presAssocID="{AF6C1E63-0B71-4595-A5B3-5858DA1D6C06}" presName="hierChild2" presStyleCnt="0"/>
      <dgm:spPr/>
    </dgm:pt>
    <dgm:pt modelId="{C86B5194-0395-446D-8DDB-BBA6F70AE046}" type="pres">
      <dgm:prSet presAssocID="{AF6C1E63-0B71-4595-A5B3-5858DA1D6C06}" presName="hierChild3" presStyleCnt="0"/>
      <dgm:spPr/>
    </dgm:pt>
    <dgm:pt modelId="{78DBB2AC-E08C-45F4-AFB0-67062E7B3791}" type="pres">
      <dgm:prSet presAssocID="{1914F7CA-D919-4AC1-9052-71ADE7B18CF9}" presName="hierRoot1" presStyleCnt="0">
        <dgm:presLayoutVars>
          <dgm:hierBranch val="init"/>
        </dgm:presLayoutVars>
      </dgm:prSet>
      <dgm:spPr/>
    </dgm:pt>
    <dgm:pt modelId="{84F4306C-CFDF-4A2F-B118-FAEC18C99CDB}" type="pres">
      <dgm:prSet presAssocID="{1914F7CA-D919-4AC1-9052-71ADE7B18CF9}" presName="rootComposite1" presStyleCnt="0"/>
      <dgm:spPr/>
    </dgm:pt>
    <dgm:pt modelId="{8610B028-785F-4E57-BCAA-78777F2CEFD7}" type="pres">
      <dgm:prSet presAssocID="{1914F7CA-D919-4AC1-9052-71ADE7B18CF9}" presName="rootText1" presStyleLbl="node0" presStyleIdx="5" presStyleCnt="6" custScaleX="110995" custScaleY="74989" custLinFactX="-439134" custLinFactY="500000" custLinFactNeighborX="-500000" custLinFactNeighborY="534082">
        <dgm:presLayoutVars>
          <dgm:chPref val="3"/>
        </dgm:presLayoutVars>
      </dgm:prSet>
      <dgm:spPr/>
    </dgm:pt>
    <dgm:pt modelId="{C9DFA570-0CC5-4EB7-A4F0-B3C051DBA933}" type="pres">
      <dgm:prSet presAssocID="{1914F7CA-D919-4AC1-9052-71ADE7B18CF9}" presName="rootConnector1" presStyleLbl="node1" presStyleIdx="0" presStyleCnt="0"/>
      <dgm:spPr/>
    </dgm:pt>
    <dgm:pt modelId="{746D2F35-DB0F-48F4-94FC-3011E17346CA}" type="pres">
      <dgm:prSet presAssocID="{1914F7CA-D919-4AC1-9052-71ADE7B18CF9}" presName="hierChild2" presStyleCnt="0"/>
      <dgm:spPr/>
    </dgm:pt>
    <dgm:pt modelId="{A47C2FBF-E6D6-41E2-B012-2A44415EE39D}" type="pres">
      <dgm:prSet presAssocID="{1914F7CA-D919-4AC1-9052-71ADE7B18CF9}" presName="hierChild3" presStyleCnt="0"/>
      <dgm:spPr/>
    </dgm:pt>
  </dgm:ptLst>
  <dgm:cxnLst>
    <dgm:cxn modelId="{B4F65300-E122-4EF6-9301-59B2F44F1756}" type="presOf" srcId="{DC306147-3E32-4851-B580-9F056F23D092}" destId="{9BC0B8FD-9831-4092-A1A8-F70ECA700E7E}" srcOrd="0" destOrd="0" presId="urn:microsoft.com/office/officeart/2005/8/layout/orgChart1"/>
    <dgm:cxn modelId="{E728B600-6228-4C04-AD42-EAF0A34A9F22}" srcId="{B5AA936C-9725-41CB-A934-12E7B05B936C}" destId="{B65FCBE2-5DAB-4DEE-AC9A-CC15FF00B8C6}" srcOrd="0" destOrd="0" parTransId="{6446AE44-A90E-48DF-85CE-029B0DC7EFF7}" sibTransId="{246447DB-CCD2-4874-967F-81C2B754D755}"/>
    <dgm:cxn modelId="{82B38702-A627-4A24-9E7B-2A69EE691A12}" type="presOf" srcId="{3E5038DA-4F33-44C8-B4D7-9A1BB8B6E131}" destId="{57C532F3-1924-47DE-B040-AB048E49D23A}" srcOrd="1" destOrd="0" presId="urn:microsoft.com/office/officeart/2005/8/layout/orgChart1"/>
    <dgm:cxn modelId="{875B6B03-BDD8-41AD-A1FA-79F42663CEBA}" type="presOf" srcId="{60BE11CB-A0E6-4EC1-AF48-23834461833C}" destId="{F924E6B9-15DD-4473-B20D-966B12186038}" srcOrd="1" destOrd="0" presId="urn:microsoft.com/office/officeart/2005/8/layout/orgChart1"/>
    <dgm:cxn modelId="{51A6AA05-7F55-43E3-93F8-668528BDA590}" srcId="{777F4786-F97E-4AEA-AE3C-09F0253AECCB}" destId="{3777125B-4A81-442C-8BC4-D5F637A79165}" srcOrd="1" destOrd="0" parTransId="{32728D03-0940-480C-B610-D392D0222549}" sibTransId="{DC4817C8-FF9A-489E-95B1-79AE5353903F}"/>
    <dgm:cxn modelId="{BA84250B-D304-41A8-A12A-37B6A4B7F91C}" srcId="{60BE11CB-A0E6-4EC1-AF48-23834461833C}" destId="{B017D2BB-E0CB-4F5B-9D48-8990DC6326D5}" srcOrd="0" destOrd="0" parTransId="{BA2B392C-9442-4C7F-8D60-9F0818CC1F66}" sibTransId="{AF3C4333-7F4A-4FA5-A81C-7CB12CF8BC1E}"/>
    <dgm:cxn modelId="{581E1E0D-E01A-4FEF-9700-32CD26023FB4}" type="presOf" srcId="{6F87A36A-C32A-490D-A663-B9036BDF44C3}" destId="{C9DBEBF3-5A60-421B-AD90-E7950D427E39}" srcOrd="0" destOrd="0" presId="urn:microsoft.com/office/officeart/2005/8/layout/orgChart1"/>
    <dgm:cxn modelId="{883ED910-BDBE-47FF-8673-BA231E68A316}" type="presOf" srcId="{8ADBC676-4530-4D70-99AE-0B4C3A7B17FA}" destId="{A13EF59E-9E8A-4491-97DB-71A262444546}" srcOrd="1" destOrd="0" presId="urn:microsoft.com/office/officeart/2005/8/layout/orgChart1"/>
    <dgm:cxn modelId="{CB47E614-0A12-45AB-888A-33343D5DC19F}" srcId="{2B29642E-7030-4101-9F21-F8F6396EAAD1}" destId="{8C5182EE-BCE1-424E-9BD3-25D59283AF19}" srcOrd="3" destOrd="0" parTransId="{6AF7C795-7A16-45D0-B459-EA7F5D6F3D91}" sibTransId="{5A11E75F-A5AF-4758-88B0-0ECB54839162}"/>
    <dgm:cxn modelId="{CD021616-E285-4A18-85EB-60A3FF5DFE1C}" type="presOf" srcId="{2B29642E-7030-4101-9F21-F8F6396EAAD1}" destId="{6A86711F-457E-4253-BD98-6526290F3493}" srcOrd="0" destOrd="0" presId="urn:microsoft.com/office/officeart/2005/8/layout/orgChart1"/>
    <dgm:cxn modelId="{1976011A-BE1C-4B3E-A9CF-B51F8419A1FC}" type="presOf" srcId="{DAC27D22-7EF0-43EE-94EF-F7E5AD8636BA}" destId="{734AD685-B6F9-4EF0-A32F-DC2B1ACAB11B}" srcOrd="0" destOrd="0" presId="urn:microsoft.com/office/officeart/2005/8/layout/orgChart1"/>
    <dgm:cxn modelId="{C9BE781A-28EF-4B42-A3C7-5B305BF63C47}" type="presOf" srcId="{5C09B7C8-0B01-4FB9-ABE9-19C9532F3C30}" destId="{4326D2AB-62F1-4459-9139-8AE0B708619F}" srcOrd="0" destOrd="0" presId="urn:microsoft.com/office/officeart/2005/8/layout/orgChart1"/>
    <dgm:cxn modelId="{F208DA1B-CF3C-43A1-84B5-3C94C7F9CD6C}" type="presOf" srcId="{97FC8450-B0D2-4924-85D1-A71F90130AF1}" destId="{32A0B861-D54C-4E27-B984-4863353C1CE7}" srcOrd="1" destOrd="0" presId="urn:microsoft.com/office/officeart/2005/8/layout/orgChart1"/>
    <dgm:cxn modelId="{76188C1C-1947-4365-90BB-8BB57216B9B6}" type="presOf" srcId="{27EB0657-28AB-4E27-B49A-B02B599F38CA}" destId="{311DB199-0BDD-4F4F-A98C-E530E494F712}" srcOrd="0" destOrd="0" presId="urn:microsoft.com/office/officeart/2005/8/layout/orgChart1"/>
    <dgm:cxn modelId="{38D84922-AB61-4ECF-8F75-400D58BA0CFC}" type="presOf" srcId="{1914F7CA-D919-4AC1-9052-71ADE7B18CF9}" destId="{8610B028-785F-4E57-BCAA-78777F2CEFD7}" srcOrd="0" destOrd="0" presId="urn:microsoft.com/office/officeart/2005/8/layout/orgChart1"/>
    <dgm:cxn modelId="{C2105622-3AD7-4ADA-8D03-82F48AB1E9F5}" type="presOf" srcId="{B017D2BB-E0CB-4F5B-9D48-8990DC6326D5}" destId="{EF9B26EF-FEB1-4663-8EDC-AA3F7F0A3A1D}" srcOrd="0" destOrd="0" presId="urn:microsoft.com/office/officeart/2005/8/layout/orgChart1"/>
    <dgm:cxn modelId="{BDE16922-AB5B-452D-8195-4A41900B4261}" type="presOf" srcId="{E8C6F131-D57B-4DC5-A6F6-0780E4D797F3}" destId="{8F015608-95FC-4711-AADB-98E341205C5F}" srcOrd="1" destOrd="0" presId="urn:microsoft.com/office/officeart/2005/8/layout/orgChart1"/>
    <dgm:cxn modelId="{E887E222-A127-4700-9C1F-CB9DC3F80D89}" type="presOf" srcId="{196659C7-54E6-44DF-9630-53226F18EC9B}" destId="{05B74AFD-6854-4642-999A-A85E578E508E}" srcOrd="0" destOrd="0" presId="urn:microsoft.com/office/officeart/2005/8/layout/orgChart1"/>
    <dgm:cxn modelId="{C779A42C-4A2E-437A-A541-62331C95B954}" type="presOf" srcId="{777F4786-F97E-4AEA-AE3C-09F0253AECCB}" destId="{81E32552-0014-4A23-9DB5-FBA3B0AC43EA}" srcOrd="0" destOrd="0" presId="urn:microsoft.com/office/officeart/2005/8/layout/orgChart1"/>
    <dgm:cxn modelId="{CFD8F12E-4509-43DB-9608-F4CBEAD7A1F5}" type="presOf" srcId="{40DEE016-4EE5-4A79-974C-37C4FF31D595}" destId="{4C932E49-4FD4-4BBC-BDB1-B1A085CDB5D7}" srcOrd="0" destOrd="0" presId="urn:microsoft.com/office/officeart/2005/8/layout/orgChart1"/>
    <dgm:cxn modelId="{1D855A2F-A487-4249-B83D-4A0E99FF8D56}" type="presOf" srcId="{051C3F00-DD58-4E1C-B547-75509FD56645}" destId="{93A8D7DA-4143-4647-8349-2A5D3778406F}" srcOrd="0" destOrd="0" presId="urn:microsoft.com/office/officeart/2005/8/layout/orgChart1"/>
    <dgm:cxn modelId="{BC3CC72F-B38A-4223-9D81-723BC1B96D38}" type="presOf" srcId="{428BF60D-2584-4D0F-A7C9-0EDA2CE205B3}" destId="{E3207E04-E66F-4D92-B4DC-A5FE6616D1B7}" srcOrd="1" destOrd="0" presId="urn:microsoft.com/office/officeart/2005/8/layout/orgChart1"/>
    <dgm:cxn modelId="{367CA130-0BF5-4497-8FB2-A7FC67D84131}" type="presOf" srcId="{16D2D428-98A0-4086-BD5F-E54AE0700FF6}" destId="{0BD0B011-9537-40E2-B5A9-D8F38CE796C7}" srcOrd="0" destOrd="0" presId="urn:microsoft.com/office/officeart/2005/8/layout/orgChart1"/>
    <dgm:cxn modelId="{3ABE2831-B0A2-4C62-A6E2-0288AAE90C4A}" type="presOf" srcId="{777F4786-F97E-4AEA-AE3C-09F0253AECCB}" destId="{92A4404F-76E5-4A48-8C28-4EA463686828}" srcOrd="1" destOrd="0" presId="urn:microsoft.com/office/officeart/2005/8/layout/orgChart1"/>
    <dgm:cxn modelId="{246F6634-DD7A-4D10-95D6-84ED631139B6}" type="presOf" srcId="{BD9318C6-38D1-4FFA-80F3-6DD3E0692476}" destId="{031BCADB-A70E-43BD-ADFA-333601BCAAF3}" srcOrd="1" destOrd="0" presId="urn:microsoft.com/office/officeart/2005/8/layout/orgChart1"/>
    <dgm:cxn modelId="{7332B636-9FA4-44A9-AEE1-52FF0D48CB79}" type="presOf" srcId="{21B67878-96BE-4FEA-8F75-E8E89E9329F5}" destId="{C41B484C-C3FC-406A-872E-782B005751A2}" srcOrd="0" destOrd="0" presId="urn:microsoft.com/office/officeart/2005/8/layout/orgChart1"/>
    <dgm:cxn modelId="{D69FA138-C345-4C77-98E0-27D8B99B6F13}" type="presOf" srcId="{A14AE40A-C393-4696-B70A-273B684E119A}" destId="{01E2CAF8-5A4C-435A-904C-8D9C910D0A6C}" srcOrd="0" destOrd="0" presId="urn:microsoft.com/office/officeart/2005/8/layout/orgChart1"/>
    <dgm:cxn modelId="{64BC2B39-5F78-4E94-9395-10609DFD1BC5}" type="presOf" srcId="{6F87A36A-C32A-490D-A663-B9036BDF44C3}" destId="{BEF25259-CA3E-48DF-A369-87BAC073971E}" srcOrd="1" destOrd="0" presId="urn:microsoft.com/office/officeart/2005/8/layout/orgChart1"/>
    <dgm:cxn modelId="{04F8373B-66A6-4ECB-9E11-A884D0A44451}" type="presOf" srcId="{75A57227-A28B-4E68-BA32-DADEA50058E9}" destId="{2596AFB6-7A03-46B5-BCCE-E0A0F4B64ADB}" srcOrd="1" destOrd="0" presId="urn:microsoft.com/office/officeart/2005/8/layout/orgChart1"/>
    <dgm:cxn modelId="{D7D2563B-2E4B-4BBA-B49B-7AAC9524F8D2}" type="presOf" srcId="{C1582AC0-FABB-41F9-95F2-32EFF1489242}" destId="{ABBCC3FD-F92F-4FE4-ACB2-F858D294630C}" srcOrd="0" destOrd="0" presId="urn:microsoft.com/office/officeart/2005/8/layout/orgChart1"/>
    <dgm:cxn modelId="{33D4563B-4D6A-4DE2-BFE1-9B44A2362AE6}" type="presOf" srcId="{5B02D497-9743-409F-9A8E-4692814B7C78}" destId="{8001C89B-40B6-4660-854D-A884027BD33C}" srcOrd="0" destOrd="0" presId="urn:microsoft.com/office/officeart/2005/8/layout/orgChart1"/>
    <dgm:cxn modelId="{98700E3C-68BB-406E-B64D-CE455A3F5574}" srcId="{3777125B-4A81-442C-8BC4-D5F637A79165}" destId="{A754AB09-086F-4B0C-B01D-4BDA82E57092}" srcOrd="1" destOrd="0" parTransId="{6974A74D-46ED-4DA1-842C-9F4C194F113D}" sibTransId="{4C2FF1A6-848F-4A42-A302-BD9EC86DB8B5}"/>
    <dgm:cxn modelId="{29088840-EB20-479E-9370-F450DE023B18}" type="presOf" srcId="{BDCA07CF-150B-4D5F-8D66-C37FACB12C5B}" destId="{9F25FC70-8423-4C2A-9A84-E30C62DC0D87}" srcOrd="0" destOrd="0" presId="urn:microsoft.com/office/officeart/2005/8/layout/orgChart1"/>
    <dgm:cxn modelId="{7F16AD40-851E-4CF1-BB59-7C629BE03122}" type="presOf" srcId="{428BF60D-2584-4D0F-A7C9-0EDA2CE205B3}" destId="{6B50AD1A-0604-4870-B4C0-EC67FB46CD3A}" srcOrd="0" destOrd="0" presId="urn:microsoft.com/office/officeart/2005/8/layout/orgChart1"/>
    <dgm:cxn modelId="{BD9B7541-026D-43FA-8FF3-CF1EC6216655}" type="presOf" srcId="{FACD85E5-9CA1-4C19-8C3E-8DD4CC934B41}" destId="{1D8ABACA-6C9C-4C40-B811-BF7738C01907}" srcOrd="0" destOrd="0" presId="urn:microsoft.com/office/officeart/2005/8/layout/orgChart1"/>
    <dgm:cxn modelId="{EDA1FF41-5B42-4A92-9D95-F21D89DF790F}" srcId="{3777125B-4A81-442C-8BC4-D5F637A79165}" destId="{97FC8450-B0D2-4924-85D1-A71F90130AF1}" srcOrd="0" destOrd="0" parTransId="{687CA327-94F9-48A9-8177-6B7974AC6FDE}" sibTransId="{2B9828CE-3400-4851-8B23-A30160ED7CA7}"/>
    <dgm:cxn modelId="{0D53E644-494D-412F-B148-AD0A9D5AAC2E}" type="presOf" srcId="{CF8864FE-8E8D-4B24-AB85-0002B52353B2}" destId="{F1E0DA9F-7EDB-4621-9B70-B568D0EA335F}" srcOrd="0" destOrd="0" presId="urn:microsoft.com/office/officeart/2005/8/layout/orgChart1"/>
    <dgm:cxn modelId="{C85A3345-82A0-4E2C-A218-AE159722A690}" type="presOf" srcId="{00049BBC-1A64-4112-98D2-E8E45EA9EA5C}" destId="{D70F7A65-3D1E-47B5-942F-B96E078B3721}" srcOrd="0" destOrd="0" presId="urn:microsoft.com/office/officeart/2005/8/layout/orgChart1"/>
    <dgm:cxn modelId="{6ECD1547-AC90-4B52-89E1-46C97845B4E9}" type="presOf" srcId="{32728D03-0940-480C-B610-D392D0222549}" destId="{5870B902-C4E2-4503-A781-168B241C97C6}" srcOrd="0" destOrd="0" presId="urn:microsoft.com/office/officeart/2005/8/layout/orgChart1"/>
    <dgm:cxn modelId="{001FB547-971A-4578-BEDE-F39783F3B94E}" type="presOf" srcId="{7CB58541-AD5E-4E79-804E-1AA68BD6B319}" destId="{457A0D9F-1595-43D4-BDF8-11754AA05345}" srcOrd="0" destOrd="0" presId="urn:microsoft.com/office/officeart/2005/8/layout/orgChart1"/>
    <dgm:cxn modelId="{B7890D48-358F-4667-891C-54B36935D15A}" srcId="{B5AA936C-9725-41CB-A934-12E7B05B936C}" destId="{75A57227-A28B-4E68-BA32-DADEA50058E9}" srcOrd="1" destOrd="0" parTransId="{C1582AC0-FABB-41F9-95F2-32EFF1489242}" sibTransId="{9740AE59-65E7-4E45-8F9B-9ED8465CA403}"/>
    <dgm:cxn modelId="{899C6749-0E3C-4F47-9758-43E855F830E6}" type="presOf" srcId="{6446AE44-A90E-48DF-85CE-029B0DC7EFF7}" destId="{D32B9B3B-2FF2-433B-9CD9-689677C88512}" srcOrd="0" destOrd="0" presId="urn:microsoft.com/office/officeart/2005/8/layout/orgChart1"/>
    <dgm:cxn modelId="{04EC814A-194A-4045-9ECD-958FC98579F5}" type="presOf" srcId="{1914F7CA-D919-4AC1-9052-71ADE7B18CF9}" destId="{C9DFA570-0CC5-4EB7-A4F0-B3C051DBA933}" srcOrd="1" destOrd="0" presId="urn:microsoft.com/office/officeart/2005/8/layout/orgChart1"/>
    <dgm:cxn modelId="{1A5F1A4C-00BD-4CB1-9192-AE61BC5AECB4}" type="presOf" srcId="{05B9B211-C6E8-42E2-9FFC-6E0C9BC1B202}" destId="{2200025D-444B-48C6-BAC5-E395222E56F9}" srcOrd="0" destOrd="0" presId="urn:microsoft.com/office/officeart/2005/8/layout/orgChart1"/>
    <dgm:cxn modelId="{FA5B7C4D-C94A-42D0-9093-18713F6D7D58}" srcId="{E281AFC6-4E50-482F-A27D-CC905C34C11F}" destId="{73134708-354B-4FD1-962D-8317EAA804D1}" srcOrd="1" destOrd="0" parTransId="{584222DA-735C-4E2C-A434-B68FB22D313C}" sibTransId="{2E328026-B635-40B0-8283-2C3F2235FCDE}"/>
    <dgm:cxn modelId="{CAECEC4E-96DF-4F26-8529-0325A20D9699}" type="presOf" srcId="{BDCA07CF-150B-4D5F-8D66-C37FACB12C5B}" destId="{747AA693-E4F7-4582-829D-04CF0BEA8E45}" srcOrd="1" destOrd="0" presId="urn:microsoft.com/office/officeart/2005/8/layout/orgChart1"/>
    <dgm:cxn modelId="{769F8E4F-2139-4713-9682-AA9A2877D15C}" type="presOf" srcId="{5057B8F6-9546-4017-BC4D-536AAAC08DF3}" destId="{A9AB95F4-0669-4781-8EEE-B7C09D8CC19E}" srcOrd="0" destOrd="0" presId="urn:microsoft.com/office/officeart/2005/8/layout/orgChart1"/>
    <dgm:cxn modelId="{AD955151-F807-4A0A-B14C-09413397A0AA}" srcId="{DAC27D22-7EF0-43EE-94EF-F7E5AD8636BA}" destId="{05188E18-F383-4CC2-ABFF-D0C7530A9E35}" srcOrd="2" destOrd="0" parTransId="{00049BBC-1A64-4112-98D2-E8E45EA9EA5C}" sibTransId="{4A5874F1-D5CF-4379-8828-34FC74A22C2C}"/>
    <dgm:cxn modelId="{8314FC51-B933-4AEF-B593-A31129C5D123}" srcId="{2B29642E-7030-4101-9F21-F8F6396EAAD1}" destId="{7B5EFF68-1FF0-4F8D-B67E-DCC589A54ED7}" srcOrd="2" destOrd="0" parTransId="{B4207C85-CF82-4FA3-93E5-E37552D5E322}" sibTransId="{BE65A84B-6106-4B39-8C40-A43670C11E5E}"/>
    <dgm:cxn modelId="{E58D2D52-9121-4B02-8A24-3D9E54F0C8F6}" type="presOf" srcId="{6A73C8F5-3EEA-46DA-BF34-6A84AC913039}" destId="{F5C5B718-1C03-4C9A-ADCB-29AD5B15E900}" srcOrd="1" destOrd="0" presId="urn:microsoft.com/office/officeart/2005/8/layout/orgChart1"/>
    <dgm:cxn modelId="{DE443052-F537-43E5-8919-BB58C7798CD3}" type="presOf" srcId="{269EEEF7-EE1A-41F1-B8C8-B0ED568449FB}" destId="{9FA7DC70-8F1A-4E7D-8BCE-DD8613CF5291}" srcOrd="0" destOrd="0" presId="urn:microsoft.com/office/officeart/2005/8/layout/orgChart1"/>
    <dgm:cxn modelId="{EF8FFB55-BA34-4BD1-B3CE-4674698C4F65}" type="presOf" srcId="{21B67878-96BE-4FEA-8F75-E8E89E9329F5}" destId="{C07AFC0A-DE18-4267-8BC9-654EAEC32571}" srcOrd="1" destOrd="0" presId="urn:microsoft.com/office/officeart/2005/8/layout/orgChart1"/>
    <dgm:cxn modelId="{D9AB5056-1CF4-471E-B94E-9420877E735B}" type="presOf" srcId="{3E94EE81-131C-4214-98DC-BB7AB4856F26}" destId="{5279D126-AB35-4B76-97A1-DDBB0B64DEBA}" srcOrd="0" destOrd="0" presId="urn:microsoft.com/office/officeart/2005/8/layout/orgChart1"/>
    <dgm:cxn modelId="{C2CD7456-1F2D-4D9A-A65E-4ADD7B3B276F}" srcId="{E8C6F131-D57B-4DC5-A6F6-0780E4D797F3}" destId="{C257ACB3-D767-4990-9922-CD3F97B68322}" srcOrd="0" destOrd="0" parTransId="{FACD85E5-9CA1-4C19-8C3E-8DD4CC934B41}" sibTransId="{36AE16BF-1F6F-41D1-B4BA-C193999B63D2}"/>
    <dgm:cxn modelId="{B4489E58-6D6C-4E2B-8220-65B5932FE298}" type="presOf" srcId="{610CC057-3EEE-4AFE-857B-A97CF297A976}" destId="{76B7928F-1D6D-4898-9FA1-943299D6F46F}" srcOrd="1" destOrd="0" presId="urn:microsoft.com/office/officeart/2005/8/layout/orgChart1"/>
    <dgm:cxn modelId="{22A61A59-3D78-4312-85EF-0D6D52E3370D}" type="presOf" srcId="{2C0BB579-F1F4-4A2A-AE9D-769CC5964A0D}" destId="{09149A67-B474-46B2-9BC5-26BA4F6134C0}" srcOrd="0" destOrd="0" presId="urn:microsoft.com/office/officeart/2005/8/layout/orgChart1"/>
    <dgm:cxn modelId="{F0D0395A-C860-4E9D-B3EB-170F37AD87C0}" srcId="{E281AFC6-4E50-482F-A27D-CC905C34C11F}" destId="{9EC87550-A8E2-48E9-96D2-25F48DF44A87}" srcOrd="0" destOrd="0" parTransId="{5057B8F6-9546-4017-BC4D-536AAAC08DF3}" sibTransId="{63988AE4-D332-46EA-AE15-1BF8EC72CF42}"/>
    <dgm:cxn modelId="{B31A605C-132F-479D-A789-43B44A9A4543}" type="presOf" srcId="{59EA7FAF-DBCA-46A3-BCAB-EADA82F4C25B}" destId="{35ACD49E-65EA-4724-A3B5-9C9E8A9B9B37}" srcOrd="0" destOrd="0" presId="urn:microsoft.com/office/officeart/2005/8/layout/orgChart1"/>
    <dgm:cxn modelId="{1C84415E-AE56-41AE-B5AD-A69CED1BA373}" type="presOf" srcId="{6A73C8F5-3EEA-46DA-BF34-6A84AC913039}" destId="{D5CBEE3B-8C35-40A7-B9AD-5A1ACA964B7A}" srcOrd="0" destOrd="0" presId="urn:microsoft.com/office/officeart/2005/8/layout/orgChart1"/>
    <dgm:cxn modelId="{FB32505E-0DD2-447F-8651-D1DC91769224}" srcId="{7CB58541-AD5E-4E79-804E-1AA68BD6B319}" destId="{2E0ACBC8-4C13-4F5A-8D51-F82B7FBD6D9F}" srcOrd="0" destOrd="0" parTransId="{16D2D428-98A0-4086-BD5F-E54AE0700FF6}" sibTransId="{E4108232-A1D4-413F-9EB9-97FF8A9A835B}"/>
    <dgm:cxn modelId="{9F24A55E-DB10-42A9-8451-4FA36E9B6196}" srcId="{BD9318C6-38D1-4FFA-80F3-6DD3E0692476}" destId="{21B67878-96BE-4FEA-8F75-E8E89E9329F5}" srcOrd="1" destOrd="0" parTransId="{389F3BA8-8334-481B-87AB-A6EC8D97C74A}" sibTransId="{9558B567-2804-482B-8DCE-548FD68CDC20}"/>
    <dgm:cxn modelId="{C2643360-7FDD-4D12-9BAE-677C17D602CF}" type="presOf" srcId="{2E0ACBC8-4C13-4F5A-8D51-F82B7FBD6D9F}" destId="{5E3443BD-5B93-4354-8780-FC3D2475013E}" srcOrd="0" destOrd="0" presId="urn:microsoft.com/office/officeart/2005/8/layout/orgChart1"/>
    <dgm:cxn modelId="{AFB88163-6CFF-4F2F-8497-92F77C84689C}" type="presOf" srcId="{502600C9-55F7-4176-9EC0-947CB6E65740}" destId="{B4C3A80D-BDD7-49BB-A48A-600A5E6D3667}" srcOrd="0" destOrd="0" presId="urn:microsoft.com/office/officeart/2005/8/layout/orgChart1"/>
    <dgm:cxn modelId="{CA485C64-BA1A-4B02-AC6C-14B3578DB089}" srcId="{E281AFC6-4E50-482F-A27D-CC905C34C11F}" destId="{27EB0657-28AB-4E27-B49A-B02B599F38CA}" srcOrd="4" destOrd="0" parTransId="{12C79A0F-3524-46EE-BC11-D11AB77CAA33}" sibTransId="{00DA5D9E-233C-40A2-B628-B8AE94F5201F}"/>
    <dgm:cxn modelId="{0D03A364-01B8-48A4-AF2F-F9000D9F3D81}" type="presOf" srcId="{CA48C9B6-D41E-409D-A1CB-34A70EA16CC3}" destId="{8E48FE85-9C14-48D9-83F5-FCFACA33E5A8}" srcOrd="0" destOrd="0" presId="urn:microsoft.com/office/officeart/2005/8/layout/orgChart1"/>
    <dgm:cxn modelId="{59980D65-C036-4B0C-B3E7-AB12066A26D6}" type="presOf" srcId="{73134708-354B-4FD1-962D-8317EAA804D1}" destId="{234FAA84-0E36-4A40-978D-8093CDBC3B1F}" srcOrd="1" destOrd="0" presId="urn:microsoft.com/office/officeart/2005/8/layout/orgChart1"/>
    <dgm:cxn modelId="{EEB87165-F5FE-4136-AAA8-BADB0C000436}" type="presOf" srcId="{5CC0A66A-086C-46D9-9D2E-66B4A26E7DD5}" destId="{D072591C-43CE-4BDC-AFD9-3E1B89A5ACED}" srcOrd="0" destOrd="0" presId="urn:microsoft.com/office/officeart/2005/8/layout/orgChart1"/>
    <dgm:cxn modelId="{27875D67-B5F2-44C7-8039-B586158496B8}" type="presOf" srcId="{85F9E42A-8215-4FA1-AA98-56DC6528F926}" destId="{A2D6DD33-2588-401A-B10D-A197B420B093}" srcOrd="0" destOrd="0" presId="urn:microsoft.com/office/officeart/2005/8/layout/orgChart1"/>
    <dgm:cxn modelId="{4B5E446A-4B7B-4BD4-89D1-57544E28D719}" type="presOf" srcId="{55EAD11B-2DAA-4835-BC88-0ED44062C8AA}" destId="{9DE444B2-BF0A-412C-AD89-EA001824A5E0}" srcOrd="0" destOrd="0" presId="urn:microsoft.com/office/officeart/2005/8/layout/orgChart1"/>
    <dgm:cxn modelId="{4B81946A-4B52-493B-9066-B646E3486D5D}" type="presOf" srcId="{2B29642E-7030-4101-9F21-F8F6396EAAD1}" destId="{6BF7136E-C791-45A8-8AE1-6696E1C8CFC1}" srcOrd="1" destOrd="0" presId="urn:microsoft.com/office/officeart/2005/8/layout/orgChart1"/>
    <dgm:cxn modelId="{132EE86B-372C-4379-B00B-15792735729B}" type="presOf" srcId="{269EEEF7-EE1A-41F1-B8C8-B0ED568449FB}" destId="{AF8486BC-EE26-4E3E-B731-C2ECDA71FB5F}" srcOrd="1" destOrd="0" presId="urn:microsoft.com/office/officeart/2005/8/layout/orgChart1"/>
    <dgm:cxn modelId="{5F700B6C-D9F9-47A2-B14C-AA16B4630610}" type="presOf" srcId="{C257ACB3-D767-4990-9922-CD3F97B68322}" destId="{719C0966-4D90-45F8-A11D-0629782C9D0D}" srcOrd="0" destOrd="0" presId="urn:microsoft.com/office/officeart/2005/8/layout/orgChart1"/>
    <dgm:cxn modelId="{BE519670-5252-478B-A499-ABD05217E34E}" type="presOf" srcId="{3E5038DA-4F33-44C8-B4D7-9A1BB8B6E131}" destId="{417BA42D-F259-4EC1-8B8F-532424D8EEAA}" srcOrd="0" destOrd="0" presId="urn:microsoft.com/office/officeart/2005/8/layout/orgChart1"/>
    <dgm:cxn modelId="{D218A573-81E3-43D5-8A8B-ED25E0E8FEC0}" type="presOf" srcId="{D8315D28-25B3-402E-9972-8C70441E0D86}" destId="{D2F0EFCE-FDF1-4ADE-A88D-67FDF25A081E}" srcOrd="0" destOrd="0" presId="urn:microsoft.com/office/officeart/2005/8/layout/orgChart1"/>
    <dgm:cxn modelId="{5438B573-11B6-46F1-8B4D-7A97B415F720}" type="presOf" srcId="{1E46A5EE-0950-45D6-A976-7EBF9BAF73D2}" destId="{4CFA0DE1-F281-476A-9B3F-AE7FDC39E92F}" srcOrd="0" destOrd="0" presId="urn:microsoft.com/office/officeart/2005/8/layout/orgChart1"/>
    <dgm:cxn modelId="{559ACF73-3901-4C79-92E6-224B3B9E4F0B}" srcId="{2B29642E-7030-4101-9F21-F8F6396EAAD1}" destId="{502600C9-55F7-4176-9EC0-947CB6E65740}" srcOrd="7" destOrd="0" parTransId="{9886F5CF-2797-4588-AB21-BD2057D735B2}" sibTransId="{CED201DA-CAB6-487E-BA67-E3565CCAC7D1}"/>
    <dgm:cxn modelId="{023DC074-8FED-45FA-8B60-F027EFD8938E}" type="presOf" srcId="{76FF6510-3160-473E-84F6-156AC9050EC9}" destId="{105919A0-17BB-48D6-808D-A52DF1992F91}" srcOrd="0" destOrd="0" presId="urn:microsoft.com/office/officeart/2005/8/layout/orgChart1"/>
    <dgm:cxn modelId="{47B6AE76-D635-4006-9447-ADF4B13567C1}" srcId="{7CB58541-AD5E-4E79-804E-1AA68BD6B319}" destId="{76FF6510-3160-473E-84F6-156AC9050EC9}" srcOrd="1" destOrd="0" parTransId="{7D715A62-487C-414C-BD17-73CB1634D178}" sibTransId="{0E44B323-54A7-4677-BF6C-4B94B6272859}"/>
    <dgm:cxn modelId="{B5B51C79-ABA7-4872-9AA1-D1F387BD95AA}" srcId="{428BF60D-2584-4D0F-A7C9-0EDA2CE205B3}" destId="{5CC0A66A-086C-46D9-9D2E-66B4A26E7DD5}" srcOrd="0" destOrd="0" parTransId="{5B02D497-9743-409F-9A8E-4692814B7C78}" sibTransId="{4F3A9E13-2D74-479B-B6E4-10D1DF547F6F}"/>
    <dgm:cxn modelId="{AE77DC7B-3E55-4747-A282-4B04AB84CBE9}" type="presOf" srcId="{9EC87550-A8E2-48E9-96D2-25F48DF44A87}" destId="{71EC015F-677E-47E6-B072-E736CFB29D11}" srcOrd="1" destOrd="0" presId="urn:microsoft.com/office/officeart/2005/8/layout/orgChart1"/>
    <dgm:cxn modelId="{0470767D-068C-4EFE-A23F-46F59EC2DA6F}" type="presOf" srcId="{AF6C1E63-0B71-4595-A5B3-5858DA1D6C06}" destId="{E71D306D-45D9-48E5-B20C-36B833C86C08}" srcOrd="0" destOrd="0" presId="urn:microsoft.com/office/officeart/2005/8/layout/orgChart1"/>
    <dgm:cxn modelId="{BD9C837F-6E58-43AB-99C7-5CE2A291C81D}" type="presOf" srcId="{6974A74D-46ED-4DA1-842C-9F4C194F113D}" destId="{6F73E004-3393-474E-B882-6D25B5B303C1}" srcOrd="0" destOrd="0" presId="urn:microsoft.com/office/officeart/2005/8/layout/orgChart1"/>
    <dgm:cxn modelId="{80401C80-63F2-41E2-B268-66250EA9A107}" type="presOf" srcId="{502600C9-55F7-4176-9EC0-947CB6E65740}" destId="{C7388752-3468-4618-9045-7AE8FF411565}" srcOrd="1" destOrd="0" presId="urn:microsoft.com/office/officeart/2005/8/layout/orgChart1"/>
    <dgm:cxn modelId="{C4E0CF82-7563-49CD-942B-27CC4DB037CB}" srcId="{428BF60D-2584-4D0F-A7C9-0EDA2CE205B3}" destId="{D311993D-94DE-49B7-8CD3-6E0BE00B2178}" srcOrd="1" destOrd="0" parTransId="{A14AE40A-C393-4696-B70A-273B684E119A}" sibTransId="{EC02987B-A6A3-405F-B1E9-D9822E4677F6}"/>
    <dgm:cxn modelId="{12564B83-C584-404D-81FF-14FAB242E2A1}" type="presOf" srcId="{7D715A62-487C-414C-BD17-73CB1634D178}" destId="{8D5AF1F6-3ED1-4AB1-9ABB-9B4809B0A06B}" srcOrd="0" destOrd="0" presId="urn:microsoft.com/office/officeart/2005/8/layout/orgChart1"/>
    <dgm:cxn modelId="{F5E1AA86-86C4-4997-AFD1-66B5D9771189}" srcId="{DAC27D22-7EF0-43EE-94EF-F7E5AD8636BA}" destId="{3E5038DA-4F33-44C8-B4D7-9A1BB8B6E131}" srcOrd="0" destOrd="0" parTransId="{458549A6-CEE1-4886-BDB2-12DA945D91B7}" sibTransId="{A1AD68B4-F18B-40A5-B11B-9B199FA47A3B}"/>
    <dgm:cxn modelId="{52F3FD86-FB9C-4CCD-B040-E47869012060}" type="presOf" srcId="{B489643B-4390-4909-B3EF-92DA5663CD36}" destId="{AE2698CF-CB2C-472C-B3A3-0EA6432DD2A2}" srcOrd="0" destOrd="0" presId="urn:microsoft.com/office/officeart/2005/8/layout/orgChart1"/>
    <dgm:cxn modelId="{A229AE88-E865-4183-B9ED-DD28EA5DB0BE}" type="presOf" srcId="{D311993D-94DE-49B7-8CD3-6E0BE00B2178}" destId="{2F1509E3-52C2-420C-AB6E-9D3D00D7AFA7}" srcOrd="0" destOrd="0" presId="urn:microsoft.com/office/officeart/2005/8/layout/orgChart1"/>
    <dgm:cxn modelId="{018E928A-17A6-4833-8F5D-C2EFA800BA23}" srcId="{777F4786-F97E-4AEA-AE3C-09F0253AECCB}" destId="{BD9318C6-38D1-4FFA-80F3-6DD3E0692476}" srcOrd="5" destOrd="0" parTransId="{CA48C9B6-D41E-409D-A1CB-34A70EA16CC3}" sibTransId="{6B7C1101-C565-427D-B074-9D079B107740}"/>
    <dgm:cxn modelId="{B3CC6C8B-E32D-4752-8249-1782F4FE1616}" type="presOf" srcId="{07242CBB-6F70-453B-B68D-D8C0F2B861A4}" destId="{6EC9F38F-22D7-44B0-8D3C-3224B6BA218A}" srcOrd="0" destOrd="0" presId="urn:microsoft.com/office/officeart/2005/8/layout/orgChart1"/>
    <dgm:cxn modelId="{FD20A98D-23BC-4B3E-BA3C-4254E2442CE3}" type="presOf" srcId="{5C09B7C8-0B01-4FB9-ABE9-19C9532F3C30}" destId="{E7022AB2-A835-4365-9E11-DA3EA546346B}" srcOrd="1" destOrd="0" presId="urn:microsoft.com/office/officeart/2005/8/layout/orgChart1"/>
    <dgm:cxn modelId="{5C31218E-8A04-449A-9044-7A383A9E7A16}" type="presOf" srcId="{59EA7FAF-DBCA-46A3-BCAB-EADA82F4C25B}" destId="{4A816343-430D-400C-9151-2FF501AEE41A}" srcOrd="1" destOrd="0" presId="urn:microsoft.com/office/officeart/2005/8/layout/orgChart1"/>
    <dgm:cxn modelId="{ECC58A8E-0115-4C9A-9ADE-A64F5E5596A2}" srcId="{19ED26BC-29E0-4A5A-AB77-2301EA4E6E03}" destId="{CF8864FE-8E8D-4B24-AB85-0002B52353B2}" srcOrd="3" destOrd="0" parTransId="{2534A58C-0025-4EDE-BD7B-FD6A59C0B7EB}" sibTransId="{7966B28B-24A8-4BCA-BA57-6F0926486ED4}"/>
    <dgm:cxn modelId="{309E4C91-4DAC-4D47-9FC2-004AC6AFEC66}" type="presOf" srcId="{B5AA936C-9725-41CB-A934-12E7B05B936C}" destId="{1AC5D481-CB4B-4599-BAA3-8064795B49C2}" srcOrd="1" destOrd="0" presId="urn:microsoft.com/office/officeart/2005/8/layout/orgChart1"/>
    <dgm:cxn modelId="{9BB15C92-5E04-4467-9694-8EE85E418045}" srcId="{2B29642E-7030-4101-9F21-F8F6396EAAD1}" destId="{E281AFC6-4E50-482F-A27D-CC905C34C11F}" srcOrd="0" destOrd="0" parTransId="{051C3F00-DD58-4E1C-B547-75509FD56645}" sibTransId="{DFB1A205-E585-44CF-9CD7-3B968EE3CF9E}"/>
    <dgm:cxn modelId="{F078BB92-4154-4432-A77E-71C65B5F71EE}" type="presOf" srcId="{E281AFC6-4E50-482F-A27D-CC905C34C11F}" destId="{CEDCF164-53B0-4908-9903-09E436079377}" srcOrd="1" destOrd="0" presId="urn:microsoft.com/office/officeart/2005/8/layout/orgChart1"/>
    <dgm:cxn modelId="{753EC892-108C-400C-BBBA-62D76C57E9F2}" type="presOf" srcId="{8C5182EE-BCE1-424E-9BD3-25D59283AF19}" destId="{2E4C6BD8-5E8D-4749-BB4A-34B0336DB413}" srcOrd="1" destOrd="0" presId="urn:microsoft.com/office/officeart/2005/8/layout/orgChart1"/>
    <dgm:cxn modelId="{2D329293-A45F-4A29-98FA-E21A42523BB8}" type="presOf" srcId="{76FF6510-3160-473E-84F6-156AC9050EC9}" destId="{73FE9D9F-F9F8-4766-94B9-C966F59BCCD9}" srcOrd="1" destOrd="0" presId="urn:microsoft.com/office/officeart/2005/8/layout/orgChart1"/>
    <dgm:cxn modelId="{C1131994-5FA7-4B41-B70A-016C38BF0258}" srcId="{19ED26BC-29E0-4A5A-AB77-2301EA4E6E03}" destId="{6F87A36A-C32A-490D-A663-B9036BDF44C3}" srcOrd="1" destOrd="0" parTransId="{69A9C5F9-84E1-4B00-8327-089B4D90D57E}" sibTransId="{ADB4BFB4-6B34-473B-AE42-354D741670F1}"/>
    <dgm:cxn modelId="{3B485096-495B-41CC-B45A-F6809FB1E063}" type="presOf" srcId="{60BE11CB-A0E6-4EC1-AF48-23834461833C}" destId="{40B0629F-86D3-43F3-B003-F6F2397C156D}" srcOrd="0" destOrd="0" presId="urn:microsoft.com/office/officeart/2005/8/layout/orgChart1"/>
    <dgm:cxn modelId="{2651F496-C4F9-4340-B853-7B4A664A1381}" type="presOf" srcId="{05188E18-F383-4CC2-ABFF-D0C7530A9E35}" destId="{6822E300-FF91-4255-8202-E580D77B09B9}" srcOrd="1" destOrd="0" presId="urn:microsoft.com/office/officeart/2005/8/layout/orgChart1"/>
    <dgm:cxn modelId="{4A49A598-D1DB-4BAF-8CB9-D23C3F8EBBE9}" type="presOf" srcId="{A754AB09-086F-4B0C-B01D-4BDA82E57092}" destId="{5C530DB6-8311-4D4C-9F15-463B9E826DF9}" srcOrd="0" destOrd="0" presId="urn:microsoft.com/office/officeart/2005/8/layout/orgChart1"/>
    <dgm:cxn modelId="{8D198799-E94B-4C75-9DD8-4B2A580DE424}" type="presOf" srcId="{BD9318C6-38D1-4FFA-80F3-6DD3E0692476}" destId="{2FD6CA85-C542-4144-9378-3BE578E663E6}" srcOrd="0" destOrd="0" presId="urn:microsoft.com/office/officeart/2005/8/layout/orgChart1"/>
    <dgm:cxn modelId="{4FA6A79A-E5E9-400C-AD5D-0BF23B75B190}" type="presOf" srcId="{A754AB09-086F-4B0C-B01D-4BDA82E57092}" destId="{1966D404-3D30-4290-A1E6-CBBD5BCC9CDC}" srcOrd="1" destOrd="0" presId="urn:microsoft.com/office/officeart/2005/8/layout/orgChart1"/>
    <dgm:cxn modelId="{B36C899C-16E8-452B-9E2D-AAD79341F4F9}" type="presOf" srcId="{97FC8450-B0D2-4924-85D1-A71F90130AF1}" destId="{5621C843-3CC4-41A9-ABB7-3F33F32B078C}" srcOrd="0" destOrd="0" presId="urn:microsoft.com/office/officeart/2005/8/layout/orgChart1"/>
    <dgm:cxn modelId="{F48DB59C-161C-4C14-880C-C2EAC1997881}" type="presOf" srcId="{CF8864FE-8E8D-4B24-AB85-0002B52353B2}" destId="{CEDB62B4-64E1-49A2-9AFB-C8DB85DC438A}" srcOrd="1" destOrd="0" presId="urn:microsoft.com/office/officeart/2005/8/layout/orgChart1"/>
    <dgm:cxn modelId="{D7A2F19D-C7B1-4BB8-A012-ABF763783085}" type="presOf" srcId="{6E8B14C9-F558-4DFB-BE36-CF027472B2E2}" destId="{A3089DAA-10E4-4C4F-A82B-CE0BA85C0730}" srcOrd="0" destOrd="0" presId="urn:microsoft.com/office/officeart/2005/8/layout/orgChart1"/>
    <dgm:cxn modelId="{17647B9E-A324-4891-A846-538878B915A4}" srcId="{B5AA936C-9725-41CB-A934-12E7B05B936C}" destId="{DDD4756F-9A70-4C6E-B177-2A075FB804E6}" srcOrd="2" destOrd="0" parTransId="{07242CBB-6F70-453B-B68D-D8C0F2B861A4}" sibTransId="{2941196B-AF94-42DF-8940-4642E5244159}"/>
    <dgm:cxn modelId="{6DD68EA0-3BBF-4A68-ADCB-76E557D51A64}" type="presOf" srcId="{458549A6-CEE1-4886-BDB2-12DA945D91B7}" destId="{7BE078B2-BDD0-486D-B74F-62D2C5C689EE}" srcOrd="0" destOrd="0" presId="urn:microsoft.com/office/officeart/2005/8/layout/orgChart1"/>
    <dgm:cxn modelId="{19DEFDA0-8276-4F9F-B160-09110DC2E33C}" type="presOf" srcId="{AF6C1E63-0B71-4595-A5B3-5858DA1D6C06}" destId="{B7BE8303-AD6D-4987-8A7D-A10159BB35BA}" srcOrd="1" destOrd="0" presId="urn:microsoft.com/office/officeart/2005/8/layout/orgChart1"/>
    <dgm:cxn modelId="{D75E0FA1-5150-4D73-A872-3D63ECA8B55E}" type="presOf" srcId="{8C5182EE-BCE1-424E-9BD3-25D59283AF19}" destId="{85555654-7F81-4277-93E9-E68217B4BFC2}" srcOrd="0" destOrd="0" presId="urn:microsoft.com/office/officeart/2005/8/layout/orgChart1"/>
    <dgm:cxn modelId="{A8AEA0A3-2F3B-4B73-9AA9-F220849F374C}" type="presOf" srcId="{2E0ACBC8-4C13-4F5A-8D51-F82B7FBD6D9F}" destId="{5AD5CBBA-2944-4253-BD64-6E0728D36510}" srcOrd="1" destOrd="0" presId="urn:microsoft.com/office/officeart/2005/8/layout/orgChart1"/>
    <dgm:cxn modelId="{445BDAA8-2F3F-4DC3-9DEE-2EC1557BB1B2}" type="presOf" srcId="{7B5EFF68-1FF0-4F8D-B67E-DCC589A54ED7}" destId="{9CF93F4B-F9B2-4A17-B27F-02DEE564475A}" srcOrd="1" destOrd="0" presId="urn:microsoft.com/office/officeart/2005/8/layout/orgChart1"/>
    <dgm:cxn modelId="{B2D0DDAA-521C-41D2-8B7C-45C534215D6D}" srcId="{E8C6F131-D57B-4DC5-A6F6-0780E4D797F3}" destId="{5C09B7C8-0B01-4FB9-ABE9-19C9532F3C30}" srcOrd="1" destOrd="0" parTransId="{3125FE32-C0DF-4877-B1C7-AC9FD78F31A6}" sibTransId="{AB66B47C-28B6-4C30-9E76-EEE3AC01A2EE}"/>
    <dgm:cxn modelId="{839717AB-7CD9-4B11-9E97-F637B5A58549}" type="presOf" srcId="{3125FE32-C0DF-4877-B1C7-AC9FD78F31A6}" destId="{C49ADCB6-9802-4FD2-B1CC-F92EA9B51FE7}" srcOrd="0" destOrd="0" presId="urn:microsoft.com/office/officeart/2005/8/layout/orgChart1"/>
    <dgm:cxn modelId="{6FA797AC-B682-40E9-B721-C03E4D5AB484}" type="presOf" srcId="{27EB0657-28AB-4E27-B49A-B02B599F38CA}" destId="{001F3F8B-26C6-4B0D-9007-00BD21039EC0}" srcOrd="1" destOrd="0" presId="urn:microsoft.com/office/officeart/2005/8/layout/orgChart1"/>
    <dgm:cxn modelId="{C29FBBAC-1E66-46C7-AF03-4A279478E654}" type="presOf" srcId="{584222DA-735C-4E2C-A434-B68FB22D313C}" destId="{33D45805-5B5B-4404-AFB8-28B025296908}" srcOrd="0" destOrd="0" presId="urn:microsoft.com/office/officeart/2005/8/layout/orgChart1"/>
    <dgm:cxn modelId="{402219AD-8D32-4DE4-AD13-77028C28AEB3}" srcId="{19ED26BC-29E0-4A5A-AB77-2301EA4E6E03}" destId="{269EEEF7-EE1A-41F1-B8C8-B0ED568449FB}" srcOrd="2" destOrd="0" parTransId="{7870782A-4781-41DD-AB27-6AE059AFE0B8}" sibTransId="{475D1AA0-45C0-40D8-A6E8-A2F0C88C44C0}"/>
    <dgm:cxn modelId="{0EEA27AF-41C4-472B-B005-7E280BD32F45}" type="presOf" srcId="{E281AFC6-4E50-482F-A27D-CC905C34C11F}" destId="{514ED023-BF84-4F85-8211-D15F9FF15EAE}" srcOrd="0" destOrd="0" presId="urn:microsoft.com/office/officeart/2005/8/layout/orgChart1"/>
    <dgm:cxn modelId="{3525E1AF-7D84-4A61-BE39-9D5C593B6E39}" srcId="{19ED26BC-29E0-4A5A-AB77-2301EA4E6E03}" destId="{2B29642E-7030-4101-9F21-F8F6396EAAD1}" srcOrd="0" destOrd="0" parTransId="{A9752E2E-3AAF-4935-AD41-8F6C58A3338D}" sibTransId="{AC16B357-22DE-47C2-9FE7-6FC7F89B104B}"/>
    <dgm:cxn modelId="{7DED98B0-4213-42CD-81CE-69DA49F807B5}" type="presOf" srcId="{A73D0614-BEF3-42A7-83E7-282B915A7302}" destId="{8467A5DF-E87B-4E4B-BCE1-DC17A8556732}" srcOrd="0" destOrd="0" presId="urn:microsoft.com/office/officeart/2005/8/layout/orgChart1"/>
    <dgm:cxn modelId="{D6A617B2-2661-46B6-9222-2DA811D73481}" type="presOf" srcId="{687CA327-94F9-48A9-8177-6B7974AC6FDE}" destId="{9C54B795-D9D1-4A85-9678-88FADCDA0F2B}" srcOrd="0" destOrd="0" presId="urn:microsoft.com/office/officeart/2005/8/layout/orgChart1"/>
    <dgm:cxn modelId="{C32618B3-8E05-414F-8BBB-0B10E92210C9}" type="presOf" srcId="{A3823951-056B-481C-BF2A-D5104102F6BA}" destId="{EA46E58B-8A30-45E2-AFBB-EF15D48E1AC4}" srcOrd="0" destOrd="0" presId="urn:microsoft.com/office/officeart/2005/8/layout/orgChart1"/>
    <dgm:cxn modelId="{2654F9B3-A3B1-47CB-8245-0E44B7435CAA}" srcId="{E281AFC6-4E50-482F-A27D-CC905C34C11F}" destId="{59EA7FAF-DBCA-46A3-BCAB-EADA82F4C25B}" srcOrd="2" destOrd="0" parTransId="{D3FB41C8-298F-4C92-A8BA-654745B64A87}" sibTransId="{F888349C-A97C-4C26-8153-380615FBE31A}"/>
    <dgm:cxn modelId="{C7C3E3B4-1773-4E4D-AD05-D23AFD59BA48}" type="presOf" srcId="{610CC057-3EEE-4AFE-857B-A97CF297A976}" destId="{E741732C-484B-4A10-8037-EBA87BA263CD}" srcOrd="0" destOrd="0" presId="urn:microsoft.com/office/officeart/2005/8/layout/orgChart1"/>
    <dgm:cxn modelId="{976558B6-9706-4218-AB1A-E39AABB9705E}" type="presOf" srcId="{A73D0614-BEF3-42A7-83E7-282B915A7302}" destId="{C0223530-5D6E-4230-982B-75B2C1DE92DE}" srcOrd="1" destOrd="0" presId="urn:microsoft.com/office/officeart/2005/8/layout/orgChart1"/>
    <dgm:cxn modelId="{D96F89B8-E225-4C60-9ADF-34B7373B8C7F}" type="presOf" srcId="{3777125B-4A81-442C-8BC4-D5F637A79165}" destId="{806EBA49-C58E-4AF4-9529-09F475508214}" srcOrd="1" destOrd="0" presId="urn:microsoft.com/office/officeart/2005/8/layout/orgChart1"/>
    <dgm:cxn modelId="{F5185EBD-D538-42A5-92C3-F36A75B227D7}" type="presOf" srcId="{9EC87550-A8E2-48E9-96D2-25F48DF44A87}" destId="{66701150-2AB1-4F66-80C2-5ABB1B10DE24}" srcOrd="0" destOrd="0" presId="urn:microsoft.com/office/officeart/2005/8/layout/orgChart1"/>
    <dgm:cxn modelId="{ED734CBE-0133-4D62-AF8F-8F6F18489C37}" srcId="{E281AFC6-4E50-482F-A27D-CC905C34C11F}" destId="{610CC057-3EEE-4AFE-857B-A97CF297A976}" srcOrd="5" destOrd="0" parTransId="{D23F400A-B6C9-40FA-BB4A-877941E6DDA4}" sibTransId="{67A2D8F5-FAE3-4998-A46C-892F09207D06}"/>
    <dgm:cxn modelId="{BBA1AABE-2342-4F6B-B3AF-F2F45C122975}" type="presOf" srcId="{DDD4756F-9A70-4C6E-B177-2A075FB804E6}" destId="{809D2621-6253-489B-A20A-E180F94340FC}" srcOrd="0" destOrd="0" presId="urn:microsoft.com/office/officeart/2005/8/layout/orgChart1"/>
    <dgm:cxn modelId="{AD8A9CBF-896B-4281-A1AA-EE48F8444BB0}" srcId="{777F4786-F97E-4AEA-AE3C-09F0253AECCB}" destId="{7CB58541-AD5E-4E79-804E-1AA68BD6B319}" srcOrd="3" destOrd="0" parTransId="{A3823951-056B-481C-BF2A-D5104102F6BA}" sibTransId="{4DFE7F18-73EC-4BBE-9637-2ECC930633E6}"/>
    <dgm:cxn modelId="{E65664C0-4AED-48F9-BD6C-B4FD24B0D002}" type="presOf" srcId="{5CC0A66A-086C-46D9-9D2E-66B4A26E7DD5}" destId="{5524AE90-8D23-49AF-8BA9-2C76870EAFB6}" srcOrd="1" destOrd="0" presId="urn:microsoft.com/office/officeart/2005/8/layout/orgChart1"/>
    <dgm:cxn modelId="{81CDCBC0-5879-4FC8-860A-11BB1F991C1F}" srcId="{2B29642E-7030-4101-9F21-F8F6396EAAD1}" destId="{DAC27D22-7EF0-43EE-94EF-F7E5AD8636BA}" srcOrd="5" destOrd="0" parTransId="{6E8B14C9-F558-4DFB-BE36-CF027472B2E2}" sibTransId="{80607701-6C65-4F6B-AA47-C104FB50FF9C}"/>
    <dgm:cxn modelId="{759741C1-6355-436A-9C39-C5BDB6846A23}" srcId="{777F4786-F97E-4AEA-AE3C-09F0253AECCB}" destId="{428BF60D-2584-4D0F-A7C9-0EDA2CE205B3}" srcOrd="0" destOrd="0" parTransId="{3B1C3269-F44B-4756-A0D7-53B62702CD21}" sibTransId="{97D638D5-7D12-4E5E-827A-C5990C3543CA}"/>
    <dgm:cxn modelId="{2F599EC1-B110-4393-8020-B7E6899E05D1}" type="presOf" srcId="{D3FB41C8-298F-4C92-A8BA-654745B64A87}" destId="{2493EBF3-DED1-4701-AA87-60983FC1A8A7}" srcOrd="0" destOrd="0" presId="urn:microsoft.com/office/officeart/2005/8/layout/orgChart1"/>
    <dgm:cxn modelId="{316D3CC2-0BBC-4AF0-BDD3-5041BA094AF7}" srcId="{777F4786-F97E-4AEA-AE3C-09F0253AECCB}" destId="{60BE11CB-A0E6-4EC1-AF48-23834461833C}" srcOrd="2" destOrd="0" parTransId="{45ECE2E9-7871-4B73-A57D-0FABC0F76994}" sibTransId="{11F029B1-4BBA-4EBE-88B2-95BF496B270F}"/>
    <dgm:cxn modelId="{972075C4-B7F7-40F5-B1FB-7A20B35A7E6A}" type="presOf" srcId="{D311993D-94DE-49B7-8CD3-6E0BE00B2178}" destId="{92D69785-E916-4A10-AEE1-6292EB1CEAA1}" srcOrd="1" destOrd="0" presId="urn:microsoft.com/office/officeart/2005/8/layout/orgChart1"/>
    <dgm:cxn modelId="{81BFD1CA-BD93-4D81-BF3D-2DDF3080A6B9}" type="presOf" srcId="{389F3BA8-8334-481B-87AB-A6EC8D97C74A}" destId="{2E27DA50-F5DD-4606-B44E-64000246EE64}" srcOrd="0" destOrd="0" presId="urn:microsoft.com/office/officeart/2005/8/layout/orgChart1"/>
    <dgm:cxn modelId="{BD51BFCB-339A-4754-8A3F-7A8FE664DD2C}" type="presOf" srcId="{B5AA936C-9725-41CB-A934-12E7B05B936C}" destId="{1FA52BEF-E7B8-4977-9C61-29DB0F572B06}" srcOrd="0" destOrd="0" presId="urn:microsoft.com/office/officeart/2005/8/layout/orgChart1"/>
    <dgm:cxn modelId="{F083BCD0-5C99-4F8A-8B45-CCD5F7A76BD2}" type="presOf" srcId="{BA2B392C-9442-4C7F-8D60-9F0818CC1F66}" destId="{18D7E538-98E4-445F-B7A8-88C6095CFE4E}" srcOrd="0" destOrd="0" presId="urn:microsoft.com/office/officeart/2005/8/layout/orgChart1"/>
    <dgm:cxn modelId="{49DFACD2-33D9-4DB8-8BFB-C78820B39C64}" srcId="{19ED26BC-29E0-4A5A-AB77-2301EA4E6E03}" destId="{1914F7CA-D919-4AC1-9052-71ADE7B18CF9}" srcOrd="5" destOrd="0" parTransId="{2DB30A0C-42D9-4C16-B262-50A81FAAE721}" sibTransId="{C776258A-79D0-4BC7-8443-9A7603EEF20F}"/>
    <dgm:cxn modelId="{F68698D4-2C6B-4124-8657-BA1D5AC632DE}" srcId="{2B29642E-7030-4101-9F21-F8F6396EAAD1}" destId="{BDCA07CF-150B-4D5F-8D66-C37FACB12C5B}" srcOrd="4" destOrd="0" parTransId="{85F9E42A-8215-4FA1-AA98-56DC6528F926}" sibTransId="{52699CED-6E61-4A74-8B46-FD6FE1DBFAD5}"/>
    <dgm:cxn modelId="{F04F08D5-1A40-4690-9595-C9BF76018F40}" type="presOf" srcId="{73134708-354B-4FD1-962D-8317EAA804D1}" destId="{3530E21F-A27C-466F-8356-26FF36AE1166}" srcOrd="0" destOrd="0" presId="urn:microsoft.com/office/officeart/2005/8/layout/orgChart1"/>
    <dgm:cxn modelId="{C2DE66D6-BCB9-419F-8488-EA055F83FBFE}" type="presOf" srcId="{DC306147-3E32-4851-B580-9F056F23D092}" destId="{244FC028-5B3E-414A-93E4-E07D6CEED339}" srcOrd="1" destOrd="0" presId="urn:microsoft.com/office/officeart/2005/8/layout/orgChart1"/>
    <dgm:cxn modelId="{E01D29D7-9FC8-433E-B75A-6621BBAC5DAE}" type="presOf" srcId="{12C79A0F-3524-46EE-BC11-D11AB77CAA33}" destId="{64BEDF23-5C54-4BFD-B7C1-B21D292C560E}" srcOrd="0" destOrd="0" presId="urn:microsoft.com/office/officeart/2005/8/layout/orgChart1"/>
    <dgm:cxn modelId="{FD7922D8-D0B4-4CD0-9B45-8B81C8B0E3BC}" type="presOf" srcId="{8ADBC676-4530-4D70-99AE-0B4C3A7B17FA}" destId="{46822B1D-5629-4671-82F4-E2C1125E6910}" srcOrd="0" destOrd="0" presId="urn:microsoft.com/office/officeart/2005/8/layout/orgChart1"/>
    <dgm:cxn modelId="{883E7ED9-9B66-4869-B945-51D0EF8C1821}" type="presOf" srcId="{7B5EFF68-1FF0-4F8D-B67E-DCC589A54ED7}" destId="{0AF11E73-E2F9-4028-A471-9A6B08A586C7}" srcOrd="0" destOrd="0" presId="urn:microsoft.com/office/officeart/2005/8/layout/orgChart1"/>
    <dgm:cxn modelId="{833A7CDA-5BA1-41AD-A393-83C5C095639F}" type="presOf" srcId="{6AF7C795-7A16-45D0-B459-EA7F5D6F3D91}" destId="{869CFBBF-0CB1-4D6F-9410-BCC18EC6A075}" srcOrd="0" destOrd="0" presId="urn:microsoft.com/office/officeart/2005/8/layout/orgChart1"/>
    <dgm:cxn modelId="{94F583DE-91BE-42DD-9D82-07E061300AFA}" srcId="{2B29642E-7030-4101-9F21-F8F6396EAAD1}" destId="{E8C6F131-D57B-4DC5-A6F6-0780E4D797F3}" srcOrd="6" destOrd="0" parTransId="{05B9B211-C6E8-42E2-9FFC-6E0C9BC1B202}" sibTransId="{0D55548F-D0DB-4C69-890E-63BF908A1A77}"/>
    <dgm:cxn modelId="{1C52FEDE-341E-4DE2-80FC-4D35EBC4D6F2}" type="presOf" srcId="{7CB58541-AD5E-4E79-804E-1AA68BD6B319}" destId="{10BBFD0B-560C-4180-A6E2-31312570EBE3}" srcOrd="1" destOrd="0" presId="urn:microsoft.com/office/officeart/2005/8/layout/orgChart1"/>
    <dgm:cxn modelId="{D6CEFADF-0BD9-45BD-AF23-A3A1A77B041B}" srcId="{19ED26BC-29E0-4A5A-AB77-2301EA4E6E03}" destId="{AF6C1E63-0B71-4595-A5B3-5858DA1D6C06}" srcOrd="4" destOrd="0" parTransId="{B6C90B11-C8B3-452F-8774-E3C6CEBEDD41}" sibTransId="{714C1824-1A5B-4F9A-9491-48F48DAF9B21}"/>
    <dgm:cxn modelId="{446089E0-6C44-4BDE-9BF6-989549FCFA5E}" type="presOf" srcId="{E8C6F131-D57B-4DC5-A6F6-0780E4D797F3}" destId="{08CCE426-F373-4726-910B-5B35E67DDBB2}" srcOrd="0" destOrd="0" presId="urn:microsoft.com/office/officeart/2005/8/layout/orgChart1"/>
    <dgm:cxn modelId="{0908B9E1-C4C6-45CC-BD51-F31703C55FB1}" type="presOf" srcId="{45ECE2E9-7871-4B73-A57D-0FABC0F76994}" destId="{CB8EEF13-1240-44B8-80C6-5F7FD3E1775C}" srcOrd="0" destOrd="0" presId="urn:microsoft.com/office/officeart/2005/8/layout/orgChart1"/>
    <dgm:cxn modelId="{B68F3CE2-51A5-4AEB-875F-EBB9973E1250}" srcId="{E281AFC6-4E50-482F-A27D-CC905C34C11F}" destId="{DC306147-3E32-4851-B580-9F056F23D092}" srcOrd="3" destOrd="0" parTransId="{1E46A5EE-0950-45D6-A976-7EBF9BAF73D2}" sibTransId="{11D9B7FB-5459-4FA2-8F81-3D2E1DA47C0A}"/>
    <dgm:cxn modelId="{718780E2-49FA-45D5-9F35-EDA05858B006}" srcId="{2B29642E-7030-4101-9F21-F8F6396EAAD1}" destId="{777F4786-F97E-4AEA-AE3C-09F0253AECCB}" srcOrd="1" destOrd="0" parTransId="{2C0BB579-F1F4-4A2A-AE9D-769CC5964A0D}" sibTransId="{5252CDE4-7B47-4C27-A3B6-9345535C7FD4}"/>
    <dgm:cxn modelId="{0E7C80E7-0446-4660-82F5-B319BBD2EBE7}" type="presOf" srcId="{75A57227-A28B-4E68-BA32-DADEA50058E9}" destId="{FD328F50-1D3A-4584-ACF3-936F7A654770}" srcOrd="0" destOrd="0" presId="urn:microsoft.com/office/officeart/2005/8/layout/orgChart1"/>
    <dgm:cxn modelId="{41630EE9-FC96-4956-88C3-E5958BBF027E}" type="presOf" srcId="{3B1C3269-F44B-4756-A0D7-53B62702CD21}" destId="{A526BB51-C1E1-4125-B38C-D4AD52FA8282}" srcOrd="0" destOrd="0" presId="urn:microsoft.com/office/officeart/2005/8/layout/orgChart1"/>
    <dgm:cxn modelId="{E9A060EA-5882-4575-9D78-0C8F406CFCB9}" type="presOf" srcId="{C257ACB3-D767-4990-9922-CD3F97B68322}" destId="{77712FB2-EB1A-4EF3-A937-293B63EECF18}" srcOrd="1" destOrd="0" presId="urn:microsoft.com/office/officeart/2005/8/layout/orgChart1"/>
    <dgm:cxn modelId="{D3AAF6EA-A47E-4BF2-9BB8-3FCC4EAC9F04}" srcId="{E8C6F131-D57B-4DC5-A6F6-0780E4D797F3}" destId="{A73D0614-BEF3-42A7-83E7-282B915A7302}" srcOrd="2" destOrd="0" parTransId="{D8315D28-25B3-402E-9972-8C70441E0D86}" sibTransId="{98614B28-4108-4473-B99E-36029701A614}"/>
    <dgm:cxn modelId="{34BC15EB-E0D5-48E7-BC18-161EDA62824D}" type="presOf" srcId="{05188E18-F383-4CC2-ABFF-D0C7530A9E35}" destId="{9668A9E8-E44F-493E-A580-2B4A7CA7B7B6}" srcOrd="0" destOrd="0" presId="urn:microsoft.com/office/officeart/2005/8/layout/orgChart1"/>
    <dgm:cxn modelId="{CAD9CEEB-BA19-444E-BB26-CC666B688791}" type="presOf" srcId="{B4207C85-CF82-4FA3-93E5-E37552D5E322}" destId="{8B1006FD-87C7-415B-9F2A-942FC050D8A9}" srcOrd="0" destOrd="0" presId="urn:microsoft.com/office/officeart/2005/8/layout/orgChart1"/>
    <dgm:cxn modelId="{B072D6EB-9882-4B2B-B214-76DB08361C1F}" type="presOf" srcId="{B65FCBE2-5DAB-4DEE-AC9A-CC15FF00B8C6}" destId="{2E700F6E-F2FC-40D1-815C-8123F70CE259}" srcOrd="1" destOrd="0" presId="urn:microsoft.com/office/officeart/2005/8/layout/orgChart1"/>
    <dgm:cxn modelId="{72C433EF-DFF8-4642-AC1C-F74F34B733BE}" srcId="{60BE11CB-A0E6-4EC1-AF48-23834461833C}" destId="{55EAD11B-2DAA-4835-BC88-0ED44062C8AA}" srcOrd="1" destOrd="0" parTransId="{3E94EE81-131C-4214-98DC-BB7AB4856F26}" sibTransId="{F0737C74-8A32-4203-B73B-CBC36000954A}"/>
    <dgm:cxn modelId="{B58EA4F0-4094-4DA6-87D3-C4711B1923A1}" srcId="{BD9318C6-38D1-4FFA-80F3-6DD3E0692476}" destId="{6A73C8F5-3EEA-46DA-BF34-6A84AC913039}" srcOrd="0" destOrd="0" parTransId="{B489643B-4390-4909-B3EF-92DA5663CD36}" sibTransId="{658AC3D3-0DEB-4D05-943F-4C7804332E9B}"/>
    <dgm:cxn modelId="{E5C752F1-0F65-40C0-B82D-FFCDD6D834D1}" type="presOf" srcId="{B017D2BB-E0CB-4F5B-9D48-8990DC6326D5}" destId="{7F63AF74-587D-4434-B6A1-CC9747291ED0}" srcOrd="1" destOrd="0" presId="urn:microsoft.com/office/officeart/2005/8/layout/orgChart1"/>
    <dgm:cxn modelId="{F770E3F2-9D57-49A1-AA58-96EB546DB529}" type="presOf" srcId="{19ED26BC-29E0-4A5A-AB77-2301EA4E6E03}" destId="{27EF233B-6645-478E-ABB7-45CFE6574991}" srcOrd="0" destOrd="0" presId="urn:microsoft.com/office/officeart/2005/8/layout/orgChart1"/>
    <dgm:cxn modelId="{4F3251F3-53AD-4E41-B55A-F804741B10B5}" type="presOf" srcId="{55EAD11B-2DAA-4835-BC88-0ED44062C8AA}" destId="{CCEF0A95-AD08-4543-9706-9EF4422261F8}" srcOrd="1" destOrd="0" presId="urn:microsoft.com/office/officeart/2005/8/layout/orgChart1"/>
    <dgm:cxn modelId="{3BBA26F5-51C9-4B24-892A-8E4AE0381963}" srcId="{777F4786-F97E-4AEA-AE3C-09F0253AECCB}" destId="{B5AA936C-9725-41CB-A934-12E7B05B936C}" srcOrd="4" destOrd="0" parTransId="{40DEE016-4EE5-4A79-974C-37C4FF31D595}" sibTransId="{05BAC58A-C15A-410C-A77B-FC0D67867DF6}"/>
    <dgm:cxn modelId="{8BFF8DF5-3726-4809-8BF4-3A01C2B5DEC0}" type="presOf" srcId="{9886F5CF-2797-4588-AB21-BD2057D735B2}" destId="{F87EC966-07E1-4D0C-B2B4-85FC24D84CA4}" srcOrd="0" destOrd="0" presId="urn:microsoft.com/office/officeart/2005/8/layout/orgChart1"/>
    <dgm:cxn modelId="{41CD05F6-716B-4E85-B750-225D5FCD42AE}" type="presOf" srcId="{DDD4756F-9A70-4C6E-B177-2A075FB804E6}" destId="{ACFF814B-4473-4CC2-A546-5ACF6538B509}" srcOrd="1" destOrd="0" presId="urn:microsoft.com/office/officeart/2005/8/layout/orgChart1"/>
    <dgm:cxn modelId="{81B069F6-2C42-4C17-AB52-4FDFBCE1E2EC}" type="presOf" srcId="{D23F400A-B6C9-40FA-BB4A-877941E6DDA4}" destId="{BB4B4C6D-3246-4C59-881F-A0E8AD4128EF}" srcOrd="0" destOrd="0" presId="urn:microsoft.com/office/officeart/2005/8/layout/orgChart1"/>
    <dgm:cxn modelId="{4501E7F7-0752-4D0B-BBCE-9566AFA9739B}" type="presOf" srcId="{B65FCBE2-5DAB-4DEE-AC9A-CC15FF00B8C6}" destId="{6A22EADB-EC6B-4845-BEE2-8BCB75477928}" srcOrd="0" destOrd="0" presId="urn:microsoft.com/office/officeart/2005/8/layout/orgChart1"/>
    <dgm:cxn modelId="{CFC084FB-A01A-4FCC-A3FD-1458D59A7E84}" type="presOf" srcId="{3777125B-4A81-442C-8BC4-D5F637A79165}" destId="{334C8A6A-DA49-4114-97D2-E18E16655825}" srcOrd="0" destOrd="0" presId="urn:microsoft.com/office/officeart/2005/8/layout/orgChart1"/>
    <dgm:cxn modelId="{A03B63FD-1918-4B84-8564-82EC9B47C29C}" srcId="{DAC27D22-7EF0-43EE-94EF-F7E5AD8636BA}" destId="{8ADBC676-4530-4D70-99AE-0B4C3A7B17FA}" srcOrd="1" destOrd="0" parTransId="{196659C7-54E6-44DF-9630-53226F18EC9B}" sibTransId="{D5C81970-5B0D-4191-8DC8-EA03F07A7C54}"/>
    <dgm:cxn modelId="{80D200FF-2C44-485F-B3A3-2126B0042662}" type="presOf" srcId="{DAC27D22-7EF0-43EE-94EF-F7E5AD8636BA}" destId="{DFA6050C-3A69-4815-9F9F-3C211A76FFEF}" srcOrd="1" destOrd="0" presId="urn:microsoft.com/office/officeart/2005/8/layout/orgChart1"/>
    <dgm:cxn modelId="{0E95EC09-B9A3-485D-B08B-B3B2DA8510FA}" type="presParOf" srcId="{27EF233B-6645-478E-ABB7-45CFE6574991}" destId="{921C1170-1D19-4AA3-906F-8CF9E6571BE9}" srcOrd="0" destOrd="0" presId="urn:microsoft.com/office/officeart/2005/8/layout/orgChart1"/>
    <dgm:cxn modelId="{C848634F-5D25-42F2-BD68-BB727D5FF05C}" type="presParOf" srcId="{921C1170-1D19-4AA3-906F-8CF9E6571BE9}" destId="{86BCC309-8976-4740-AD3B-10503093CB04}" srcOrd="0" destOrd="0" presId="urn:microsoft.com/office/officeart/2005/8/layout/orgChart1"/>
    <dgm:cxn modelId="{E437AB22-30DE-4A0D-9B74-7BD7EE82623D}" type="presParOf" srcId="{86BCC309-8976-4740-AD3B-10503093CB04}" destId="{6A86711F-457E-4253-BD98-6526290F3493}" srcOrd="0" destOrd="0" presId="urn:microsoft.com/office/officeart/2005/8/layout/orgChart1"/>
    <dgm:cxn modelId="{B433EAB3-C53D-4A58-8E1A-6BE107B85B50}" type="presParOf" srcId="{86BCC309-8976-4740-AD3B-10503093CB04}" destId="{6BF7136E-C791-45A8-8AE1-6696E1C8CFC1}" srcOrd="1" destOrd="0" presId="urn:microsoft.com/office/officeart/2005/8/layout/orgChart1"/>
    <dgm:cxn modelId="{4B77BFDB-80F7-4558-AFC3-0F0C54D51BD3}" type="presParOf" srcId="{921C1170-1D19-4AA3-906F-8CF9E6571BE9}" destId="{F36BEBAD-F893-42A6-8B88-36F8FA8B7CAF}" srcOrd="1" destOrd="0" presId="urn:microsoft.com/office/officeart/2005/8/layout/orgChart1"/>
    <dgm:cxn modelId="{0641C55D-53D3-4B00-AC38-7DF7B57512FD}" type="presParOf" srcId="{F36BEBAD-F893-42A6-8B88-36F8FA8B7CAF}" destId="{93A8D7DA-4143-4647-8349-2A5D3778406F}" srcOrd="0" destOrd="0" presId="urn:microsoft.com/office/officeart/2005/8/layout/orgChart1"/>
    <dgm:cxn modelId="{A35116E9-FF30-4780-8ADA-2F6B62C04181}" type="presParOf" srcId="{F36BEBAD-F893-42A6-8B88-36F8FA8B7CAF}" destId="{6669B869-4BD7-4EC7-875E-F7D2AF726ACD}" srcOrd="1" destOrd="0" presId="urn:microsoft.com/office/officeart/2005/8/layout/orgChart1"/>
    <dgm:cxn modelId="{B6B65B72-94DB-476C-8139-7335DF7D01CC}" type="presParOf" srcId="{6669B869-4BD7-4EC7-875E-F7D2AF726ACD}" destId="{750A0E71-9663-427D-84B0-7501793E6418}" srcOrd="0" destOrd="0" presId="urn:microsoft.com/office/officeart/2005/8/layout/orgChart1"/>
    <dgm:cxn modelId="{78FB911F-2DE9-4815-B97D-733E2F6EDAFF}" type="presParOf" srcId="{750A0E71-9663-427D-84B0-7501793E6418}" destId="{514ED023-BF84-4F85-8211-D15F9FF15EAE}" srcOrd="0" destOrd="0" presId="urn:microsoft.com/office/officeart/2005/8/layout/orgChart1"/>
    <dgm:cxn modelId="{2F551B3F-E271-4FE6-B600-1FF339A2174A}" type="presParOf" srcId="{750A0E71-9663-427D-84B0-7501793E6418}" destId="{CEDCF164-53B0-4908-9903-09E436079377}" srcOrd="1" destOrd="0" presId="urn:microsoft.com/office/officeart/2005/8/layout/orgChart1"/>
    <dgm:cxn modelId="{0878EC0E-1CB5-47F8-9ADD-9078ED286625}" type="presParOf" srcId="{6669B869-4BD7-4EC7-875E-F7D2AF726ACD}" destId="{D7CB2863-1AD8-4CE6-9679-A84DB9C7866A}" srcOrd="1" destOrd="0" presId="urn:microsoft.com/office/officeart/2005/8/layout/orgChart1"/>
    <dgm:cxn modelId="{71BADAA7-2290-4E52-9A1D-4C8936ADBA1D}" type="presParOf" srcId="{D7CB2863-1AD8-4CE6-9679-A84DB9C7866A}" destId="{A9AB95F4-0669-4781-8EEE-B7C09D8CC19E}" srcOrd="0" destOrd="0" presId="urn:microsoft.com/office/officeart/2005/8/layout/orgChart1"/>
    <dgm:cxn modelId="{8BB29BD1-D9E0-4C8D-8B6E-3287A1218092}" type="presParOf" srcId="{D7CB2863-1AD8-4CE6-9679-A84DB9C7866A}" destId="{02970572-85BF-4F6D-BB0D-1DC83FBE5BDB}" srcOrd="1" destOrd="0" presId="urn:microsoft.com/office/officeart/2005/8/layout/orgChart1"/>
    <dgm:cxn modelId="{93E93982-91F7-4524-8F44-16006AC23C2D}" type="presParOf" srcId="{02970572-85BF-4F6D-BB0D-1DC83FBE5BDB}" destId="{ABDB58BD-C6BB-43EC-BB72-B45D374D1BB4}" srcOrd="0" destOrd="0" presId="urn:microsoft.com/office/officeart/2005/8/layout/orgChart1"/>
    <dgm:cxn modelId="{E490FFBD-FB1F-4DC6-812D-BB5E2E346B69}" type="presParOf" srcId="{ABDB58BD-C6BB-43EC-BB72-B45D374D1BB4}" destId="{66701150-2AB1-4F66-80C2-5ABB1B10DE24}" srcOrd="0" destOrd="0" presId="urn:microsoft.com/office/officeart/2005/8/layout/orgChart1"/>
    <dgm:cxn modelId="{1F4BFA0E-8307-456D-A240-8B2D1E1D1AEF}" type="presParOf" srcId="{ABDB58BD-C6BB-43EC-BB72-B45D374D1BB4}" destId="{71EC015F-677E-47E6-B072-E736CFB29D11}" srcOrd="1" destOrd="0" presId="urn:microsoft.com/office/officeart/2005/8/layout/orgChart1"/>
    <dgm:cxn modelId="{797A8C87-069C-46AC-AA47-EF17F033F2C1}" type="presParOf" srcId="{02970572-85BF-4F6D-BB0D-1DC83FBE5BDB}" destId="{E41973F7-28AA-4224-B357-515B6BD4DDC5}" srcOrd="1" destOrd="0" presId="urn:microsoft.com/office/officeart/2005/8/layout/orgChart1"/>
    <dgm:cxn modelId="{02D38A8C-7ED8-4648-80F4-5648DE18E5FD}" type="presParOf" srcId="{02970572-85BF-4F6D-BB0D-1DC83FBE5BDB}" destId="{76B6E90E-C32D-4E77-903C-A86F7B792662}" srcOrd="2" destOrd="0" presId="urn:microsoft.com/office/officeart/2005/8/layout/orgChart1"/>
    <dgm:cxn modelId="{1FD1C4A0-73B2-41C1-9330-D2565E04CEFC}" type="presParOf" srcId="{D7CB2863-1AD8-4CE6-9679-A84DB9C7866A}" destId="{33D45805-5B5B-4404-AFB8-28B025296908}" srcOrd="2" destOrd="0" presId="urn:microsoft.com/office/officeart/2005/8/layout/orgChart1"/>
    <dgm:cxn modelId="{E6659225-F293-47B1-9B2C-214F86B33164}" type="presParOf" srcId="{D7CB2863-1AD8-4CE6-9679-A84DB9C7866A}" destId="{09687E44-FD99-49B1-A464-1C30D49F2ECF}" srcOrd="3" destOrd="0" presId="urn:microsoft.com/office/officeart/2005/8/layout/orgChart1"/>
    <dgm:cxn modelId="{FD07C3F8-C30F-424C-8393-1129BFB66E56}" type="presParOf" srcId="{09687E44-FD99-49B1-A464-1C30D49F2ECF}" destId="{93DC9914-5607-41AD-BCE7-6D4D3E11F717}" srcOrd="0" destOrd="0" presId="urn:microsoft.com/office/officeart/2005/8/layout/orgChart1"/>
    <dgm:cxn modelId="{CD345FDA-E6F1-45F3-96C9-D0783BC36F9F}" type="presParOf" srcId="{93DC9914-5607-41AD-BCE7-6D4D3E11F717}" destId="{3530E21F-A27C-466F-8356-26FF36AE1166}" srcOrd="0" destOrd="0" presId="urn:microsoft.com/office/officeart/2005/8/layout/orgChart1"/>
    <dgm:cxn modelId="{8920D3A9-C62B-417B-96BB-817E547FBC45}" type="presParOf" srcId="{93DC9914-5607-41AD-BCE7-6D4D3E11F717}" destId="{234FAA84-0E36-4A40-978D-8093CDBC3B1F}" srcOrd="1" destOrd="0" presId="urn:microsoft.com/office/officeart/2005/8/layout/orgChart1"/>
    <dgm:cxn modelId="{88D5C007-131B-4B1A-A318-3EB50DBA051D}" type="presParOf" srcId="{09687E44-FD99-49B1-A464-1C30D49F2ECF}" destId="{8CE7D30E-F0C3-41CE-A719-958D944FF084}" srcOrd="1" destOrd="0" presId="urn:microsoft.com/office/officeart/2005/8/layout/orgChart1"/>
    <dgm:cxn modelId="{8849585B-0772-416A-BEF8-B6F1BF566937}" type="presParOf" srcId="{09687E44-FD99-49B1-A464-1C30D49F2ECF}" destId="{8616AEA9-03AE-41E3-B60D-0C62828E793A}" srcOrd="2" destOrd="0" presId="urn:microsoft.com/office/officeart/2005/8/layout/orgChart1"/>
    <dgm:cxn modelId="{31A291F2-9BDA-4D48-908C-B98E0FB1E260}" type="presParOf" srcId="{D7CB2863-1AD8-4CE6-9679-A84DB9C7866A}" destId="{2493EBF3-DED1-4701-AA87-60983FC1A8A7}" srcOrd="4" destOrd="0" presId="urn:microsoft.com/office/officeart/2005/8/layout/orgChart1"/>
    <dgm:cxn modelId="{9796D3D3-C2B5-44D8-BC89-4EFA90285AEE}" type="presParOf" srcId="{D7CB2863-1AD8-4CE6-9679-A84DB9C7866A}" destId="{ED5CD687-2D40-4590-81C8-9A301D527BD7}" srcOrd="5" destOrd="0" presId="urn:microsoft.com/office/officeart/2005/8/layout/orgChart1"/>
    <dgm:cxn modelId="{93FF6675-B232-4D8F-8B32-489931E763D1}" type="presParOf" srcId="{ED5CD687-2D40-4590-81C8-9A301D527BD7}" destId="{D9BBDC3A-3F68-4C82-8851-D516655F1F2A}" srcOrd="0" destOrd="0" presId="urn:microsoft.com/office/officeart/2005/8/layout/orgChart1"/>
    <dgm:cxn modelId="{9163A245-FBF8-4C51-964A-6C36C13305DD}" type="presParOf" srcId="{D9BBDC3A-3F68-4C82-8851-D516655F1F2A}" destId="{35ACD49E-65EA-4724-A3B5-9C9E8A9B9B37}" srcOrd="0" destOrd="0" presId="urn:microsoft.com/office/officeart/2005/8/layout/orgChart1"/>
    <dgm:cxn modelId="{D6EE883B-2C79-4CD5-8BFA-42CA8F7265F0}" type="presParOf" srcId="{D9BBDC3A-3F68-4C82-8851-D516655F1F2A}" destId="{4A816343-430D-400C-9151-2FF501AEE41A}" srcOrd="1" destOrd="0" presId="urn:microsoft.com/office/officeart/2005/8/layout/orgChart1"/>
    <dgm:cxn modelId="{1620BC6E-CE1A-4B56-8811-51BC60D4CB7C}" type="presParOf" srcId="{ED5CD687-2D40-4590-81C8-9A301D527BD7}" destId="{4706630E-223F-4555-81A5-028E58FB25A8}" srcOrd="1" destOrd="0" presId="urn:microsoft.com/office/officeart/2005/8/layout/orgChart1"/>
    <dgm:cxn modelId="{FA329184-4F43-48BC-A0EE-D39006460C62}" type="presParOf" srcId="{ED5CD687-2D40-4590-81C8-9A301D527BD7}" destId="{B976BF0F-BFCA-4A6C-AD68-8DBFE0B079FD}" srcOrd="2" destOrd="0" presId="urn:microsoft.com/office/officeart/2005/8/layout/orgChart1"/>
    <dgm:cxn modelId="{9C0586C9-58C5-437D-AD39-7CDFF21A2B78}" type="presParOf" srcId="{D7CB2863-1AD8-4CE6-9679-A84DB9C7866A}" destId="{4CFA0DE1-F281-476A-9B3F-AE7FDC39E92F}" srcOrd="6" destOrd="0" presId="urn:microsoft.com/office/officeart/2005/8/layout/orgChart1"/>
    <dgm:cxn modelId="{59C5E146-8F7F-4874-B5E4-2DF8D88C79B5}" type="presParOf" srcId="{D7CB2863-1AD8-4CE6-9679-A84DB9C7866A}" destId="{DB55CC8B-0980-4DE2-A705-6C2AC272FB4F}" srcOrd="7" destOrd="0" presId="urn:microsoft.com/office/officeart/2005/8/layout/orgChart1"/>
    <dgm:cxn modelId="{309624BA-F3B6-4269-ACD0-970F17B1FA66}" type="presParOf" srcId="{DB55CC8B-0980-4DE2-A705-6C2AC272FB4F}" destId="{7BAE58F9-46E7-40AE-B276-73804108830C}" srcOrd="0" destOrd="0" presId="urn:microsoft.com/office/officeart/2005/8/layout/orgChart1"/>
    <dgm:cxn modelId="{A0605966-8B8B-483C-A6A3-718744DDC056}" type="presParOf" srcId="{7BAE58F9-46E7-40AE-B276-73804108830C}" destId="{9BC0B8FD-9831-4092-A1A8-F70ECA700E7E}" srcOrd="0" destOrd="0" presId="urn:microsoft.com/office/officeart/2005/8/layout/orgChart1"/>
    <dgm:cxn modelId="{9FB6DE88-7BAA-4F6D-8C1C-BA61ABFBCCD0}" type="presParOf" srcId="{7BAE58F9-46E7-40AE-B276-73804108830C}" destId="{244FC028-5B3E-414A-93E4-E07D6CEED339}" srcOrd="1" destOrd="0" presId="urn:microsoft.com/office/officeart/2005/8/layout/orgChart1"/>
    <dgm:cxn modelId="{CCF48770-FFF3-4061-A035-FBD8E9256EA9}" type="presParOf" srcId="{DB55CC8B-0980-4DE2-A705-6C2AC272FB4F}" destId="{25AFD8D2-68E1-4D2C-85BD-63AB19E37E53}" srcOrd="1" destOrd="0" presId="urn:microsoft.com/office/officeart/2005/8/layout/orgChart1"/>
    <dgm:cxn modelId="{0CEB717B-EAE7-4F71-87E7-AE49B8FF8EB3}" type="presParOf" srcId="{DB55CC8B-0980-4DE2-A705-6C2AC272FB4F}" destId="{CBDFAD93-FB75-4582-860C-0DD7C5D3E536}" srcOrd="2" destOrd="0" presId="urn:microsoft.com/office/officeart/2005/8/layout/orgChart1"/>
    <dgm:cxn modelId="{F533077A-AA5D-4779-B8E8-163688DE6EC3}" type="presParOf" srcId="{D7CB2863-1AD8-4CE6-9679-A84DB9C7866A}" destId="{64BEDF23-5C54-4BFD-B7C1-B21D292C560E}" srcOrd="8" destOrd="0" presId="urn:microsoft.com/office/officeart/2005/8/layout/orgChart1"/>
    <dgm:cxn modelId="{38FF9C96-6D43-4694-B4B9-E1C6976B1C5E}" type="presParOf" srcId="{D7CB2863-1AD8-4CE6-9679-A84DB9C7866A}" destId="{07436284-A653-44FA-BB25-91DB73602FEB}" srcOrd="9" destOrd="0" presId="urn:microsoft.com/office/officeart/2005/8/layout/orgChart1"/>
    <dgm:cxn modelId="{26EA56E8-B220-46C4-AA6A-78FF9972E58C}" type="presParOf" srcId="{07436284-A653-44FA-BB25-91DB73602FEB}" destId="{257B1304-E15D-4CAC-B319-C15EE5F7F505}" srcOrd="0" destOrd="0" presId="urn:microsoft.com/office/officeart/2005/8/layout/orgChart1"/>
    <dgm:cxn modelId="{B1C5D1B5-B6E4-4760-AE92-5FF78E40FE9F}" type="presParOf" srcId="{257B1304-E15D-4CAC-B319-C15EE5F7F505}" destId="{311DB199-0BDD-4F4F-A98C-E530E494F712}" srcOrd="0" destOrd="0" presId="urn:microsoft.com/office/officeart/2005/8/layout/orgChart1"/>
    <dgm:cxn modelId="{FE0EFB6D-D18E-4DA9-B405-7BE3402582FE}" type="presParOf" srcId="{257B1304-E15D-4CAC-B319-C15EE5F7F505}" destId="{001F3F8B-26C6-4B0D-9007-00BD21039EC0}" srcOrd="1" destOrd="0" presId="urn:microsoft.com/office/officeart/2005/8/layout/orgChart1"/>
    <dgm:cxn modelId="{FDE73077-A7D7-45C2-903B-2ADFF6194671}" type="presParOf" srcId="{07436284-A653-44FA-BB25-91DB73602FEB}" destId="{07241CC7-FBFD-4AB5-A2B1-5CA5601F15DD}" srcOrd="1" destOrd="0" presId="urn:microsoft.com/office/officeart/2005/8/layout/orgChart1"/>
    <dgm:cxn modelId="{60C66BCF-B57B-402E-95C4-A2ABFD197338}" type="presParOf" srcId="{07436284-A653-44FA-BB25-91DB73602FEB}" destId="{F4DA5FD8-E47D-4D1B-AA9D-8B20021737A7}" srcOrd="2" destOrd="0" presId="urn:microsoft.com/office/officeart/2005/8/layout/orgChart1"/>
    <dgm:cxn modelId="{3F123540-12C5-4E5A-9746-4BC2D7DDE7B8}" type="presParOf" srcId="{D7CB2863-1AD8-4CE6-9679-A84DB9C7866A}" destId="{BB4B4C6D-3246-4C59-881F-A0E8AD4128EF}" srcOrd="10" destOrd="0" presId="urn:microsoft.com/office/officeart/2005/8/layout/orgChart1"/>
    <dgm:cxn modelId="{93080E25-C15E-4E18-82D0-165195B90A04}" type="presParOf" srcId="{D7CB2863-1AD8-4CE6-9679-A84DB9C7866A}" destId="{06581764-C279-4CFC-A920-376EA31A2668}" srcOrd="11" destOrd="0" presId="urn:microsoft.com/office/officeart/2005/8/layout/orgChart1"/>
    <dgm:cxn modelId="{A4FB110E-336A-483D-8053-986C1FF0C11B}" type="presParOf" srcId="{06581764-C279-4CFC-A920-376EA31A2668}" destId="{88C02A04-C8D1-4107-BCC0-2F20437D480B}" srcOrd="0" destOrd="0" presId="urn:microsoft.com/office/officeart/2005/8/layout/orgChart1"/>
    <dgm:cxn modelId="{57D6A245-F0DF-4DD3-A8D2-C2CE272781F1}" type="presParOf" srcId="{88C02A04-C8D1-4107-BCC0-2F20437D480B}" destId="{E741732C-484B-4A10-8037-EBA87BA263CD}" srcOrd="0" destOrd="0" presId="urn:microsoft.com/office/officeart/2005/8/layout/orgChart1"/>
    <dgm:cxn modelId="{52F696D1-8F83-4C73-92FD-63752D31EAD8}" type="presParOf" srcId="{88C02A04-C8D1-4107-BCC0-2F20437D480B}" destId="{76B7928F-1D6D-4898-9FA1-943299D6F46F}" srcOrd="1" destOrd="0" presId="urn:microsoft.com/office/officeart/2005/8/layout/orgChart1"/>
    <dgm:cxn modelId="{D325158F-8B63-4A1E-AAC2-EB72333D21E2}" type="presParOf" srcId="{06581764-C279-4CFC-A920-376EA31A2668}" destId="{DDDAD368-A089-45EE-AAF6-2109830D0F7F}" srcOrd="1" destOrd="0" presId="urn:microsoft.com/office/officeart/2005/8/layout/orgChart1"/>
    <dgm:cxn modelId="{A752CFC3-BD30-40C6-9AB7-EE868B1D60EE}" type="presParOf" srcId="{06581764-C279-4CFC-A920-376EA31A2668}" destId="{FD46A123-6D9A-40C4-834E-1AEF70FF0385}" srcOrd="2" destOrd="0" presId="urn:microsoft.com/office/officeart/2005/8/layout/orgChart1"/>
    <dgm:cxn modelId="{4135D221-FAE7-446D-A63A-F107BF3D37DB}" type="presParOf" srcId="{6669B869-4BD7-4EC7-875E-F7D2AF726ACD}" destId="{BECBBA2F-6DC6-4832-BA45-FD403FA142EC}" srcOrd="2" destOrd="0" presId="urn:microsoft.com/office/officeart/2005/8/layout/orgChart1"/>
    <dgm:cxn modelId="{4BF51265-83F5-4B09-8330-5BC48B0B5338}" type="presParOf" srcId="{F36BEBAD-F893-42A6-8B88-36F8FA8B7CAF}" destId="{09149A67-B474-46B2-9BC5-26BA4F6134C0}" srcOrd="2" destOrd="0" presId="urn:microsoft.com/office/officeart/2005/8/layout/orgChart1"/>
    <dgm:cxn modelId="{678DD955-55C7-4062-8C4C-99A8E3221A23}" type="presParOf" srcId="{F36BEBAD-F893-42A6-8B88-36F8FA8B7CAF}" destId="{09C9F81D-EC26-4B5C-978C-7F1C56432D62}" srcOrd="3" destOrd="0" presId="urn:microsoft.com/office/officeart/2005/8/layout/orgChart1"/>
    <dgm:cxn modelId="{A9C42F56-6C62-4533-A72A-EB78F1DF99DC}" type="presParOf" srcId="{09C9F81D-EC26-4B5C-978C-7F1C56432D62}" destId="{C1CBCC98-08F1-4228-8518-02DDD3247302}" srcOrd="0" destOrd="0" presId="urn:microsoft.com/office/officeart/2005/8/layout/orgChart1"/>
    <dgm:cxn modelId="{705138FB-A617-4FA7-B41E-B817CC2CF558}" type="presParOf" srcId="{C1CBCC98-08F1-4228-8518-02DDD3247302}" destId="{81E32552-0014-4A23-9DB5-FBA3B0AC43EA}" srcOrd="0" destOrd="0" presId="urn:microsoft.com/office/officeart/2005/8/layout/orgChart1"/>
    <dgm:cxn modelId="{6BC9E1E7-411A-4982-AECB-BD5E467D4A4A}" type="presParOf" srcId="{C1CBCC98-08F1-4228-8518-02DDD3247302}" destId="{92A4404F-76E5-4A48-8C28-4EA463686828}" srcOrd="1" destOrd="0" presId="urn:microsoft.com/office/officeart/2005/8/layout/orgChart1"/>
    <dgm:cxn modelId="{AA48AAF9-AFF1-480C-94C5-7D3EF242DC01}" type="presParOf" srcId="{09C9F81D-EC26-4B5C-978C-7F1C56432D62}" destId="{D4DE701C-A6F3-417E-BF46-65E65FD0ED0E}" srcOrd="1" destOrd="0" presId="urn:microsoft.com/office/officeart/2005/8/layout/orgChart1"/>
    <dgm:cxn modelId="{BA7A3313-580A-48E5-B1C0-63325F2E48B2}" type="presParOf" srcId="{D4DE701C-A6F3-417E-BF46-65E65FD0ED0E}" destId="{A526BB51-C1E1-4125-B38C-D4AD52FA8282}" srcOrd="0" destOrd="0" presId="urn:microsoft.com/office/officeart/2005/8/layout/orgChart1"/>
    <dgm:cxn modelId="{C605177C-B380-4FA8-A81E-7C7B40227ED9}" type="presParOf" srcId="{D4DE701C-A6F3-417E-BF46-65E65FD0ED0E}" destId="{EE8B6AC8-91F7-4C72-8F35-17552A01EB27}" srcOrd="1" destOrd="0" presId="urn:microsoft.com/office/officeart/2005/8/layout/orgChart1"/>
    <dgm:cxn modelId="{DE78618F-D73B-499E-A3BC-87C673423B4B}" type="presParOf" srcId="{EE8B6AC8-91F7-4C72-8F35-17552A01EB27}" destId="{C67F7D4F-9AAD-409B-8165-92B69DE49A7A}" srcOrd="0" destOrd="0" presId="urn:microsoft.com/office/officeart/2005/8/layout/orgChart1"/>
    <dgm:cxn modelId="{71959707-FEB9-4CC4-81B3-F1218E9CB01C}" type="presParOf" srcId="{C67F7D4F-9AAD-409B-8165-92B69DE49A7A}" destId="{6B50AD1A-0604-4870-B4C0-EC67FB46CD3A}" srcOrd="0" destOrd="0" presId="urn:microsoft.com/office/officeart/2005/8/layout/orgChart1"/>
    <dgm:cxn modelId="{10D17BE0-7E6E-43D0-B08C-53660892B193}" type="presParOf" srcId="{C67F7D4F-9AAD-409B-8165-92B69DE49A7A}" destId="{E3207E04-E66F-4D92-B4DC-A5FE6616D1B7}" srcOrd="1" destOrd="0" presId="urn:microsoft.com/office/officeart/2005/8/layout/orgChart1"/>
    <dgm:cxn modelId="{B75109BB-F334-44DE-B966-A147E18EB5AF}" type="presParOf" srcId="{EE8B6AC8-91F7-4C72-8F35-17552A01EB27}" destId="{B1076658-8970-442B-B2B9-81F393DF3B49}" srcOrd="1" destOrd="0" presId="urn:microsoft.com/office/officeart/2005/8/layout/orgChart1"/>
    <dgm:cxn modelId="{2511D28B-BC99-451E-9A09-8822121EAB1C}" type="presParOf" srcId="{B1076658-8970-442B-B2B9-81F393DF3B49}" destId="{8001C89B-40B6-4660-854D-A884027BD33C}" srcOrd="0" destOrd="0" presId="urn:microsoft.com/office/officeart/2005/8/layout/orgChart1"/>
    <dgm:cxn modelId="{C5C198C0-A3EE-4115-9E08-0598BF91333A}" type="presParOf" srcId="{B1076658-8970-442B-B2B9-81F393DF3B49}" destId="{345D97CC-7D82-4B91-917E-743722C2684E}" srcOrd="1" destOrd="0" presId="urn:microsoft.com/office/officeart/2005/8/layout/orgChart1"/>
    <dgm:cxn modelId="{98887F04-C304-4198-9B9D-2A3ECD93C2FC}" type="presParOf" srcId="{345D97CC-7D82-4B91-917E-743722C2684E}" destId="{51341957-C966-491A-863E-96FDC9E7B733}" srcOrd="0" destOrd="0" presId="urn:microsoft.com/office/officeart/2005/8/layout/orgChart1"/>
    <dgm:cxn modelId="{A14A5836-FA37-44E5-A014-C334836C2CD3}" type="presParOf" srcId="{51341957-C966-491A-863E-96FDC9E7B733}" destId="{D072591C-43CE-4BDC-AFD9-3E1B89A5ACED}" srcOrd="0" destOrd="0" presId="urn:microsoft.com/office/officeart/2005/8/layout/orgChart1"/>
    <dgm:cxn modelId="{E8CC1079-6877-46D7-B7F7-12862CF0C4A8}" type="presParOf" srcId="{51341957-C966-491A-863E-96FDC9E7B733}" destId="{5524AE90-8D23-49AF-8BA9-2C76870EAFB6}" srcOrd="1" destOrd="0" presId="urn:microsoft.com/office/officeart/2005/8/layout/orgChart1"/>
    <dgm:cxn modelId="{2B7DF3A0-5DC2-4D8D-9007-93151320353E}" type="presParOf" srcId="{345D97CC-7D82-4B91-917E-743722C2684E}" destId="{9B258F1D-B419-4935-B4B0-86FE84167A08}" srcOrd="1" destOrd="0" presId="urn:microsoft.com/office/officeart/2005/8/layout/orgChart1"/>
    <dgm:cxn modelId="{067C7B68-CB2D-495D-9AEE-E3E604F7F233}" type="presParOf" srcId="{345D97CC-7D82-4B91-917E-743722C2684E}" destId="{673D6763-C9A0-4E52-8D21-BE6A64C1DF26}" srcOrd="2" destOrd="0" presId="urn:microsoft.com/office/officeart/2005/8/layout/orgChart1"/>
    <dgm:cxn modelId="{50107606-EB75-49E9-8BBA-1309F9C7D952}" type="presParOf" srcId="{B1076658-8970-442B-B2B9-81F393DF3B49}" destId="{01E2CAF8-5A4C-435A-904C-8D9C910D0A6C}" srcOrd="2" destOrd="0" presId="urn:microsoft.com/office/officeart/2005/8/layout/orgChart1"/>
    <dgm:cxn modelId="{BFDFC7E9-45C4-4C67-9692-DE0E7D32E5BD}" type="presParOf" srcId="{B1076658-8970-442B-B2B9-81F393DF3B49}" destId="{FCEEAD7A-DCE2-4BDA-BCE0-E4D2A1613778}" srcOrd="3" destOrd="0" presId="urn:microsoft.com/office/officeart/2005/8/layout/orgChart1"/>
    <dgm:cxn modelId="{3889AE28-B1D8-4FDF-9EA0-58A1F92CC87D}" type="presParOf" srcId="{FCEEAD7A-DCE2-4BDA-BCE0-E4D2A1613778}" destId="{75919450-1012-4353-A95A-8A59AA8A48EF}" srcOrd="0" destOrd="0" presId="urn:microsoft.com/office/officeart/2005/8/layout/orgChart1"/>
    <dgm:cxn modelId="{1A1AE006-7210-4F65-9CBE-AFAAB72AE483}" type="presParOf" srcId="{75919450-1012-4353-A95A-8A59AA8A48EF}" destId="{2F1509E3-52C2-420C-AB6E-9D3D00D7AFA7}" srcOrd="0" destOrd="0" presId="urn:microsoft.com/office/officeart/2005/8/layout/orgChart1"/>
    <dgm:cxn modelId="{51E4AA47-6C1C-4451-B7AE-FA7A1DC4CDD8}" type="presParOf" srcId="{75919450-1012-4353-A95A-8A59AA8A48EF}" destId="{92D69785-E916-4A10-AEE1-6292EB1CEAA1}" srcOrd="1" destOrd="0" presId="urn:microsoft.com/office/officeart/2005/8/layout/orgChart1"/>
    <dgm:cxn modelId="{91434BA8-ED1C-42C0-BAF8-9E5E621F9CED}" type="presParOf" srcId="{FCEEAD7A-DCE2-4BDA-BCE0-E4D2A1613778}" destId="{AFD60069-FB51-4D23-A1CD-044022796934}" srcOrd="1" destOrd="0" presId="urn:microsoft.com/office/officeart/2005/8/layout/orgChart1"/>
    <dgm:cxn modelId="{207EA06D-7C02-4C34-995B-6AA5DD1FB582}" type="presParOf" srcId="{FCEEAD7A-DCE2-4BDA-BCE0-E4D2A1613778}" destId="{C904AB0A-DC26-4A41-A409-EB07B1A0E712}" srcOrd="2" destOrd="0" presId="urn:microsoft.com/office/officeart/2005/8/layout/orgChart1"/>
    <dgm:cxn modelId="{A1DF5D9A-4614-4852-BB91-BA9AD9380834}" type="presParOf" srcId="{EE8B6AC8-91F7-4C72-8F35-17552A01EB27}" destId="{955F9E14-1525-4031-95F8-046C47AB10D9}" srcOrd="2" destOrd="0" presId="urn:microsoft.com/office/officeart/2005/8/layout/orgChart1"/>
    <dgm:cxn modelId="{A5E04577-4C45-49BB-8FD0-EC81118D2628}" type="presParOf" srcId="{D4DE701C-A6F3-417E-BF46-65E65FD0ED0E}" destId="{5870B902-C4E2-4503-A781-168B241C97C6}" srcOrd="2" destOrd="0" presId="urn:microsoft.com/office/officeart/2005/8/layout/orgChart1"/>
    <dgm:cxn modelId="{AE041715-D590-4AA5-A2FB-0FA96406FAE5}" type="presParOf" srcId="{D4DE701C-A6F3-417E-BF46-65E65FD0ED0E}" destId="{22155801-94E6-4CD2-BBBE-D911485995E8}" srcOrd="3" destOrd="0" presId="urn:microsoft.com/office/officeart/2005/8/layout/orgChart1"/>
    <dgm:cxn modelId="{E6E5DE17-D5B3-4A5A-9885-F32E35D7B6CA}" type="presParOf" srcId="{22155801-94E6-4CD2-BBBE-D911485995E8}" destId="{9521621A-09FB-408E-8DB4-8DB40613EB81}" srcOrd="0" destOrd="0" presId="urn:microsoft.com/office/officeart/2005/8/layout/orgChart1"/>
    <dgm:cxn modelId="{A444BFC7-BD77-4420-AFB8-F42ADDD7A2E8}" type="presParOf" srcId="{9521621A-09FB-408E-8DB4-8DB40613EB81}" destId="{334C8A6A-DA49-4114-97D2-E18E16655825}" srcOrd="0" destOrd="0" presId="urn:microsoft.com/office/officeart/2005/8/layout/orgChart1"/>
    <dgm:cxn modelId="{34AAFBC7-D20A-43A8-B4A3-2101997C703F}" type="presParOf" srcId="{9521621A-09FB-408E-8DB4-8DB40613EB81}" destId="{806EBA49-C58E-4AF4-9529-09F475508214}" srcOrd="1" destOrd="0" presId="urn:microsoft.com/office/officeart/2005/8/layout/orgChart1"/>
    <dgm:cxn modelId="{42081A02-B3AA-4953-B07B-3CB23D1A40B5}" type="presParOf" srcId="{22155801-94E6-4CD2-BBBE-D911485995E8}" destId="{51009BE7-1272-4A98-95B7-38852E7B4797}" srcOrd="1" destOrd="0" presId="urn:microsoft.com/office/officeart/2005/8/layout/orgChart1"/>
    <dgm:cxn modelId="{F1BC2DC3-25B7-474D-B404-84539760893B}" type="presParOf" srcId="{51009BE7-1272-4A98-95B7-38852E7B4797}" destId="{9C54B795-D9D1-4A85-9678-88FADCDA0F2B}" srcOrd="0" destOrd="0" presId="urn:microsoft.com/office/officeart/2005/8/layout/orgChart1"/>
    <dgm:cxn modelId="{44419EAA-14F5-47A6-A5E7-86568F258001}" type="presParOf" srcId="{51009BE7-1272-4A98-95B7-38852E7B4797}" destId="{89333654-B3D5-4AB7-A059-ABD01314AD69}" srcOrd="1" destOrd="0" presId="urn:microsoft.com/office/officeart/2005/8/layout/orgChart1"/>
    <dgm:cxn modelId="{D9211333-41EF-40EA-A9A8-C56F87BB8975}" type="presParOf" srcId="{89333654-B3D5-4AB7-A059-ABD01314AD69}" destId="{66EFC09E-41CA-4562-B096-BED36B6A06DB}" srcOrd="0" destOrd="0" presId="urn:microsoft.com/office/officeart/2005/8/layout/orgChart1"/>
    <dgm:cxn modelId="{94736C18-81D5-4E42-9914-50ED141F3D98}" type="presParOf" srcId="{66EFC09E-41CA-4562-B096-BED36B6A06DB}" destId="{5621C843-3CC4-41A9-ABB7-3F33F32B078C}" srcOrd="0" destOrd="0" presId="urn:microsoft.com/office/officeart/2005/8/layout/orgChart1"/>
    <dgm:cxn modelId="{6F5A61E6-821E-4264-A223-1EB45FDCB692}" type="presParOf" srcId="{66EFC09E-41CA-4562-B096-BED36B6A06DB}" destId="{32A0B861-D54C-4E27-B984-4863353C1CE7}" srcOrd="1" destOrd="0" presId="urn:microsoft.com/office/officeart/2005/8/layout/orgChart1"/>
    <dgm:cxn modelId="{0F38EBBF-4AF0-4A33-B8DE-BB3D78530741}" type="presParOf" srcId="{89333654-B3D5-4AB7-A059-ABD01314AD69}" destId="{8A9559FF-93D5-4823-81FB-413D6E781F68}" srcOrd="1" destOrd="0" presId="urn:microsoft.com/office/officeart/2005/8/layout/orgChart1"/>
    <dgm:cxn modelId="{06063784-1F4F-491E-875E-D6049F6D02C6}" type="presParOf" srcId="{89333654-B3D5-4AB7-A059-ABD01314AD69}" destId="{DE7D005A-7360-4E99-A213-70DB72BC733B}" srcOrd="2" destOrd="0" presId="urn:microsoft.com/office/officeart/2005/8/layout/orgChart1"/>
    <dgm:cxn modelId="{72A292D3-007D-414B-BD06-2F34C352B6D8}" type="presParOf" srcId="{51009BE7-1272-4A98-95B7-38852E7B4797}" destId="{6F73E004-3393-474E-B882-6D25B5B303C1}" srcOrd="2" destOrd="0" presId="urn:microsoft.com/office/officeart/2005/8/layout/orgChart1"/>
    <dgm:cxn modelId="{E4C66847-3AC9-417C-8F5F-C2320F172AD6}" type="presParOf" srcId="{51009BE7-1272-4A98-95B7-38852E7B4797}" destId="{C1B718FD-89B5-4968-8D3A-268835C8DD85}" srcOrd="3" destOrd="0" presId="urn:microsoft.com/office/officeart/2005/8/layout/orgChart1"/>
    <dgm:cxn modelId="{1258F011-D0D9-46D1-9EB3-C86D36949860}" type="presParOf" srcId="{C1B718FD-89B5-4968-8D3A-268835C8DD85}" destId="{833BE123-F446-4751-875E-6904519BB0F2}" srcOrd="0" destOrd="0" presId="urn:microsoft.com/office/officeart/2005/8/layout/orgChart1"/>
    <dgm:cxn modelId="{59B22C14-D488-4C9B-9A85-8A449C3780A4}" type="presParOf" srcId="{833BE123-F446-4751-875E-6904519BB0F2}" destId="{5C530DB6-8311-4D4C-9F15-463B9E826DF9}" srcOrd="0" destOrd="0" presId="urn:microsoft.com/office/officeart/2005/8/layout/orgChart1"/>
    <dgm:cxn modelId="{BCE52444-3CE1-40B7-AD1A-FBD8CA77F7BB}" type="presParOf" srcId="{833BE123-F446-4751-875E-6904519BB0F2}" destId="{1966D404-3D30-4290-A1E6-CBBD5BCC9CDC}" srcOrd="1" destOrd="0" presId="urn:microsoft.com/office/officeart/2005/8/layout/orgChart1"/>
    <dgm:cxn modelId="{D923E486-4A43-496F-A0E3-BAE4736A2868}" type="presParOf" srcId="{C1B718FD-89B5-4968-8D3A-268835C8DD85}" destId="{B8580333-F92F-4357-8033-9FD82A4BBE51}" srcOrd="1" destOrd="0" presId="urn:microsoft.com/office/officeart/2005/8/layout/orgChart1"/>
    <dgm:cxn modelId="{F21C57F9-0F31-4EA1-A5FE-878FF5EA8D1D}" type="presParOf" srcId="{C1B718FD-89B5-4968-8D3A-268835C8DD85}" destId="{DB21D17F-0E86-4251-8CD7-A06C160F7B63}" srcOrd="2" destOrd="0" presId="urn:microsoft.com/office/officeart/2005/8/layout/orgChart1"/>
    <dgm:cxn modelId="{646B14BE-C7AE-4257-85C6-6E4506261C8B}" type="presParOf" srcId="{22155801-94E6-4CD2-BBBE-D911485995E8}" destId="{0F9CE346-E92E-4505-B599-F7940DCBE7F4}" srcOrd="2" destOrd="0" presId="urn:microsoft.com/office/officeart/2005/8/layout/orgChart1"/>
    <dgm:cxn modelId="{6B2228A6-9FF3-417C-A704-5B90FB793FB9}" type="presParOf" srcId="{D4DE701C-A6F3-417E-BF46-65E65FD0ED0E}" destId="{CB8EEF13-1240-44B8-80C6-5F7FD3E1775C}" srcOrd="4" destOrd="0" presId="urn:microsoft.com/office/officeart/2005/8/layout/orgChart1"/>
    <dgm:cxn modelId="{948AFF3C-7962-4995-A056-2A3B6503204A}" type="presParOf" srcId="{D4DE701C-A6F3-417E-BF46-65E65FD0ED0E}" destId="{2F92C196-504D-4161-BAD6-593E615FB10C}" srcOrd="5" destOrd="0" presId="urn:microsoft.com/office/officeart/2005/8/layout/orgChart1"/>
    <dgm:cxn modelId="{976A8474-017A-46BE-A3A0-B9577BDD4672}" type="presParOf" srcId="{2F92C196-504D-4161-BAD6-593E615FB10C}" destId="{30C27ADB-A596-47A0-A0D5-97A02A9CFE5A}" srcOrd="0" destOrd="0" presId="urn:microsoft.com/office/officeart/2005/8/layout/orgChart1"/>
    <dgm:cxn modelId="{8B6D0B48-7BB3-4003-8D7A-371CF2D530E4}" type="presParOf" srcId="{30C27ADB-A596-47A0-A0D5-97A02A9CFE5A}" destId="{40B0629F-86D3-43F3-B003-F6F2397C156D}" srcOrd="0" destOrd="0" presId="urn:microsoft.com/office/officeart/2005/8/layout/orgChart1"/>
    <dgm:cxn modelId="{A7781B36-915A-4F99-BDD1-26F0C4D1A503}" type="presParOf" srcId="{30C27ADB-A596-47A0-A0D5-97A02A9CFE5A}" destId="{F924E6B9-15DD-4473-B20D-966B12186038}" srcOrd="1" destOrd="0" presId="urn:microsoft.com/office/officeart/2005/8/layout/orgChart1"/>
    <dgm:cxn modelId="{00680F7A-D6F6-46F4-B43F-04BDD13CA10A}" type="presParOf" srcId="{2F92C196-504D-4161-BAD6-593E615FB10C}" destId="{B32F6D59-5966-4878-9079-C478902A7D0F}" srcOrd="1" destOrd="0" presId="urn:microsoft.com/office/officeart/2005/8/layout/orgChart1"/>
    <dgm:cxn modelId="{7F9560DD-923A-4026-89B7-945E0E531CB3}" type="presParOf" srcId="{B32F6D59-5966-4878-9079-C478902A7D0F}" destId="{18D7E538-98E4-445F-B7A8-88C6095CFE4E}" srcOrd="0" destOrd="0" presId="urn:microsoft.com/office/officeart/2005/8/layout/orgChart1"/>
    <dgm:cxn modelId="{96F4C02C-0F09-4DAC-B51D-D012EF0F258C}" type="presParOf" srcId="{B32F6D59-5966-4878-9079-C478902A7D0F}" destId="{D6D1A6AA-17AC-4B51-A11D-345A19FD45B2}" srcOrd="1" destOrd="0" presId="urn:microsoft.com/office/officeart/2005/8/layout/orgChart1"/>
    <dgm:cxn modelId="{B791FBCD-3A44-442B-9769-FC14C24AE142}" type="presParOf" srcId="{D6D1A6AA-17AC-4B51-A11D-345A19FD45B2}" destId="{844B199A-9675-42BC-8D64-4AE0736587D8}" srcOrd="0" destOrd="0" presId="urn:microsoft.com/office/officeart/2005/8/layout/orgChart1"/>
    <dgm:cxn modelId="{FA6EEE5B-4BAA-407D-BF2F-2234C91E46B1}" type="presParOf" srcId="{844B199A-9675-42BC-8D64-4AE0736587D8}" destId="{EF9B26EF-FEB1-4663-8EDC-AA3F7F0A3A1D}" srcOrd="0" destOrd="0" presId="urn:microsoft.com/office/officeart/2005/8/layout/orgChart1"/>
    <dgm:cxn modelId="{9DDD351F-E238-407C-BB08-55A4ECB08C83}" type="presParOf" srcId="{844B199A-9675-42BC-8D64-4AE0736587D8}" destId="{7F63AF74-587D-4434-B6A1-CC9747291ED0}" srcOrd="1" destOrd="0" presId="urn:microsoft.com/office/officeart/2005/8/layout/orgChart1"/>
    <dgm:cxn modelId="{8B09C240-CCE5-4427-B179-B017AB3216B6}" type="presParOf" srcId="{D6D1A6AA-17AC-4B51-A11D-345A19FD45B2}" destId="{32677653-9711-4075-8FCF-515629A77F2B}" srcOrd="1" destOrd="0" presId="urn:microsoft.com/office/officeart/2005/8/layout/orgChart1"/>
    <dgm:cxn modelId="{5251CB37-EDDF-4374-940B-ADA86D07C458}" type="presParOf" srcId="{D6D1A6AA-17AC-4B51-A11D-345A19FD45B2}" destId="{7AD8A046-C919-4D51-B95B-663BAE57E160}" srcOrd="2" destOrd="0" presId="urn:microsoft.com/office/officeart/2005/8/layout/orgChart1"/>
    <dgm:cxn modelId="{79D619E8-B691-4BCC-94F3-B64A91E78F38}" type="presParOf" srcId="{B32F6D59-5966-4878-9079-C478902A7D0F}" destId="{5279D126-AB35-4B76-97A1-DDBB0B64DEBA}" srcOrd="2" destOrd="0" presId="urn:microsoft.com/office/officeart/2005/8/layout/orgChart1"/>
    <dgm:cxn modelId="{CF9AA89B-275E-4CE6-8E72-C3A978F976C9}" type="presParOf" srcId="{B32F6D59-5966-4878-9079-C478902A7D0F}" destId="{6C1DDB56-5E55-40D4-A217-E76B6572EC36}" srcOrd="3" destOrd="0" presId="urn:microsoft.com/office/officeart/2005/8/layout/orgChart1"/>
    <dgm:cxn modelId="{A779B4A0-2070-41B1-9952-7C4491FD6FB2}" type="presParOf" srcId="{6C1DDB56-5E55-40D4-A217-E76B6572EC36}" destId="{F7B16B27-229E-4A45-BCF5-F6238C1B0779}" srcOrd="0" destOrd="0" presId="urn:microsoft.com/office/officeart/2005/8/layout/orgChart1"/>
    <dgm:cxn modelId="{CD4ED608-EDD4-40FF-AEAA-22B22E4BEAA2}" type="presParOf" srcId="{F7B16B27-229E-4A45-BCF5-F6238C1B0779}" destId="{9DE444B2-BF0A-412C-AD89-EA001824A5E0}" srcOrd="0" destOrd="0" presId="urn:microsoft.com/office/officeart/2005/8/layout/orgChart1"/>
    <dgm:cxn modelId="{2D0A9053-50FD-4D17-8437-9E8B8CDDF0E9}" type="presParOf" srcId="{F7B16B27-229E-4A45-BCF5-F6238C1B0779}" destId="{CCEF0A95-AD08-4543-9706-9EF4422261F8}" srcOrd="1" destOrd="0" presId="urn:microsoft.com/office/officeart/2005/8/layout/orgChart1"/>
    <dgm:cxn modelId="{EE10928F-74B6-4C34-AA9E-3C9FDE8064AC}" type="presParOf" srcId="{6C1DDB56-5E55-40D4-A217-E76B6572EC36}" destId="{9D45BAB4-8E92-4253-8123-2399F5C20A4C}" srcOrd="1" destOrd="0" presId="urn:microsoft.com/office/officeart/2005/8/layout/orgChart1"/>
    <dgm:cxn modelId="{AAB75DF0-AE15-4F7E-89C5-B1441BF11F79}" type="presParOf" srcId="{6C1DDB56-5E55-40D4-A217-E76B6572EC36}" destId="{CD5D7B77-ED6D-46AF-916E-B573CCB2EFB9}" srcOrd="2" destOrd="0" presId="urn:microsoft.com/office/officeart/2005/8/layout/orgChart1"/>
    <dgm:cxn modelId="{DBF393EF-3298-40F7-AE69-EDA774AEAC2C}" type="presParOf" srcId="{2F92C196-504D-4161-BAD6-593E615FB10C}" destId="{CC44F069-F16F-4927-BA58-DBBB00F3B000}" srcOrd="2" destOrd="0" presId="urn:microsoft.com/office/officeart/2005/8/layout/orgChart1"/>
    <dgm:cxn modelId="{D3918508-DC66-4340-A1C6-6EA67B9AD15B}" type="presParOf" srcId="{D4DE701C-A6F3-417E-BF46-65E65FD0ED0E}" destId="{EA46E58B-8A30-45E2-AFBB-EF15D48E1AC4}" srcOrd="6" destOrd="0" presId="urn:microsoft.com/office/officeart/2005/8/layout/orgChart1"/>
    <dgm:cxn modelId="{FEE4D59A-DF4C-4B11-8CE5-65DA5CD8C937}" type="presParOf" srcId="{D4DE701C-A6F3-417E-BF46-65E65FD0ED0E}" destId="{87DBD41D-C1A2-4363-9881-7654188955A8}" srcOrd="7" destOrd="0" presId="urn:microsoft.com/office/officeart/2005/8/layout/orgChart1"/>
    <dgm:cxn modelId="{219C143A-5683-4D99-A494-61CF59F9A7F7}" type="presParOf" srcId="{87DBD41D-C1A2-4363-9881-7654188955A8}" destId="{FB6C5E8A-A358-454E-A063-1FF86AA7C7B0}" srcOrd="0" destOrd="0" presId="urn:microsoft.com/office/officeart/2005/8/layout/orgChart1"/>
    <dgm:cxn modelId="{2BEDA488-54A8-4EFD-B004-A7EF6C7A6EE4}" type="presParOf" srcId="{FB6C5E8A-A358-454E-A063-1FF86AA7C7B0}" destId="{457A0D9F-1595-43D4-BDF8-11754AA05345}" srcOrd="0" destOrd="0" presId="urn:microsoft.com/office/officeart/2005/8/layout/orgChart1"/>
    <dgm:cxn modelId="{CF58D4B5-FE6F-4C1D-85B6-3917D571C8F5}" type="presParOf" srcId="{FB6C5E8A-A358-454E-A063-1FF86AA7C7B0}" destId="{10BBFD0B-560C-4180-A6E2-31312570EBE3}" srcOrd="1" destOrd="0" presId="urn:microsoft.com/office/officeart/2005/8/layout/orgChart1"/>
    <dgm:cxn modelId="{13C287E6-3CB4-45FD-9A74-A86F6B4C91F6}" type="presParOf" srcId="{87DBD41D-C1A2-4363-9881-7654188955A8}" destId="{FA04D75B-3D16-4A7C-BBEC-C762461C94B0}" srcOrd="1" destOrd="0" presId="urn:microsoft.com/office/officeart/2005/8/layout/orgChart1"/>
    <dgm:cxn modelId="{B1490886-B115-4AE4-ACF5-EF7CFAF103DF}" type="presParOf" srcId="{FA04D75B-3D16-4A7C-BBEC-C762461C94B0}" destId="{0BD0B011-9537-40E2-B5A9-D8F38CE796C7}" srcOrd="0" destOrd="0" presId="urn:microsoft.com/office/officeart/2005/8/layout/orgChart1"/>
    <dgm:cxn modelId="{BEBA809C-3833-40DA-B851-C2F5258A6ABA}" type="presParOf" srcId="{FA04D75B-3D16-4A7C-BBEC-C762461C94B0}" destId="{066E012A-645A-4252-A319-F26E041F71D9}" srcOrd="1" destOrd="0" presId="urn:microsoft.com/office/officeart/2005/8/layout/orgChart1"/>
    <dgm:cxn modelId="{41731276-B7DD-4E4A-B6EB-1626C68334B3}" type="presParOf" srcId="{066E012A-645A-4252-A319-F26E041F71D9}" destId="{AD5B234C-F5F1-4B8D-85DF-31CAC9C2CD88}" srcOrd="0" destOrd="0" presId="urn:microsoft.com/office/officeart/2005/8/layout/orgChart1"/>
    <dgm:cxn modelId="{D6F0710B-DCB7-4885-A73D-7C92781EBE99}" type="presParOf" srcId="{AD5B234C-F5F1-4B8D-85DF-31CAC9C2CD88}" destId="{5E3443BD-5B93-4354-8780-FC3D2475013E}" srcOrd="0" destOrd="0" presId="urn:microsoft.com/office/officeart/2005/8/layout/orgChart1"/>
    <dgm:cxn modelId="{0E2F6493-4DA1-4728-8C5F-2B84BBCE5C9F}" type="presParOf" srcId="{AD5B234C-F5F1-4B8D-85DF-31CAC9C2CD88}" destId="{5AD5CBBA-2944-4253-BD64-6E0728D36510}" srcOrd="1" destOrd="0" presId="urn:microsoft.com/office/officeart/2005/8/layout/orgChart1"/>
    <dgm:cxn modelId="{2FF9E48F-22D9-4ACE-A058-2C1A58ACF9FD}" type="presParOf" srcId="{066E012A-645A-4252-A319-F26E041F71D9}" destId="{BCDDF22B-D893-47C5-BA43-D92EAF53A9B3}" srcOrd="1" destOrd="0" presId="urn:microsoft.com/office/officeart/2005/8/layout/orgChart1"/>
    <dgm:cxn modelId="{97CED588-922E-4E31-8A48-BD5CF72CBF80}" type="presParOf" srcId="{066E012A-645A-4252-A319-F26E041F71D9}" destId="{832ADC92-7B45-4ECC-8064-01A71C0CD57B}" srcOrd="2" destOrd="0" presId="urn:microsoft.com/office/officeart/2005/8/layout/orgChart1"/>
    <dgm:cxn modelId="{E5BA68AA-B163-4B7F-8B7A-CAB6072FB3DD}" type="presParOf" srcId="{FA04D75B-3D16-4A7C-BBEC-C762461C94B0}" destId="{8D5AF1F6-3ED1-4AB1-9ABB-9B4809B0A06B}" srcOrd="2" destOrd="0" presId="urn:microsoft.com/office/officeart/2005/8/layout/orgChart1"/>
    <dgm:cxn modelId="{CED1419D-152C-4A4D-B5FF-4BD0C4263A27}" type="presParOf" srcId="{FA04D75B-3D16-4A7C-BBEC-C762461C94B0}" destId="{A14FD037-085F-464C-BDD1-2D307A22F78D}" srcOrd="3" destOrd="0" presId="urn:microsoft.com/office/officeart/2005/8/layout/orgChart1"/>
    <dgm:cxn modelId="{59B68CB7-FB3D-4BCF-81DB-E8FC1C78DCF4}" type="presParOf" srcId="{A14FD037-085F-464C-BDD1-2D307A22F78D}" destId="{2DA1F74B-69AC-4548-9905-B420CD88D8BB}" srcOrd="0" destOrd="0" presId="urn:microsoft.com/office/officeart/2005/8/layout/orgChart1"/>
    <dgm:cxn modelId="{450BE7A9-8A2F-437C-959E-3BAF2720F65C}" type="presParOf" srcId="{2DA1F74B-69AC-4548-9905-B420CD88D8BB}" destId="{105919A0-17BB-48D6-808D-A52DF1992F91}" srcOrd="0" destOrd="0" presId="urn:microsoft.com/office/officeart/2005/8/layout/orgChart1"/>
    <dgm:cxn modelId="{739293C6-B5E0-482C-A8B5-105D05CEA78B}" type="presParOf" srcId="{2DA1F74B-69AC-4548-9905-B420CD88D8BB}" destId="{73FE9D9F-F9F8-4766-94B9-C966F59BCCD9}" srcOrd="1" destOrd="0" presId="urn:microsoft.com/office/officeart/2005/8/layout/orgChart1"/>
    <dgm:cxn modelId="{A522C403-0608-4024-8976-57E9E98F5C3D}" type="presParOf" srcId="{A14FD037-085F-464C-BDD1-2D307A22F78D}" destId="{30E56397-E61F-4907-9768-F9D138699013}" srcOrd="1" destOrd="0" presId="urn:microsoft.com/office/officeart/2005/8/layout/orgChart1"/>
    <dgm:cxn modelId="{D6408A28-7B83-49A1-9E76-08EE7C3B17EF}" type="presParOf" srcId="{A14FD037-085F-464C-BDD1-2D307A22F78D}" destId="{892792A5-332F-4E47-8876-4080C3EC9E92}" srcOrd="2" destOrd="0" presId="urn:microsoft.com/office/officeart/2005/8/layout/orgChart1"/>
    <dgm:cxn modelId="{C2F76B4D-67DC-46EC-8600-48FDAC031A88}" type="presParOf" srcId="{87DBD41D-C1A2-4363-9881-7654188955A8}" destId="{A29CDEC2-4311-43E4-9E53-4F7156A281E8}" srcOrd="2" destOrd="0" presId="urn:microsoft.com/office/officeart/2005/8/layout/orgChart1"/>
    <dgm:cxn modelId="{30424999-BBD2-4E8D-A154-DB292E82B867}" type="presParOf" srcId="{D4DE701C-A6F3-417E-BF46-65E65FD0ED0E}" destId="{4C932E49-4FD4-4BBC-BDB1-B1A085CDB5D7}" srcOrd="8" destOrd="0" presId="urn:microsoft.com/office/officeart/2005/8/layout/orgChart1"/>
    <dgm:cxn modelId="{DCADDD88-AB5E-48E9-BD25-BDE7ED620119}" type="presParOf" srcId="{D4DE701C-A6F3-417E-BF46-65E65FD0ED0E}" destId="{39002C05-0C83-41D9-875A-2F1DDF2BABA3}" srcOrd="9" destOrd="0" presId="urn:microsoft.com/office/officeart/2005/8/layout/orgChart1"/>
    <dgm:cxn modelId="{69E638F7-86FD-49BF-918B-89E6C14C91BA}" type="presParOf" srcId="{39002C05-0C83-41D9-875A-2F1DDF2BABA3}" destId="{7D18EA13-7BFF-46E5-9FBB-58946775160B}" srcOrd="0" destOrd="0" presId="urn:microsoft.com/office/officeart/2005/8/layout/orgChart1"/>
    <dgm:cxn modelId="{BE998E72-09C6-4BD0-987A-F202AE5420B9}" type="presParOf" srcId="{7D18EA13-7BFF-46E5-9FBB-58946775160B}" destId="{1FA52BEF-E7B8-4977-9C61-29DB0F572B06}" srcOrd="0" destOrd="0" presId="urn:microsoft.com/office/officeart/2005/8/layout/orgChart1"/>
    <dgm:cxn modelId="{AC2C4CCE-7575-441F-8EE7-60AAE7893411}" type="presParOf" srcId="{7D18EA13-7BFF-46E5-9FBB-58946775160B}" destId="{1AC5D481-CB4B-4599-BAA3-8064795B49C2}" srcOrd="1" destOrd="0" presId="urn:microsoft.com/office/officeart/2005/8/layout/orgChart1"/>
    <dgm:cxn modelId="{CD997878-07C8-44FD-8051-A4AD593BDD81}" type="presParOf" srcId="{39002C05-0C83-41D9-875A-2F1DDF2BABA3}" destId="{7A410B7A-B2E0-4246-B682-DF5FF4D9B9D4}" srcOrd="1" destOrd="0" presId="urn:microsoft.com/office/officeart/2005/8/layout/orgChart1"/>
    <dgm:cxn modelId="{B6DAD6AB-A592-46D2-A9DA-FF24BDBAD231}" type="presParOf" srcId="{7A410B7A-B2E0-4246-B682-DF5FF4D9B9D4}" destId="{D32B9B3B-2FF2-433B-9CD9-689677C88512}" srcOrd="0" destOrd="0" presId="urn:microsoft.com/office/officeart/2005/8/layout/orgChart1"/>
    <dgm:cxn modelId="{C0EC890D-A8AE-4703-8EA5-0708CA5CB3C1}" type="presParOf" srcId="{7A410B7A-B2E0-4246-B682-DF5FF4D9B9D4}" destId="{F849DCDF-DA73-4687-927F-57AE65B01C5D}" srcOrd="1" destOrd="0" presId="urn:microsoft.com/office/officeart/2005/8/layout/orgChart1"/>
    <dgm:cxn modelId="{5EF69E6F-C20E-47A9-87E3-1455CC3004BE}" type="presParOf" srcId="{F849DCDF-DA73-4687-927F-57AE65B01C5D}" destId="{7F985345-556B-4540-9369-FE44F5BD9D09}" srcOrd="0" destOrd="0" presId="urn:microsoft.com/office/officeart/2005/8/layout/orgChart1"/>
    <dgm:cxn modelId="{4F785F5F-B0CF-477E-ABAB-614B4427E97C}" type="presParOf" srcId="{7F985345-556B-4540-9369-FE44F5BD9D09}" destId="{6A22EADB-EC6B-4845-BEE2-8BCB75477928}" srcOrd="0" destOrd="0" presId="urn:microsoft.com/office/officeart/2005/8/layout/orgChart1"/>
    <dgm:cxn modelId="{0EBF1D64-D782-45E8-9587-1AD6C94EB87C}" type="presParOf" srcId="{7F985345-556B-4540-9369-FE44F5BD9D09}" destId="{2E700F6E-F2FC-40D1-815C-8123F70CE259}" srcOrd="1" destOrd="0" presId="urn:microsoft.com/office/officeart/2005/8/layout/orgChart1"/>
    <dgm:cxn modelId="{F584ED34-547D-49EE-8196-C79FB85D65FB}" type="presParOf" srcId="{F849DCDF-DA73-4687-927F-57AE65B01C5D}" destId="{EF85F9C1-77A1-45AE-8BCD-D5D6BE6FA35F}" srcOrd="1" destOrd="0" presId="urn:microsoft.com/office/officeart/2005/8/layout/orgChart1"/>
    <dgm:cxn modelId="{1DF23EF1-A1D4-4688-8CF1-29E0301E1DD3}" type="presParOf" srcId="{F849DCDF-DA73-4687-927F-57AE65B01C5D}" destId="{E4E20B64-DA7C-468A-97E0-823EF76132D0}" srcOrd="2" destOrd="0" presId="urn:microsoft.com/office/officeart/2005/8/layout/orgChart1"/>
    <dgm:cxn modelId="{35A7B4AA-4641-41CB-9FD3-6B8D316B064F}" type="presParOf" srcId="{7A410B7A-B2E0-4246-B682-DF5FF4D9B9D4}" destId="{ABBCC3FD-F92F-4FE4-ACB2-F858D294630C}" srcOrd="2" destOrd="0" presId="urn:microsoft.com/office/officeart/2005/8/layout/orgChart1"/>
    <dgm:cxn modelId="{1235B4C4-C703-4328-9FBE-350141F85180}" type="presParOf" srcId="{7A410B7A-B2E0-4246-B682-DF5FF4D9B9D4}" destId="{18A8CFEF-2BE2-469F-9885-8EB111913A90}" srcOrd="3" destOrd="0" presId="urn:microsoft.com/office/officeart/2005/8/layout/orgChart1"/>
    <dgm:cxn modelId="{FB98C0B4-3947-459D-9EE8-DA67C5ED502B}" type="presParOf" srcId="{18A8CFEF-2BE2-469F-9885-8EB111913A90}" destId="{1CB65C6A-305C-4001-BD1B-875FB97CA770}" srcOrd="0" destOrd="0" presId="urn:microsoft.com/office/officeart/2005/8/layout/orgChart1"/>
    <dgm:cxn modelId="{2F1734B5-590C-4470-916F-627B747B4F8C}" type="presParOf" srcId="{1CB65C6A-305C-4001-BD1B-875FB97CA770}" destId="{FD328F50-1D3A-4584-ACF3-936F7A654770}" srcOrd="0" destOrd="0" presId="urn:microsoft.com/office/officeart/2005/8/layout/orgChart1"/>
    <dgm:cxn modelId="{7E4002FE-ACA4-497D-AFB2-A5F5D85B6BC8}" type="presParOf" srcId="{1CB65C6A-305C-4001-BD1B-875FB97CA770}" destId="{2596AFB6-7A03-46B5-BCCE-E0A0F4B64ADB}" srcOrd="1" destOrd="0" presId="urn:microsoft.com/office/officeart/2005/8/layout/orgChart1"/>
    <dgm:cxn modelId="{7D513644-B031-495E-A654-63D5D85D1809}" type="presParOf" srcId="{18A8CFEF-2BE2-469F-9885-8EB111913A90}" destId="{9005B0D0-4E86-4C62-B602-6FCADE2F9371}" srcOrd="1" destOrd="0" presId="urn:microsoft.com/office/officeart/2005/8/layout/orgChart1"/>
    <dgm:cxn modelId="{80CDBA3B-4D30-4A13-9437-D82A35BA18CE}" type="presParOf" srcId="{18A8CFEF-2BE2-469F-9885-8EB111913A90}" destId="{EFC6289E-FEF7-4097-AFC8-ED6BA789E832}" srcOrd="2" destOrd="0" presId="urn:microsoft.com/office/officeart/2005/8/layout/orgChart1"/>
    <dgm:cxn modelId="{28245977-601A-4900-B10F-DF022E2ECA1B}" type="presParOf" srcId="{7A410B7A-B2E0-4246-B682-DF5FF4D9B9D4}" destId="{6EC9F38F-22D7-44B0-8D3C-3224B6BA218A}" srcOrd="4" destOrd="0" presId="urn:microsoft.com/office/officeart/2005/8/layout/orgChart1"/>
    <dgm:cxn modelId="{3466ACF6-6793-4855-A5B8-73491F4A6C7C}" type="presParOf" srcId="{7A410B7A-B2E0-4246-B682-DF5FF4D9B9D4}" destId="{16615DBE-79D8-40CB-9BE3-0FD12FFA0955}" srcOrd="5" destOrd="0" presId="urn:microsoft.com/office/officeart/2005/8/layout/orgChart1"/>
    <dgm:cxn modelId="{DD286F3B-A6D2-4422-8EFE-E709B85AD3E7}" type="presParOf" srcId="{16615DBE-79D8-40CB-9BE3-0FD12FFA0955}" destId="{63279028-D855-4656-8F84-36AB1AD0982A}" srcOrd="0" destOrd="0" presId="urn:microsoft.com/office/officeart/2005/8/layout/orgChart1"/>
    <dgm:cxn modelId="{DF52FFD3-1307-462A-AA31-842B70924C17}" type="presParOf" srcId="{63279028-D855-4656-8F84-36AB1AD0982A}" destId="{809D2621-6253-489B-A20A-E180F94340FC}" srcOrd="0" destOrd="0" presId="urn:microsoft.com/office/officeart/2005/8/layout/orgChart1"/>
    <dgm:cxn modelId="{880022A1-5FE1-4F3A-AB20-157117016AD2}" type="presParOf" srcId="{63279028-D855-4656-8F84-36AB1AD0982A}" destId="{ACFF814B-4473-4CC2-A546-5ACF6538B509}" srcOrd="1" destOrd="0" presId="urn:microsoft.com/office/officeart/2005/8/layout/orgChart1"/>
    <dgm:cxn modelId="{47CE64B8-87E2-42AB-9DC9-90DAAB74614F}" type="presParOf" srcId="{16615DBE-79D8-40CB-9BE3-0FD12FFA0955}" destId="{9E1DBD97-8569-4F4C-B6EF-278C54063D56}" srcOrd="1" destOrd="0" presId="urn:microsoft.com/office/officeart/2005/8/layout/orgChart1"/>
    <dgm:cxn modelId="{063DF746-351B-4E46-AC3F-0EA98562CF80}" type="presParOf" srcId="{16615DBE-79D8-40CB-9BE3-0FD12FFA0955}" destId="{65BAA04B-893D-4087-B5E7-969D93B8676B}" srcOrd="2" destOrd="0" presId="urn:microsoft.com/office/officeart/2005/8/layout/orgChart1"/>
    <dgm:cxn modelId="{6549F89A-7899-45C0-B7CC-0071338A9E22}" type="presParOf" srcId="{39002C05-0C83-41D9-875A-2F1DDF2BABA3}" destId="{EEAAB3E4-35B8-43BC-817B-5C81DC02C055}" srcOrd="2" destOrd="0" presId="urn:microsoft.com/office/officeart/2005/8/layout/orgChart1"/>
    <dgm:cxn modelId="{54C31035-EC82-4A57-96E3-DE2936B55BCF}" type="presParOf" srcId="{D4DE701C-A6F3-417E-BF46-65E65FD0ED0E}" destId="{8E48FE85-9C14-48D9-83F5-FCFACA33E5A8}" srcOrd="10" destOrd="0" presId="urn:microsoft.com/office/officeart/2005/8/layout/orgChart1"/>
    <dgm:cxn modelId="{BEB09AE0-7819-431D-BAF5-469D9BCC47FE}" type="presParOf" srcId="{D4DE701C-A6F3-417E-BF46-65E65FD0ED0E}" destId="{31E1A402-9918-4B4D-BE56-445A061C277C}" srcOrd="11" destOrd="0" presId="urn:microsoft.com/office/officeart/2005/8/layout/orgChart1"/>
    <dgm:cxn modelId="{974FF644-A2A0-4EB6-BBEB-75CE417EF121}" type="presParOf" srcId="{31E1A402-9918-4B4D-BE56-445A061C277C}" destId="{4385BC47-0D38-4691-8D73-56EB8E4CFFF8}" srcOrd="0" destOrd="0" presId="urn:microsoft.com/office/officeart/2005/8/layout/orgChart1"/>
    <dgm:cxn modelId="{D6EE03DE-9EDC-45AB-A14D-1E40044F20E8}" type="presParOf" srcId="{4385BC47-0D38-4691-8D73-56EB8E4CFFF8}" destId="{2FD6CA85-C542-4144-9378-3BE578E663E6}" srcOrd="0" destOrd="0" presId="urn:microsoft.com/office/officeart/2005/8/layout/orgChart1"/>
    <dgm:cxn modelId="{186AA2B2-CB8D-40A2-87A1-0E64E9BD78C8}" type="presParOf" srcId="{4385BC47-0D38-4691-8D73-56EB8E4CFFF8}" destId="{031BCADB-A70E-43BD-ADFA-333601BCAAF3}" srcOrd="1" destOrd="0" presId="urn:microsoft.com/office/officeart/2005/8/layout/orgChart1"/>
    <dgm:cxn modelId="{381A2EE0-955E-4756-A86C-11ECA22F3A4E}" type="presParOf" srcId="{31E1A402-9918-4B4D-BE56-445A061C277C}" destId="{A89708A8-8DA3-4049-BC99-25D1CC5B3079}" srcOrd="1" destOrd="0" presId="urn:microsoft.com/office/officeart/2005/8/layout/orgChart1"/>
    <dgm:cxn modelId="{BFBB4E55-25F4-4237-AA8F-3746C8146FC1}" type="presParOf" srcId="{A89708A8-8DA3-4049-BC99-25D1CC5B3079}" destId="{AE2698CF-CB2C-472C-B3A3-0EA6432DD2A2}" srcOrd="0" destOrd="0" presId="urn:microsoft.com/office/officeart/2005/8/layout/orgChart1"/>
    <dgm:cxn modelId="{12611C28-2165-460F-8B73-8B7DA8F587BE}" type="presParOf" srcId="{A89708A8-8DA3-4049-BC99-25D1CC5B3079}" destId="{0762CB3B-C8CA-4971-9DA2-6D00E184419D}" srcOrd="1" destOrd="0" presId="urn:microsoft.com/office/officeart/2005/8/layout/orgChart1"/>
    <dgm:cxn modelId="{3CBFE254-E4EA-478E-AE44-16486874AAB2}" type="presParOf" srcId="{0762CB3B-C8CA-4971-9DA2-6D00E184419D}" destId="{3B35CA3F-A4C4-4825-B5CE-422245C86F6C}" srcOrd="0" destOrd="0" presId="urn:microsoft.com/office/officeart/2005/8/layout/orgChart1"/>
    <dgm:cxn modelId="{502B609F-418F-41F7-B7F7-79F44C8E97BE}" type="presParOf" srcId="{3B35CA3F-A4C4-4825-B5CE-422245C86F6C}" destId="{D5CBEE3B-8C35-40A7-B9AD-5A1ACA964B7A}" srcOrd="0" destOrd="0" presId="urn:microsoft.com/office/officeart/2005/8/layout/orgChart1"/>
    <dgm:cxn modelId="{377D2628-03C4-494B-903D-197354176375}" type="presParOf" srcId="{3B35CA3F-A4C4-4825-B5CE-422245C86F6C}" destId="{F5C5B718-1C03-4C9A-ADCB-29AD5B15E900}" srcOrd="1" destOrd="0" presId="urn:microsoft.com/office/officeart/2005/8/layout/orgChart1"/>
    <dgm:cxn modelId="{EB439AE0-9794-4442-916F-9A7186F5165F}" type="presParOf" srcId="{0762CB3B-C8CA-4971-9DA2-6D00E184419D}" destId="{E3997D70-9274-4D90-998C-DA6EE11A055B}" srcOrd="1" destOrd="0" presId="urn:microsoft.com/office/officeart/2005/8/layout/orgChart1"/>
    <dgm:cxn modelId="{6A7DF975-79DA-4A3A-B224-8BF90822D9D6}" type="presParOf" srcId="{0762CB3B-C8CA-4971-9DA2-6D00E184419D}" destId="{427E1747-CDBC-4370-BCBB-18FDE0E96CE3}" srcOrd="2" destOrd="0" presId="urn:microsoft.com/office/officeart/2005/8/layout/orgChart1"/>
    <dgm:cxn modelId="{4A5FD631-4738-4871-AE8D-CC77F4F7B3B9}" type="presParOf" srcId="{A89708A8-8DA3-4049-BC99-25D1CC5B3079}" destId="{2E27DA50-F5DD-4606-B44E-64000246EE64}" srcOrd="2" destOrd="0" presId="urn:microsoft.com/office/officeart/2005/8/layout/orgChart1"/>
    <dgm:cxn modelId="{996A757E-091B-4A9A-A3EA-AFE724C24FA6}" type="presParOf" srcId="{A89708A8-8DA3-4049-BC99-25D1CC5B3079}" destId="{FC5B3CF5-CF4C-4963-A06D-FDBE36764DE6}" srcOrd="3" destOrd="0" presId="urn:microsoft.com/office/officeart/2005/8/layout/orgChart1"/>
    <dgm:cxn modelId="{488C045B-ABFD-4E7C-AEE8-9FF096CA5163}" type="presParOf" srcId="{FC5B3CF5-CF4C-4963-A06D-FDBE36764DE6}" destId="{6C9B67CE-6879-43E2-8A37-D4058FB86A1D}" srcOrd="0" destOrd="0" presId="urn:microsoft.com/office/officeart/2005/8/layout/orgChart1"/>
    <dgm:cxn modelId="{252F0032-5D17-4921-8E07-E660295B94AB}" type="presParOf" srcId="{6C9B67CE-6879-43E2-8A37-D4058FB86A1D}" destId="{C41B484C-C3FC-406A-872E-782B005751A2}" srcOrd="0" destOrd="0" presId="urn:microsoft.com/office/officeart/2005/8/layout/orgChart1"/>
    <dgm:cxn modelId="{1A6C004F-1137-4F8F-B125-0694BF22B171}" type="presParOf" srcId="{6C9B67CE-6879-43E2-8A37-D4058FB86A1D}" destId="{C07AFC0A-DE18-4267-8BC9-654EAEC32571}" srcOrd="1" destOrd="0" presId="urn:microsoft.com/office/officeart/2005/8/layout/orgChart1"/>
    <dgm:cxn modelId="{9A2AAE4F-6A6B-4803-BF08-E2A7A7FE1C47}" type="presParOf" srcId="{FC5B3CF5-CF4C-4963-A06D-FDBE36764DE6}" destId="{8F0538DE-1654-44ED-801C-2586EC127DE9}" srcOrd="1" destOrd="0" presId="urn:microsoft.com/office/officeart/2005/8/layout/orgChart1"/>
    <dgm:cxn modelId="{2087198B-3F13-4840-845E-DF5FFA1899FE}" type="presParOf" srcId="{FC5B3CF5-CF4C-4963-A06D-FDBE36764DE6}" destId="{8B83E89E-D2DD-4127-8ECF-D33DDF073E7F}" srcOrd="2" destOrd="0" presId="urn:microsoft.com/office/officeart/2005/8/layout/orgChart1"/>
    <dgm:cxn modelId="{363D6EC2-5B00-44ED-8E0D-C1DFE8224B42}" type="presParOf" srcId="{31E1A402-9918-4B4D-BE56-445A061C277C}" destId="{48C46777-766D-4284-AE48-E96DDFCABFDE}" srcOrd="2" destOrd="0" presId="urn:microsoft.com/office/officeart/2005/8/layout/orgChart1"/>
    <dgm:cxn modelId="{67C5AF0D-38AF-45FE-B4FB-9EAD42A79DB2}" type="presParOf" srcId="{09C9F81D-EC26-4B5C-978C-7F1C56432D62}" destId="{CCC5AE75-72D4-4753-A018-3DA05383C7A8}" srcOrd="2" destOrd="0" presId="urn:microsoft.com/office/officeart/2005/8/layout/orgChart1"/>
    <dgm:cxn modelId="{48D332EF-3AAB-423A-AD78-42F66DFABE25}" type="presParOf" srcId="{F36BEBAD-F893-42A6-8B88-36F8FA8B7CAF}" destId="{8B1006FD-87C7-415B-9F2A-942FC050D8A9}" srcOrd="4" destOrd="0" presId="urn:microsoft.com/office/officeart/2005/8/layout/orgChart1"/>
    <dgm:cxn modelId="{2BD025F9-CBC4-4991-938C-FF00B93A74BA}" type="presParOf" srcId="{F36BEBAD-F893-42A6-8B88-36F8FA8B7CAF}" destId="{F454B4C7-F026-42A7-93DE-A18968E839DA}" srcOrd="5" destOrd="0" presId="urn:microsoft.com/office/officeart/2005/8/layout/orgChart1"/>
    <dgm:cxn modelId="{4CBF1D93-2C22-4A86-A75F-32C6D35C45D3}" type="presParOf" srcId="{F454B4C7-F026-42A7-93DE-A18968E839DA}" destId="{F833F895-407B-4DD6-A48E-8AE752AEB3EB}" srcOrd="0" destOrd="0" presId="urn:microsoft.com/office/officeart/2005/8/layout/orgChart1"/>
    <dgm:cxn modelId="{82EEC05B-BC55-425D-8D0B-4E8FE1489DE6}" type="presParOf" srcId="{F833F895-407B-4DD6-A48E-8AE752AEB3EB}" destId="{0AF11E73-E2F9-4028-A471-9A6B08A586C7}" srcOrd="0" destOrd="0" presId="urn:microsoft.com/office/officeart/2005/8/layout/orgChart1"/>
    <dgm:cxn modelId="{77829F0F-7FE9-4A6F-85F2-4B93B9DAFD1F}" type="presParOf" srcId="{F833F895-407B-4DD6-A48E-8AE752AEB3EB}" destId="{9CF93F4B-F9B2-4A17-B27F-02DEE564475A}" srcOrd="1" destOrd="0" presId="urn:microsoft.com/office/officeart/2005/8/layout/orgChart1"/>
    <dgm:cxn modelId="{7184A945-B23E-4B8F-B152-586D5CDED8FC}" type="presParOf" srcId="{F454B4C7-F026-42A7-93DE-A18968E839DA}" destId="{CB316467-02B9-4470-8FEE-D9CFBC377A92}" srcOrd="1" destOrd="0" presId="urn:microsoft.com/office/officeart/2005/8/layout/orgChart1"/>
    <dgm:cxn modelId="{C4698CD0-4CD7-46BF-A4BE-B5B8AC3650B8}" type="presParOf" srcId="{F454B4C7-F026-42A7-93DE-A18968E839DA}" destId="{647446C7-C508-4B4C-92D3-4DB002A28AE9}" srcOrd="2" destOrd="0" presId="urn:microsoft.com/office/officeart/2005/8/layout/orgChart1"/>
    <dgm:cxn modelId="{241F0B31-0F1B-4C7D-863C-5F149F18F081}" type="presParOf" srcId="{F36BEBAD-F893-42A6-8B88-36F8FA8B7CAF}" destId="{869CFBBF-0CB1-4D6F-9410-BCC18EC6A075}" srcOrd="6" destOrd="0" presId="urn:microsoft.com/office/officeart/2005/8/layout/orgChart1"/>
    <dgm:cxn modelId="{9A8291F9-14B3-4F9D-A7AB-376B34F3CC25}" type="presParOf" srcId="{F36BEBAD-F893-42A6-8B88-36F8FA8B7CAF}" destId="{033C390A-A96D-486F-914B-3A4BDAD72EBE}" srcOrd="7" destOrd="0" presId="urn:microsoft.com/office/officeart/2005/8/layout/orgChart1"/>
    <dgm:cxn modelId="{E49B03F0-379B-458A-A2B3-8FA0FCE9D8AD}" type="presParOf" srcId="{033C390A-A96D-486F-914B-3A4BDAD72EBE}" destId="{1640C2D1-430A-4146-95CC-B8C6FBBCB032}" srcOrd="0" destOrd="0" presId="urn:microsoft.com/office/officeart/2005/8/layout/orgChart1"/>
    <dgm:cxn modelId="{923FB56B-6B38-4D35-9F0F-855714AB1C99}" type="presParOf" srcId="{1640C2D1-430A-4146-95CC-B8C6FBBCB032}" destId="{85555654-7F81-4277-93E9-E68217B4BFC2}" srcOrd="0" destOrd="0" presId="urn:microsoft.com/office/officeart/2005/8/layout/orgChart1"/>
    <dgm:cxn modelId="{005861D1-7B6E-4AF5-957C-D0057F26DD77}" type="presParOf" srcId="{1640C2D1-430A-4146-95CC-B8C6FBBCB032}" destId="{2E4C6BD8-5E8D-4749-BB4A-34B0336DB413}" srcOrd="1" destOrd="0" presId="urn:microsoft.com/office/officeart/2005/8/layout/orgChart1"/>
    <dgm:cxn modelId="{6E133573-0A74-4FC1-8422-04E89AF3D7EE}" type="presParOf" srcId="{033C390A-A96D-486F-914B-3A4BDAD72EBE}" destId="{A284ECE6-6F9C-4106-8BDE-B2FA6E1CD700}" srcOrd="1" destOrd="0" presId="urn:microsoft.com/office/officeart/2005/8/layout/orgChart1"/>
    <dgm:cxn modelId="{7A6FD847-895A-4074-992E-520E5E43B4E6}" type="presParOf" srcId="{033C390A-A96D-486F-914B-3A4BDAD72EBE}" destId="{C68EBC7F-77F3-4A9A-B7D0-98FD06A9D448}" srcOrd="2" destOrd="0" presId="urn:microsoft.com/office/officeart/2005/8/layout/orgChart1"/>
    <dgm:cxn modelId="{7EF3C1F9-EE04-42DE-B788-3021172DB038}" type="presParOf" srcId="{F36BEBAD-F893-42A6-8B88-36F8FA8B7CAF}" destId="{A2D6DD33-2588-401A-B10D-A197B420B093}" srcOrd="8" destOrd="0" presId="urn:microsoft.com/office/officeart/2005/8/layout/orgChart1"/>
    <dgm:cxn modelId="{A9B67B32-4219-4F2B-8043-CB37EBF7D018}" type="presParOf" srcId="{F36BEBAD-F893-42A6-8B88-36F8FA8B7CAF}" destId="{411FE3CC-290B-46C9-92B7-1B4D0C3C46A2}" srcOrd="9" destOrd="0" presId="urn:microsoft.com/office/officeart/2005/8/layout/orgChart1"/>
    <dgm:cxn modelId="{C968CE0F-F04F-462D-B54E-4D39DEDF6CE0}" type="presParOf" srcId="{411FE3CC-290B-46C9-92B7-1B4D0C3C46A2}" destId="{DCDF0862-2D99-44EE-AFA7-12E06BBFC4A7}" srcOrd="0" destOrd="0" presId="urn:microsoft.com/office/officeart/2005/8/layout/orgChart1"/>
    <dgm:cxn modelId="{FFB9CDA6-EC82-4EF3-9191-354060A409F7}" type="presParOf" srcId="{DCDF0862-2D99-44EE-AFA7-12E06BBFC4A7}" destId="{9F25FC70-8423-4C2A-9A84-E30C62DC0D87}" srcOrd="0" destOrd="0" presId="urn:microsoft.com/office/officeart/2005/8/layout/orgChart1"/>
    <dgm:cxn modelId="{E0CA11E8-8CD9-40BA-924A-57C75777B9BE}" type="presParOf" srcId="{DCDF0862-2D99-44EE-AFA7-12E06BBFC4A7}" destId="{747AA693-E4F7-4582-829D-04CF0BEA8E45}" srcOrd="1" destOrd="0" presId="urn:microsoft.com/office/officeart/2005/8/layout/orgChart1"/>
    <dgm:cxn modelId="{9EFC6D36-5EE5-4D46-BA2C-CE30D657EBD0}" type="presParOf" srcId="{411FE3CC-290B-46C9-92B7-1B4D0C3C46A2}" destId="{0AFC1DE1-4C72-4934-83B5-94E7AE8CC7B6}" srcOrd="1" destOrd="0" presId="urn:microsoft.com/office/officeart/2005/8/layout/orgChart1"/>
    <dgm:cxn modelId="{6D923100-B77C-42D0-B4A0-9AA8B26BE304}" type="presParOf" srcId="{411FE3CC-290B-46C9-92B7-1B4D0C3C46A2}" destId="{AF6B1E4F-A506-4E8A-8A74-A11E23955526}" srcOrd="2" destOrd="0" presId="urn:microsoft.com/office/officeart/2005/8/layout/orgChart1"/>
    <dgm:cxn modelId="{1187941E-268A-4D0A-AA51-DDDC4E1281F3}" type="presParOf" srcId="{F36BEBAD-F893-42A6-8B88-36F8FA8B7CAF}" destId="{A3089DAA-10E4-4C4F-A82B-CE0BA85C0730}" srcOrd="10" destOrd="0" presId="urn:microsoft.com/office/officeart/2005/8/layout/orgChart1"/>
    <dgm:cxn modelId="{40CBB95B-A9DE-4780-BFE8-7B40735B50C5}" type="presParOf" srcId="{F36BEBAD-F893-42A6-8B88-36F8FA8B7CAF}" destId="{0DB5DB49-7698-48C0-89B6-CE4AAD40F289}" srcOrd="11" destOrd="0" presId="urn:microsoft.com/office/officeart/2005/8/layout/orgChart1"/>
    <dgm:cxn modelId="{91A319C4-470A-4C24-BEF1-28A6E58D46B8}" type="presParOf" srcId="{0DB5DB49-7698-48C0-89B6-CE4AAD40F289}" destId="{ED822E02-2C0E-43FB-8BC9-3888638BD98E}" srcOrd="0" destOrd="0" presId="urn:microsoft.com/office/officeart/2005/8/layout/orgChart1"/>
    <dgm:cxn modelId="{D9ED7DE5-3746-47F6-A3D6-9E8C4EE52D45}" type="presParOf" srcId="{ED822E02-2C0E-43FB-8BC9-3888638BD98E}" destId="{734AD685-B6F9-4EF0-A32F-DC2B1ACAB11B}" srcOrd="0" destOrd="0" presId="urn:microsoft.com/office/officeart/2005/8/layout/orgChart1"/>
    <dgm:cxn modelId="{0960E876-380B-43A1-99FE-887762E6D759}" type="presParOf" srcId="{ED822E02-2C0E-43FB-8BC9-3888638BD98E}" destId="{DFA6050C-3A69-4815-9F9F-3C211A76FFEF}" srcOrd="1" destOrd="0" presId="urn:microsoft.com/office/officeart/2005/8/layout/orgChart1"/>
    <dgm:cxn modelId="{F50DF189-0C10-4553-BCF3-C6F7327C60B9}" type="presParOf" srcId="{0DB5DB49-7698-48C0-89B6-CE4AAD40F289}" destId="{EFC94998-12D2-4381-AA36-1BA02C6A2BA7}" srcOrd="1" destOrd="0" presId="urn:microsoft.com/office/officeart/2005/8/layout/orgChart1"/>
    <dgm:cxn modelId="{A1E2DCAA-47FC-4294-A284-ECBA26640BBC}" type="presParOf" srcId="{EFC94998-12D2-4381-AA36-1BA02C6A2BA7}" destId="{7BE078B2-BDD0-486D-B74F-62D2C5C689EE}" srcOrd="0" destOrd="0" presId="urn:microsoft.com/office/officeart/2005/8/layout/orgChart1"/>
    <dgm:cxn modelId="{9E688600-2CCB-431F-B97F-EC75DD951A76}" type="presParOf" srcId="{EFC94998-12D2-4381-AA36-1BA02C6A2BA7}" destId="{871D025A-1AF5-4763-B50F-4C1EC686415E}" srcOrd="1" destOrd="0" presId="urn:microsoft.com/office/officeart/2005/8/layout/orgChart1"/>
    <dgm:cxn modelId="{F88AFAAF-3D40-4076-B785-6BFFD73DFC3A}" type="presParOf" srcId="{871D025A-1AF5-4763-B50F-4C1EC686415E}" destId="{8642A794-31F3-4889-ADF9-708D61B35BF8}" srcOrd="0" destOrd="0" presId="urn:microsoft.com/office/officeart/2005/8/layout/orgChart1"/>
    <dgm:cxn modelId="{A1FBBBFC-9AAD-4459-A048-52FC0DE15019}" type="presParOf" srcId="{8642A794-31F3-4889-ADF9-708D61B35BF8}" destId="{417BA42D-F259-4EC1-8B8F-532424D8EEAA}" srcOrd="0" destOrd="0" presId="urn:microsoft.com/office/officeart/2005/8/layout/orgChart1"/>
    <dgm:cxn modelId="{BDE39A2E-FCD2-4471-B70B-A82A984D22E9}" type="presParOf" srcId="{8642A794-31F3-4889-ADF9-708D61B35BF8}" destId="{57C532F3-1924-47DE-B040-AB048E49D23A}" srcOrd="1" destOrd="0" presId="urn:microsoft.com/office/officeart/2005/8/layout/orgChart1"/>
    <dgm:cxn modelId="{9272EDE0-B59E-4C3E-8C45-B2FAC5F2CDC2}" type="presParOf" srcId="{871D025A-1AF5-4763-B50F-4C1EC686415E}" destId="{362B9A7F-DB14-47CD-985F-479C9307FB18}" srcOrd="1" destOrd="0" presId="urn:microsoft.com/office/officeart/2005/8/layout/orgChart1"/>
    <dgm:cxn modelId="{ABE645EB-08F1-45E8-8C23-DED2294AF16E}" type="presParOf" srcId="{871D025A-1AF5-4763-B50F-4C1EC686415E}" destId="{98BEC592-3E8E-4677-B0AA-73EF9C98EA5A}" srcOrd="2" destOrd="0" presId="urn:microsoft.com/office/officeart/2005/8/layout/orgChart1"/>
    <dgm:cxn modelId="{EF45AF5D-E6AE-4D89-9B1D-871D47C88DC6}" type="presParOf" srcId="{EFC94998-12D2-4381-AA36-1BA02C6A2BA7}" destId="{05B74AFD-6854-4642-999A-A85E578E508E}" srcOrd="2" destOrd="0" presId="urn:microsoft.com/office/officeart/2005/8/layout/orgChart1"/>
    <dgm:cxn modelId="{958C531C-E59D-47F0-BD82-0CE5F6DEF9E2}" type="presParOf" srcId="{EFC94998-12D2-4381-AA36-1BA02C6A2BA7}" destId="{DEAA9FDC-7CF4-4E0B-AD34-0D678B1BBC36}" srcOrd="3" destOrd="0" presId="urn:microsoft.com/office/officeart/2005/8/layout/orgChart1"/>
    <dgm:cxn modelId="{6B4DA00D-E3DA-46C0-A628-1A89EA7B7BF7}" type="presParOf" srcId="{DEAA9FDC-7CF4-4E0B-AD34-0D678B1BBC36}" destId="{F096C13A-92F8-49B3-B4E0-649093AB7606}" srcOrd="0" destOrd="0" presId="urn:microsoft.com/office/officeart/2005/8/layout/orgChart1"/>
    <dgm:cxn modelId="{3CD1F1F9-C2AB-44C7-801C-470EDE11A9EB}" type="presParOf" srcId="{F096C13A-92F8-49B3-B4E0-649093AB7606}" destId="{46822B1D-5629-4671-82F4-E2C1125E6910}" srcOrd="0" destOrd="0" presId="urn:microsoft.com/office/officeart/2005/8/layout/orgChart1"/>
    <dgm:cxn modelId="{489C5DF2-ACB1-48D1-A9D7-10BD5C573D15}" type="presParOf" srcId="{F096C13A-92F8-49B3-B4E0-649093AB7606}" destId="{A13EF59E-9E8A-4491-97DB-71A262444546}" srcOrd="1" destOrd="0" presId="urn:microsoft.com/office/officeart/2005/8/layout/orgChart1"/>
    <dgm:cxn modelId="{E2774379-8A26-4633-9A66-D459FC2EC23C}" type="presParOf" srcId="{DEAA9FDC-7CF4-4E0B-AD34-0D678B1BBC36}" destId="{D93F8E32-77FD-4066-870C-0C4566DD1520}" srcOrd="1" destOrd="0" presId="urn:microsoft.com/office/officeart/2005/8/layout/orgChart1"/>
    <dgm:cxn modelId="{EACA8C33-E950-4914-9781-4B46677922E9}" type="presParOf" srcId="{DEAA9FDC-7CF4-4E0B-AD34-0D678B1BBC36}" destId="{DE8C2E80-3F7F-4422-AC02-81C861AA2049}" srcOrd="2" destOrd="0" presId="urn:microsoft.com/office/officeart/2005/8/layout/orgChart1"/>
    <dgm:cxn modelId="{2218F19C-AA16-46FF-8F42-9C58E6909410}" type="presParOf" srcId="{EFC94998-12D2-4381-AA36-1BA02C6A2BA7}" destId="{D70F7A65-3D1E-47B5-942F-B96E078B3721}" srcOrd="4" destOrd="0" presId="urn:microsoft.com/office/officeart/2005/8/layout/orgChart1"/>
    <dgm:cxn modelId="{B77D72E8-97DD-4C2F-8EDE-6A971456453D}" type="presParOf" srcId="{EFC94998-12D2-4381-AA36-1BA02C6A2BA7}" destId="{FF561579-36B5-4F35-A592-CDEED112039A}" srcOrd="5" destOrd="0" presId="urn:microsoft.com/office/officeart/2005/8/layout/orgChart1"/>
    <dgm:cxn modelId="{971B899D-7F1F-46DD-BC52-DE6380BE0304}" type="presParOf" srcId="{FF561579-36B5-4F35-A592-CDEED112039A}" destId="{3B4882C2-7C4D-4829-8585-ABE5C7CDD5B8}" srcOrd="0" destOrd="0" presId="urn:microsoft.com/office/officeart/2005/8/layout/orgChart1"/>
    <dgm:cxn modelId="{8CFA84CD-C131-462C-9EDB-7A7DB4EFD8FC}" type="presParOf" srcId="{3B4882C2-7C4D-4829-8585-ABE5C7CDD5B8}" destId="{9668A9E8-E44F-493E-A580-2B4A7CA7B7B6}" srcOrd="0" destOrd="0" presId="urn:microsoft.com/office/officeart/2005/8/layout/orgChart1"/>
    <dgm:cxn modelId="{4BA3BCCC-466D-4DD2-AD8A-4754388FC634}" type="presParOf" srcId="{3B4882C2-7C4D-4829-8585-ABE5C7CDD5B8}" destId="{6822E300-FF91-4255-8202-E580D77B09B9}" srcOrd="1" destOrd="0" presId="urn:microsoft.com/office/officeart/2005/8/layout/orgChart1"/>
    <dgm:cxn modelId="{59C43886-3410-443C-9248-0721F524CEBB}" type="presParOf" srcId="{FF561579-36B5-4F35-A592-CDEED112039A}" destId="{52155EF0-3A84-4EF6-80A5-C11ED81E4695}" srcOrd="1" destOrd="0" presId="urn:microsoft.com/office/officeart/2005/8/layout/orgChart1"/>
    <dgm:cxn modelId="{C0E22D7A-6925-4702-8AD9-70F05FEA6CB1}" type="presParOf" srcId="{FF561579-36B5-4F35-A592-CDEED112039A}" destId="{A519664D-54C5-42DD-B3B3-60C03DF6D8C1}" srcOrd="2" destOrd="0" presId="urn:microsoft.com/office/officeart/2005/8/layout/orgChart1"/>
    <dgm:cxn modelId="{6EBF8618-36A8-4A1D-93F4-1C96AC5B077B}" type="presParOf" srcId="{0DB5DB49-7698-48C0-89B6-CE4AAD40F289}" destId="{2C49E1B7-F04C-46C3-9E30-10FC8899BE68}" srcOrd="2" destOrd="0" presId="urn:microsoft.com/office/officeart/2005/8/layout/orgChart1"/>
    <dgm:cxn modelId="{8ADE3CB6-E417-4AA7-A143-928CE20DCEEB}" type="presParOf" srcId="{F36BEBAD-F893-42A6-8B88-36F8FA8B7CAF}" destId="{2200025D-444B-48C6-BAC5-E395222E56F9}" srcOrd="12" destOrd="0" presId="urn:microsoft.com/office/officeart/2005/8/layout/orgChart1"/>
    <dgm:cxn modelId="{1E4BF99A-BDD1-4E7C-B4CA-6AB0A1FDB9FF}" type="presParOf" srcId="{F36BEBAD-F893-42A6-8B88-36F8FA8B7CAF}" destId="{3A070621-69FE-47E8-9872-F0C927B5404B}" srcOrd="13" destOrd="0" presId="urn:microsoft.com/office/officeart/2005/8/layout/orgChart1"/>
    <dgm:cxn modelId="{D3BC388B-25B2-470F-A220-9345B583535E}" type="presParOf" srcId="{3A070621-69FE-47E8-9872-F0C927B5404B}" destId="{9BAB9D3C-558B-47FE-B87A-6C9C42050B82}" srcOrd="0" destOrd="0" presId="urn:microsoft.com/office/officeart/2005/8/layout/orgChart1"/>
    <dgm:cxn modelId="{F8EA884D-F53D-4CA0-B90C-02B2645C1BFA}" type="presParOf" srcId="{9BAB9D3C-558B-47FE-B87A-6C9C42050B82}" destId="{08CCE426-F373-4726-910B-5B35E67DDBB2}" srcOrd="0" destOrd="0" presId="urn:microsoft.com/office/officeart/2005/8/layout/orgChart1"/>
    <dgm:cxn modelId="{FBA481EF-287A-4F22-95C4-89D307C1FD43}" type="presParOf" srcId="{9BAB9D3C-558B-47FE-B87A-6C9C42050B82}" destId="{8F015608-95FC-4711-AADB-98E341205C5F}" srcOrd="1" destOrd="0" presId="urn:microsoft.com/office/officeart/2005/8/layout/orgChart1"/>
    <dgm:cxn modelId="{7235E3FD-430F-42B6-9FF2-779AB8E85A08}" type="presParOf" srcId="{3A070621-69FE-47E8-9872-F0C927B5404B}" destId="{035EAEED-1699-4BA5-B944-D1D9C86F56CD}" srcOrd="1" destOrd="0" presId="urn:microsoft.com/office/officeart/2005/8/layout/orgChart1"/>
    <dgm:cxn modelId="{52589C79-2B3C-484F-8EE5-471D6AD7CD8C}" type="presParOf" srcId="{035EAEED-1699-4BA5-B944-D1D9C86F56CD}" destId="{1D8ABACA-6C9C-4C40-B811-BF7738C01907}" srcOrd="0" destOrd="0" presId="urn:microsoft.com/office/officeart/2005/8/layout/orgChart1"/>
    <dgm:cxn modelId="{AC659340-C487-4ECB-AC2C-F0B07E806743}" type="presParOf" srcId="{035EAEED-1699-4BA5-B944-D1D9C86F56CD}" destId="{12B9EB71-31C7-473E-8401-7176DFA7B651}" srcOrd="1" destOrd="0" presId="urn:microsoft.com/office/officeart/2005/8/layout/orgChart1"/>
    <dgm:cxn modelId="{264D4B9C-4DD5-457C-AB98-6790A9B58DDC}" type="presParOf" srcId="{12B9EB71-31C7-473E-8401-7176DFA7B651}" destId="{9C12998E-FA8E-4485-A5A6-637BE6B42B3C}" srcOrd="0" destOrd="0" presId="urn:microsoft.com/office/officeart/2005/8/layout/orgChart1"/>
    <dgm:cxn modelId="{EA7716E7-B9B4-4E19-9586-8BCC016490D1}" type="presParOf" srcId="{9C12998E-FA8E-4485-A5A6-637BE6B42B3C}" destId="{719C0966-4D90-45F8-A11D-0629782C9D0D}" srcOrd="0" destOrd="0" presId="urn:microsoft.com/office/officeart/2005/8/layout/orgChart1"/>
    <dgm:cxn modelId="{0AADA0E6-757F-4772-B244-774C3F9747A8}" type="presParOf" srcId="{9C12998E-FA8E-4485-A5A6-637BE6B42B3C}" destId="{77712FB2-EB1A-4EF3-A937-293B63EECF18}" srcOrd="1" destOrd="0" presId="urn:microsoft.com/office/officeart/2005/8/layout/orgChart1"/>
    <dgm:cxn modelId="{5B4C18D9-0FD9-458D-8EA8-5955ADF82D59}" type="presParOf" srcId="{12B9EB71-31C7-473E-8401-7176DFA7B651}" destId="{2946583D-A5DE-4434-8426-1A8465D494F6}" srcOrd="1" destOrd="0" presId="urn:microsoft.com/office/officeart/2005/8/layout/orgChart1"/>
    <dgm:cxn modelId="{35492C31-5050-4919-98E8-5C2E3CB41458}" type="presParOf" srcId="{12B9EB71-31C7-473E-8401-7176DFA7B651}" destId="{0B51B2C4-D0BD-4756-B171-F26AEB916E0A}" srcOrd="2" destOrd="0" presId="urn:microsoft.com/office/officeart/2005/8/layout/orgChart1"/>
    <dgm:cxn modelId="{B666A249-8678-4297-B891-84FBDA9AAF46}" type="presParOf" srcId="{035EAEED-1699-4BA5-B944-D1D9C86F56CD}" destId="{C49ADCB6-9802-4FD2-B1CC-F92EA9B51FE7}" srcOrd="2" destOrd="0" presId="urn:microsoft.com/office/officeart/2005/8/layout/orgChart1"/>
    <dgm:cxn modelId="{D7B8B2BD-B5FE-4AEE-8737-5FB6A8647459}" type="presParOf" srcId="{035EAEED-1699-4BA5-B944-D1D9C86F56CD}" destId="{C333394E-01C5-4C09-B707-BF030BFF62C3}" srcOrd="3" destOrd="0" presId="urn:microsoft.com/office/officeart/2005/8/layout/orgChart1"/>
    <dgm:cxn modelId="{D01987A7-0DDE-4501-8885-D5B3F9B74882}" type="presParOf" srcId="{C333394E-01C5-4C09-B707-BF030BFF62C3}" destId="{26049263-DB75-430E-AFF0-9D3FB6BB3E07}" srcOrd="0" destOrd="0" presId="urn:microsoft.com/office/officeart/2005/8/layout/orgChart1"/>
    <dgm:cxn modelId="{E88B8F64-B61B-4286-B4F8-6B7553E572E9}" type="presParOf" srcId="{26049263-DB75-430E-AFF0-9D3FB6BB3E07}" destId="{4326D2AB-62F1-4459-9139-8AE0B708619F}" srcOrd="0" destOrd="0" presId="urn:microsoft.com/office/officeart/2005/8/layout/orgChart1"/>
    <dgm:cxn modelId="{0B4848B1-B4ED-434B-8CB3-FEDF13F18BA9}" type="presParOf" srcId="{26049263-DB75-430E-AFF0-9D3FB6BB3E07}" destId="{E7022AB2-A835-4365-9E11-DA3EA546346B}" srcOrd="1" destOrd="0" presId="urn:microsoft.com/office/officeart/2005/8/layout/orgChart1"/>
    <dgm:cxn modelId="{DD18E274-DD5C-444B-8A6F-0CC30CCEB02A}" type="presParOf" srcId="{C333394E-01C5-4C09-B707-BF030BFF62C3}" destId="{FA8CB8D7-F8CF-41CF-8144-26F157EF9B41}" srcOrd="1" destOrd="0" presId="urn:microsoft.com/office/officeart/2005/8/layout/orgChart1"/>
    <dgm:cxn modelId="{BA070854-4B2A-47E7-8947-D4B5C2881364}" type="presParOf" srcId="{C333394E-01C5-4C09-B707-BF030BFF62C3}" destId="{F6F2AE31-9BA6-4983-9CAC-3AC49ACD8FA9}" srcOrd="2" destOrd="0" presId="urn:microsoft.com/office/officeart/2005/8/layout/orgChart1"/>
    <dgm:cxn modelId="{8FF13FDA-D71E-4CDF-A074-33C5AA14C867}" type="presParOf" srcId="{035EAEED-1699-4BA5-B944-D1D9C86F56CD}" destId="{D2F0EFCE-FDF1-4ADE-A88D-67FDF25A081E}" srcOrd="4" destOrd="0" presId="urn:microsoft.com/office/officeart/2005/8/layout/orgChart1"/>
    <dgm:cxn modelId="{F8098337-34B0-40FF-8F40-9DC286CF4E44}" type="presParOf" srcId="{035EAEED-1699-4BA5-B944-D1D9C86F56CD}" destId="{AC31D430-35E3-4650-B5B1-84A37029DF8D}" srcOrd="5" destOrd="0" presId="urn:microsoft.com/office/officeart/2005/8/layout/orgChart1"/>
    <dgm:cxn modelId="{D08305DB-E60B-48C4-BF47-44B93015D5F2}" type="presParOf" srcId="{AC31D430-35E3-4650-B5B1-84A37029DF8D}" destId="{BD1CE6A2-CCD2-46C1-A989-D8BFDD04719E}" srcOrd="0" destOrd="0" presId="urn:microsoft.com/office/officeart/2005/8/layout/orgChart1"/>
    <dgm:cxn modelId="{CEB36949-D9EB-4FEA-BCE3-8464CBF26D04}" type="presParOf" srcId="{BD1CE6A2-CCD2-46C1-A989-D8BFDD04719E}" destId="{8467A5DF-E87B-4E4B-BCE1-DC17A8556732}" srcOrd="0" destOrd="0" presId="urn:microsoft.com/office/officeart/2005/8/layout/orgChart1"/>
    <dgm:cxn modelId="{A0415DA3-3757-4BDA-AAFB-3FEB8D547D97}" type="presParOf" srcId="{BD1CE6A2-CCD2-46C1-A989-D8BFDD04719E}" destId="{C0223530-5D6E-4230-982B-75B2C1DE92DE}" srcOrd="1" destOrd="0" presId="urn:microsoft.com/office/officeart/2005/8/layout/orgChart1"/>
    <dgm:cxn modelId="{FF5E0B57-D148-422D-B3C1-16A187CAFC6F}" type="presParOf" srcId="{AC31D430-35E3-4650-B5B1-84A37029DF8D}" destId="{BE3C3CEF-2B73-4A2C-A02D-229A1D3972D1}" srcOrd="1" destOrd="0" presId="urn:microsoft.com/office/officeart/2005/8/layout/orgChart1"/>
    <dgm:cxn modelId="{41DDA3CF-6E21-424B-A6D0-9FFDB50F32FB}" type="presParOf" srcId="{AC31D430-35E3-4650-B5B1-84A37029DF8D}" destId="{F9EE8838-53A8-47C0-AE24-8A4C7B2DD6FA}" srcOrd="2" destOrd="0" presId="urn:microsoft.com/office/officeart/2005/8/layout/orgChart1"/>
    <dgm:cxn modelId="{DD068990-54AD-4C78-9380-C6DA45F92100}" type="presParOf" srcId="{3A070621-69FE-47E8-9872-F0C927B5404B}" destId="{21BE52E4-2D85-4432-AD4E-3D4CD57F0DDB}" srcOrd="2" destOrd="0" presId="urn:microsoft.com/office/officeart/2005/8/layout/orgChart1"/>
    <dgm:cxn modelId="{019F7D9D-D420-4518-ABD8-ED8231E83A29}" type="presParOf" srcId="{F36BEBAD-F893-42A6-8B88-36F8FA8B7CAF}" destId="{F87EC966-07E1-4D0C-B2B4-85FC24D84CA4}" srcOrd="14" destOrd="0" presId="urn:microsoft.com/office/officeart/2005/8/layout/orgChart1"/>
    <dgm:cxn modelId="{DA6FE8A9-966E-403E-9182-25507593A274}" type="presParOf" srcId="{F36BEBAD-F893-42A6-8B88-36F8FA8B7CAF}" destId="{2F270C65-0EE3-433D-8270-F7B1BE2499D5}" srcOrd="15" destOrd="0" presId="urn:microsoft.com/office/officeart/2005/8/layout/orgChart1"/>
    <dgm:cxn modelId="{C81D02A2-F4C5-4678-9BA0-92F021C12147}" type="presParOf" srcId="{2F270C65-0EE3-433D-8270-F7B1BE2499D5}" destId="{37CAE19B-D00E-4EE6-B5F5-C0CB5C92AB3A}" srcOrd="0" destOrd="0" presId="urn:microsoft.com/office/officeart/2005/8/layout/orgChart1"/>
    <dgm:cxn modelId="{2FFB58AD-6128-48F0-B467-127BCBF3B814}" type="presParOf" srcId="{37CAE19B-D00E-4EE6-B5F5-C0CB5C92AB3A}" destId="{B4C3A80D-BDD7-49BB-A48A-600A5E6D3667}" srcOrd="0" destOrd="0" presId="urn:microsoft.com/office/officeart/2005/8/layout/orgChart1"/>
    <dgm:cxn modelId="{5F4BD253-55A9-422C-A782-047C935AECF0}" type="presParOf" srcId="{37CAE19B-D00E-4EE6-B5F5-C0CB5C92AB3A}" destId="{C7388752-3468-4618-9045-7AE8FF411565}" srcOrd="1" destOrd="0" presId="urn:microsoft.com/office/officeart/2005/8/layout/orgChart1"/>
    <dgm:cxn modelId="{79E89FD3-09EF-4D92-A9CA-CF459DD6BBC2}" type="presParOf" srcId="{2F270C65-0EE3-433D-8270-F7B1BE2499D5}" destId="{67DE352C-C8F2-43A0-9512-A12ABFEEE814}" srcOrd="1" destOrd="0" presId="urn:microsoft.com/office/officeart/2005/8/layout/orgChart1"/>
    <dgm:cxn modelId="{74A8433F-91EE-4ECE-9484-733ECA5F346A}" type="presParOf" srcId="{2F270C65-0EE3-433D-8270-F7B1BE2499D5}" destId="{36A71A5C-3580-42DD-8D71-FAAB32D696E3}" srcOrd="2" destOrd="0" presId="urn:microsoft.com/office/officeart/2005/8/layout/orgChart1"/>
    <dgm:cxn modelId="{61306A11-2138-4D16-A06C-FEB3D1EB4B0E}" type="presParOf" srcId="{921C1170-1D19-4AA3-906F-8CF9E6571BE9}" destId="{C8FA7241-1EAE-4125-B78A-4BDCCA6D6B20}" srcOrd="2" destOrd="0" presId="urn:microsoft.com/office/officeart/2005/8/layout/orgChart1"/>
    <dgm:cxn modelId="{386CFC11-893A-4E01-B7DE-08B144239539}" type="presParOf" srcId="{27EF233B-6645-478E-ABB7-45CFE6574991}" destId="{23AC5F61-A70A-4643-875D-77493345C545}" srcOrd="1" destOrd="0" presId="urn:microsoft.com/office/officeart/2005/8/layout/orgChart1"/>
    <dgm:cxn modelId="{AC223DB7-F565-4DFA-AD99-589F00594C3E}" type="presParOf" srcId="{23AC5F61-A70A-4643-875D-77493345C545}" destId="{DCC49EAD-AFFE-4B55-9422-F133F290194A}" srcOrd="0" destOrd="0" presId="urn:microsoft.com/office/officeart/2005/8/layout/orgChart1"/>
    <dgm:cxn modelId="{DAB00F8C-7B3B-401A-8781-25EDBF145E7E}" type="presParOf" srcId="{DCC49EAD-AFFE-4B55-9422-F133F290194A}" destId="{C9DBEBF3-5A60-421B-AD90-E7950D427E39}" srcOrd="0" destOrd="0" presId="urn:microsoft.com/office/officeart/2005/8/layout/orgChart1"/>
    <dgm:cxn modelId="{1FAF7EEE-5F25-485F-B524-8ABF2D03E1F6}" type="presParOf" srcId="{DCC49EAD-AFFE-4B55-9422-F133F290194A}" destId="{BEF25259-CA3E-48DF-A369-87BAC073971E}" srcOrd="1" destOrd="0" presId="urn:microsoft.com/office/officeart/2005/8/layout/orgChart1"/>
    <dgm:cxn modelId="{7353DE18-F9DC-4722-8AC6-59D6A37077FF}" type="presParOf" srcId="{23AC5F61-A70A-4643-875D-77493345C545}" destId="{38637742-84F4-4E9D-AB5E-DDBD97F57D75}" srcOrd="1" destOrd="0" presId="urn:microsoft.com/office/officeart/2005/8/layout/orgChart1"/>
    <dgm:cxn modelId="{1062FC86-0065-42A5-AC59-2124A071492B}" type="presParOf" srcId="{23AC5F61-A70A-4643-875D-77493345C545}" destId="{73ADE045-FF81-44B4-8F40-DA9928CE10D6}" srcOrd="2" destOrd="0" presId="urn:microsoft.com/office/officeart/2005/8/layout/orgChart1"/>
    <dgm:cxn modelId="{5CF07613-2D46-4F05-A035-65F0A39A70D5}" type="presParOf" srcId="{27EF233B-6645-478E-ABB7-45CFE6574991}" destId="{E577178A-FD24-450A-9FA7-B064EEC2283B}" srcOrd="2" destOrd="0" presId="urn:microsoft.com/office/officeart/2005/8/layout/orgChart1"/>
    <dgm:cxn modelId="{DD16A0F0-186D-4B84-B574-7388BEA9C2F8}" type="presParOf" srcId="{E577178A-FD24-450A-9FA7-B064EEC2283B}" destId="{FE207FAC-5C53-4CBC-A6EB-7A999A9CCD45}" srcOrd="0" destOrd="0" presId="urn:microsoft.com/office/officeart/2005/8/layout/orgChart1"/>
    <dgm:cxn modelId="{5F5251D8-8598-4C2E-A41D-20A2B8E1EB19}" type="presParOf" srcId="{FE207FAC-5C53-4CBC-A6EB-7A999A9CCD45}" destId="{9FA7DC70-8F1A-4E7D-8BCE-DD8613CF5291}" srcOrd="0" destOrd="0" presId="urn:microsoft.com/office/officeart/2005/8/layout/orgChart1"/>
    <dgm:cxn modelId="{6399B199-61FC-48A8-B5E3-28516E0F44BB}" type="presParOf" srcId="{FE207FAC-5C53-4CBC-A6EB-7A999A9CCD45}" destId="{AF8486BC-EE26-4E3E-B731-C2ECDA71FB5F}" srcOrd="1" destOrd="0" presId="urn:microsoft.com/office/officeart/2005/8/layout/orgChart1"/>
    <dgm:cxn modelId="{EC320EF5-79B5-401E-B009-17C871D31D49}" type="presParOf" srcId="{E577178A-FD24-450A-9FA7-B064EEC2283B}" destId="{CE06D053-88CF-4B31-9AFB-60A45C73975D}" srcOrd="1" destOrd="0" presId="urn:microsoft.com/office/officeart/2005/8/layout/orgChart1"/>
    <dgm:cxn modelId="{3921E00F-E0A7-455F-A0A4-96FDC8C7D6C6}" type="presParOf" srcId="{E577178A-FD24-450A-9FA7-B064EEC2283B}" destId="{E1AAB071-0536-4666-9445-102BD0FB055C}" srcOrd="2" destOrd="0" presId="urn:microsoft.com/office/officeart/2005/8/layout/orgChart1"/>
    <dgm:cxn modelId="{CB42F64B-3B46-4A00-8F11-0770A7A3FACF}" type="presParOf" srcId="{27EF233B-6645-478E-ABB7-45CFE6574991}" destId="{5D500C16-1C6B-4A8F-ADBE-373F15A08545}" srcOrd="3" destOrd="0" presId="urn:microsoft.com/office/officeart/2005/8/layout/orgChart1"/>
    <dgm:cxn modelId="{C6629AC5-D46E-4597-8E0D-D955EFE213EE}" type="presParOf" srcId="{5D500C16-1C6B-4A8F-ADBE-373F15A08545}" destId="{8EF5E0FC-163F-4DE5-9301-233F775C66AB}" srcOrd="0" destOrd="0" presId="urn:microsoft.com/office/officeart/2005/8/layout/orgChart1"/>
    <dgm:cxn modelId="{CA263353-244F-4995-9A02-B3D8CCA89267}" type="presParOf" srcId="{8EF5E0FC-163F-4DE5-9301-233F775C66AB}" destId="{F1E0DA9F-7EDB-4621-9B70-B568D0EA335F}" srcOrd="0" destOrd="0" presId="urn:microsoft.com/office/officeart/2005/8/layout/orgChart1"/>
    <dgm:cxn modelId="{571D7AB5-5A6B-4856-864C-E4D704A693CC}" type="presParOf" srcId="{8EF5E0FC-163F-4DE5-9301-233F775C66AB}" destId="{CEDB62B4-64E1-49A2-9AFB-C8DB85DC438A}" srcOrd="1" destOrd="0" presId="urn:microsoft.com/office/officeart/2005/8/layout/orgChart1"/>
    <dgm:cxn modelId="{1C3DD445-A299-43FA-BAFE-633FC905337A}" type="presParOf" srcId="{5D500C16-1C6B-4A8F-ADBE-373F15A08545}" destId="{4FF77553-915C-4AD8-ADC8-A6BC9873D4D5}" srcOrd="1" destOrd="0" presId="urn:microsoft.com/office/officeart/2005/8/layout/orgChart1"/>
    <dgm:cxn modelId="{12378851-153A-4DF2-B5B4-A8DCD7A7DE1E}" type="presParOf" srcId="{5D500C16-1C6B-4A8F-ADBE-373F15A08545}" destId="{38B14E64-EC5D-444F-9BB8-0A70A30DBDB3}" srcOrd="2" destOrd="0" presId="urn:microsoft.com/office/officeart/2005/8/layout/orgChart1"/>
    <dgm:cxn modelId="{40EC8A6D-537F-47B8-AE95-E7DB7BC76A27}" type="presParOf" srcId="{27EF233B-6645-478E-ABB7-45CFE6574991}" destId="{F1673090-58CE-4257-B531-8275BFF3234F}" srcOrd="4" destOrd="0" presId="urn:microsoft.com/office/officeart/2005/8/layout/orgChart1"/>
    <dgm:cxn modelId="{C2E03994-47AF-433F-A879-7F34528F0EBD}" type="presParOf" srcId="{F1673090-58CE-4257-B531-8275BFF3234F}" destId="{59D6C40B-7B9D-4E66-A167-17D5C0852A97}" srcOrd="0" destOrd="0" presId="urn:microsoft.com/office/officeart/2005/8/layout/orgChart1"/>
    <dgm:cxn modelId="{1FE94629-A3B9-45FC-9CC0-3CB3AE3BF39D}" type="presParOf" srcId="{59D6C40B-7B9D-4E66-A167-17D5C0852A97}" destId="{E71D306D-45D9-48E5-B20C-36B833C86C08}" srcOrd="0" destOrd="0" presId="urn:microsoft.com/office/officeart/2005/8/layout/orgChart1"/>
    <dgm:cxn modelId="{BFE0A9CC-9F18-4FDC-A3AD-FE97D8D53EB2}" type="presParOf" srcId="{59D6C40B-7B9D-4E66-A167-17D5C0852A97}" destId="{B7BE8303-AD6D-4987-8A7D-A10159BB35BA}" srcOrd="1" destOrd="0" presId="urn:microsoft.com/office/officeart/2005/8/layout/orgChart1"/>
    <dgm:cxn modelId="{69DCCDDC-2B56-4A72-AD8A-292FBC67C7D6}" type="presParOf" srcId="{F1673090-58CE-4257-B531-8275BFF3234F}" destId="{2DB32245-277D-4A40-9D09-B346F8E50A74}" srcOrd="1" destOrd="0" presId="urn:microsoft.com/office/officeart/2005/8/layout/orgChart1"/>
    <dgm:cxn modelId="{30F61B4F-A0CB-41B3-8424-D29E19867572}" type="presParOf" srcId="{F1673090-58CE-4257-B531-8275BFF3234F}" destId="{C86B5194-0395-446D-8DDB-BBA6F70AE046}" srcOrd="2" destOrd="0" presId="urn:microsoft.com/office/officeart/2005/8/layout/orgChart1"/>
    <dgm:cxn modelId="{DFE40304-2516-42AD-923F-8A4F292888F7}" type="presParOf" srcId="{27EF233B-6645-478E-ABB7-45CFE6574991}" destId="{78DBB2AC-E08C-45F4-AFB0-67062E7B3791}" srcOrd="5" destOrd="0" presId="urn:microsoft.com/office/officeart/2005/8/layout/orgChart1"/>
    <dgm:cxn modelId="{92D9F417-62FC-46B0-8165-1BAD501B415E}" type="presParOf" srcId="{78DBB2AC-E08C-45F4-AFB0-67062E7B3791}" destId="{84F4306C-CFDF-4A2F-B118-FAEC18C99CDB}" srcOrd="0" destOrd="0" presId="urn:microsoft.com/office/officeart/2005/8/layout/orgChart1"/>
    <dgm:cxn modelId="{D8DE30B2-0368-4C8E-9F30-82B79BE24C44}" type="presParOf" srcId="{84F4306C-CFDF-4A2F-B118-FAEC18C99CDB}" destId="{8610B028-785F-4E57-BCAA-78777F2CEFD7}" srcOrd="0" destOrd="0" presId="urn:microsoft.com/office/officeart/2005/8/layout/orgChart1"/>
    <dgm:cxn modelId="{19616289-994B-4E1F-B014-09C04BBF2142}" type="presParOf" srcId="{84F4306C-CFDF-4A2F-B118-FAEC18C99CDB}" destId="{C9DFA570-0CC5-4EB7-A4F0-B3C051DBA933}" srcOrd="1" destOrd="0" presId="urn:microsoft.com/office/officeart/2005/8/layout/orgChart1"/>
    <dgm:cxn modelId="{979001A2-3A74-4F17-AD80-2A5C4D67B6F9}" type="presParOf" srcId="{78DBB2AC-E08C-45F4-AFB0-67062E7B3791}" destId="{746D2F35-DB0F-48F4-94FC-3011E17346CA}" srcOrd="1" destOrd="0" presId="urn:microsoft.com/office/officeart/2005/8/layout/orgChart1"/>
    <dgm:cxn modelId="{551546EB-7BDE-486B-9BB4-EB94758661E4}" type="presParOf" srcId="{78DBB2AC-E08C-45F4-AFB0-67062E7B3791}" destId="{A47C2FBF-E6D6-41E2-B012-2A44415EE39D}"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7EC966-07E1-4D0C-B2B4-85FC24D84CA4}">
      <dsp:nvSpPr>
        <dsp:cNvPr id="0" name=""/>
        <dsp:cNvSpPr/>
      </dsp:nvSpPr>
      <dsp:spPr>
        <a:xfrm>
          <a:off x="1093393" y="530727"/>
          <a:ext cx="1619915" cy="91440"/>
        </a:xfrm>
        <a:custGeom>
          <a:avLst/>
          <a:gdLst/>
          <a:ahLst/>
          <a:cxnLst/>
          <a:rect l="0" t="0" r="0" b="0"/>
          <a:pathLst>
            <a:path>
              <a:moveTo>
                <a:pt x="1619915" y="45720"/>
              </a:moveTo>
              <a:lnTo>
                <a:pt x="1619915"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F0EFCE-FDF1-4ADE-A88D-67FDF25A081E}">
      <dsp:nvSpPr>
        <dsp:cNvPr id="0" name=""/>
        <dsp:cNvSpPr/>
      </dsp:nvSpPr>
      <dsp:spPr>
        <a:xfrm>
          <a:off x="4569918" y="869344"/>
          <a:ext cx="91440" cy="827123"/>
        </a:xfrm>
        <a:custGeom>
          <a:avLst/>
          <a:gdLst/>
          <a:ahLst/>
          <a:cxnLst/>
          <a:rect l="0" t="0" r="0" b="0"/>
          <a:pathLst>
            <a:path>
              <a:moveTo>
                <a:pt x="45720" y="0"/>
              </a:moveTo>
              <a:lnTo>
                <a:pt x="45720" y="827123"/>
              </a:lnTo>
              <a:lnTo>
                <a:pt x="103074"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ADCB6-9802-4FD2-B1CC-F92EA9B51FE7}">
      <dsp:nvSpPr>
        <dsp:cNvPr id="0" name=""/>
        <dsp:cNvSpPr/>
      </dsp:nvSpPr>
      <dsp:spPr>
        <a:xfrm>
          <a:off x="4569918" y="869344"/>
          <a:ext cx="91440" cy="513600"/>
        </a:xfrm>
        <a:custGeom>
          <a:avLst/>
          <a:gdLst/>
          <a:ahLst/>
          <a:cxnLst/>
          <a:rect l="0" t="0" r="0" b="0"/>
          <a:pathLst>
            <a:path>
              <a:moveTo>
                <a:pt x="45720" y="0"/>
              </a:moveTo>
              <a:lnTo>
                <a:pt x="45720" y="513600"/>
              </a:lnTo>
              <a:lnTo>
                <a:pt x="103074"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ABACA-6C9C-4C40-B811-BF7738C01907}">
      <dsp:nvSpPr>
        <dsp:cNvPr id="0" name=""/>
        <dsp:cNvSpPr/>
      </dsp:nvSpPr>
      <dsp:spPr>
        <a:xfrm>
          <a:off x="4569918" y="869344"/>
          <a:ext cx="91440" cy="200077"/>
        </a:xfrm>
        <a:custGeom>
          <a:avLst/>
          <a:gdLst/>
          <a:ahLst/>
          <a:cxnLst/>
          <a:rect l="0" t="0" r="0" b="0"/>
          <a:pathLst>
            <a:path>
              <a:moveTo>
                <a:pt x="45720" y="0"/>
              </a:moveTo>
              <a:lnTo>
                <a:pt x="45720" y="200077"/>
              </a:lnTo>
              <a:lnTo>
                <a:pt x="103074"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0025D-444B-48C6-BAC5-E395222E56F9}">
      <dsp:nvSpPr>
        <dsp:cNvPr id="0" name=""/>
        <dsp:cNvSpPr/>
      </dsp:nvSpPr>
      <dsp:spPr>
        <a:xfrm>
          <a:off x="2713309" y="530727"/>
          <a:ext cx="2067341" cy="91440"/>
        </a:xfrm>
        <a:custGeom>
          <a:avLst/>
          <a:gdLst/>
          <a:ahLst/>
          <a:cxnLst/>
          <a:rect l="0" t="0" r="0" b="0"/>
          <a:pathLst>
            <a:path>
              <a:moveTo>
                <a:pt x="0" y="45720"/>
              </a:moveTo>
              <a:lnTo>
                <a:pt x="0" y="89035"/>
              </a:lnTo>
              <a:lnTo>
                <a:pt x="2067341" y="89035"/>
              </a:lnTo>
              <a:lnTo>
                <a:pt x="2067341"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F7A65-3D1E-47B5-942F-B96E078B3721}">
      <dsp:nvSpPr>
        <dsp:cNvPr id="0" name=""/>
        <dsp:cNvSpPr/>
      </dsp:nvSpPr>
      <dsp:spPr>
        <a:xfrm>
          <a:off x="4020870" y="869344"/>
          <a:ext cx="91440" cy="827123"/>
        </a:xfrm>
        <a:custGeom>
          <a:avLst/>
          <a:gdLst/>
          <a:ahLst/>
          <a:cxnLst/>
          <a:rect l="0" t="0" r="0" b="0"/>
          <a:pathLst>
            <a:path>
              <a:moveTo>
                <a:pt x="45720" y="0"/>
              </a:moveTo>
              <a:lnTo>
                <a:pt x="45720" y="827123"/>
              </a:lnTo>
              <a:lnTo>
                <a:pt x="99843" y="82712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74AFD-6854-4642-999A-A85E578E508E}">
      <dsp:nvSpPr>
        <dsp:cNvPr id="0" name=""/>
        <dsp:cNvSpPr/>
      </dsp:nvSpPr>
      <dsp:spPr>
        <a:xfrm>
          <a:off x="4020870" y="869344"/>
          <a:ext cx="91440" cy="513600"/>
        </a:xfrm>
        <a:custGeom>
          <a:avLst/>
          <a:gdLst/>
          <a:ahLst/>
          <a:cxnLst/>
          <a:rect l="0" t="0" r="0" b="0"/>
          <a:pathLst>
            <a:path>
              <a:moveTo>
                <a:pt x="45720" y="0"/>
              </a:moveTo>
              <a:lnTo>
                <a:pt x="45720" y="513600"/>
              </a:lnTo>
              <a:lnTo>
                <a:pt x="99843" y="51360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078B2-BDD0-486D-B74F-62D2C5C689EE}">
      <dsp:nvSpPr>
        <dsp:cNvPr id="0" name=""/>
        <dsp:cNvSpPr/>
      </dsp:nvSpPr>
      <dsp:spPr>
        <a:xfrm>
          <a:off x="4020870" y="869344"/>
          <a:ext cx="91440" cy="200077"/>
        </a:xfrm>
        <a:custGeom>
          <a:avLst/>
          <a:gdLst/>
          <a:ahLst/>
          <a:cxnLst/>
          <a:rect l="0" t="0" r="0" b="0"/>
          <a:pathLst>
            <a:path>
              <a:moveTo>
                <a:pt x="45720" y="0"/>
              </a:moveTo>
              <a:lnTo>
                <a:pt x="45720" y="200077"/>
              </a:lnTo>
              <a:lnTo>
                <a:pt x="99843" y="20007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89DAA-10E4-4C4F-A82B-CE0BA85C0730}">
      <dsp:nvSpPr>
        <dsp:cNvPr id="0" name=""/>
        <dsp:cNvSpPr/>
      </dsp:nvSpPr>
      <dsp:spPr>
        <a:xfrm>
          <a:off x="2713309" y="530727"/>
          <a:ext cx="1518292" cy="91440"/>
        </a:xfrm>
        <a:custGeom>
          <a:avLst/>
          <a:gdLst/>
          <a:ahLst/>
          <a:cxnLst/>
          <a:rect l="0" t="0" r="0" b="0"/>
          <a:pathLst>
            <a:path>
              <a:moveTo>
                <a:pt x="0" y="45720"/>
              </a:moveTo>
              <a:lnTo>
                <a:pt x="0" y="89035"/>
              </a:lnTo>
              <a:lnTo>
                <a:pt x="1518292" y="89035"/>
              </a:lnTo>
              <a:lnTo>
                <a:pt x="1518292"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D6DD33-2588-401A-B10D-A197B420B093}">
      <dsp:nvSpPr>
        <dsp:cNvPr id="0" name=""/>
        <dsp:cNvSpPr/>
      </dsp:nvSpPr>
      <dsp:spPr>
        <a:xfrm>
          <a:off x="2713309" y="530727"/>
          <a:ext cx="917087" cy="91440"/>
        </a:xfrm>
        <a:custGeom>
          <a:avLst/>
          <a:gdLst/>
          <a:ahLst/>
          <a:cxnLst/>
          <a:rect l="0" t="0" r="0" b="0"/>
          <a:pathLst>
            <a:path>
              <a:moveTo>
                <a:pt x="0" y="45720"/>
              </a:moveTo>
              <a:lnTo>
                <a:pt x="0" y="89035"/>
              </a:lnTo>
              <a:lnTo>
                <a:pt x="917087" y="89035"/>
              </a:lnTo>
              <a:lnTo>
                <a:pt x="917087"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9CFBBF-0CB1-4D6F-9410-BCC18EC6A075}">
      <dsp:nvSpPr>
        <dsp:cNvPr id="0" name=""/>
        <dsp:cNvSpPr/>
      </dsp:nvSpPr>
      <dsp:spPr>
        <a:xfrm>
          <a:off x="2713309" y="530727"/>
          <a:ext cx="275945" cy="91440"/>
        </a:xfrm>
        <a:custGeom>
          <a:avLst/>
          <a:gdLst/>
          <a:ahLst/>
          <a:cxnLst/>
          <a:rect l="0" t="0" r="0" b="0"/>
          <a:pathLst>
            <a:path>
              <a:moveTo>
                <a:pt x="0" y="45720"/>
              </a:moveTo>
              <a:lnTo>
                <a:pt x="0" y="89035"/>
              </a:lnTo>
              <a:lnTo>
                <a:pt x="275945" y="89035"/>
              </a:lnTo>
              <a:lnTo>
                <a:pt x="275945"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006FD-87C7-415B-9F2A-942FC050D8A9}">
      <dsp:nvSpPr>
        <dsp:cNvPr id="0" name=""/>
        <dsp:cNvSpPr/>
      </dsp:nvSpPr>
      <dsp:spPr>
        <a:xfrm>
          <a:off x="2368004" y="530727"/>
          <a:ext cx="345304" cy="91440"/>
        </a:xfrm>
        <a:custGeom>
          <a:avLst/>
          <a:gdLst/>
          <a:ahLst/>
          <a:cxnLst/>
          <a:rect l="0" t="0" r="0" b="0"/>
          <a:pathLst>
            <a:path>
              <a:moveTo>
                <a:pt x="345304" y="45720"/>
              </a:moveTo>
              <a:lnTo>
                <a:pt x="34530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27DA50-F5DD-4606-B44E-64000246EE64}">
      <dsp:nvSpPr>
        <dsp:cNvPr id="0" name=""/>
        <dsp:cNvSpPr/>
      </dsp:nvSpPr>
      <dsp:spPr>
        <a:xfrm>
          <a:off x="3461165"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698CF-CB2C-472C-B3A3-0EA6432DD2A2}">
      <dsp:nvSpPr>
        <dsp:cNvPr id="0" name=""/>
        <dsp:cNvSpPr/>
      </dsp:nvSpPr>
      <dsp:spPr>
        <a:xfrm>
          <a:off x="3461165"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8FE85-9C14-48D9-83F5-FCFACA33E5A8}">
      <dsp:nvSpPr>
        <dsp:cNvPr id="0" name=""/>
        <dsp:cNvSpPr/>
      </dsp:nvSpPr>
      <dsp:spPr>
        <a:xfrm>
          <a:off x="1723624" y="823624"/>
          <a:ext cx="1964774" cy="91440"/>
        </a:xfrm>
        <a:custGeom>
          <a:avLst/>
          <a:gdLst/>
          <a:ahLst/>
          <a:cxnLst/>
          <a:rect l="0" t="0" r="0" b="0"/>
          <a:pathLst>
            <a:path>
              <a:moveTo>
                <a:pt x="0" y="45720"/>
              </a:moveTo>
              <a:lnTo>
                <a:pt x="0" y="89035"/>
              </a:lnTo>
              <a:lnTo>
                <a:pt x="1964774" y="89035"/>
              </a:lnTo>
              <a:lnTo>
                <a:pt x="1964774"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9F38F-22D7-44B0-8D3C-3224B6BA218A}">
      <dsp:nvSpPr>
        <dsp:cNvPr id="0" name=""/>
        <dsp:cNvSpPr/>
      </dsp:nvSpPr>
      <dsp:spPr>
        <a:xfrm>
          <a:off x="2920750" y="1182867"/>
          <a:ext cx="91440" cy="827123"/>
        </a:xfrm>
        <a:custGeom>
          <a:avLst/>
          <a:gdLst/>
          <a:ahLst/>
          <a:cxnLst/>
          <a:rect l="0" t="0" r="0" b="0"/>
          <a:pathLst>
            <a:path>
              <a:moveTo>
                <a:pt x="45720" y="0"/>
              </a:moveTo>
              <a:lnTo>
                <a:pt x="45720" y="827123"/>
              </a:lnTo>
              <a:lnTo>
                <a:pt x="113787" y="82712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BCC3FD-F92F-4FE4-ACB2-F858D294630C}">
      <dsp:nvSpPr>
        <dsp:cNvPr id="0" name=""/>
        <dsp:cNvSpPr/>
      </dsp:nvSpPr>
      <dsp:spPr>
        <a:xfrm>
          <a:off x="2920750"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B9B3B-2FF2-433B-9CD9-689677C88512}">
      <dsp:nvSpPr>
        <dsp:cNvPr id="0" name=""/>
        <dsp:cNvSpPr/>
      </dsp:nvSpPr>
      <dsp:spPr>
        <a:xfrm>
          <a:off x="2920750"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32E49-4FD4-4BBC-BDB1-B1A085CDB5D7}">
      <dsp:nvSpPr>
        <dsp:cNvPr id="0" name=""/>
        <dsp:cNvSpPr/>
      </dsp:nvSpPr>
      <dsp:spPr>
        <a:xfrm>
          <a:off x="1723624" y="823624"/>
          <a:ext cx="1424359" cy="91440"/>
        </a:xfrm>
        <a:custGeom>
          <a:avLst/>
          <a:gdLst/>
          <a:ahLst/>
          <a:cxnLst/>
          <a:rect l="0" t="0" r="0" b="0"/>
          <a:pathLst>
            <a:path>
              <a:moveTo>
                <a:pt x="0" y="45720"/>
              </a:moveTo>
              <a:lnTo>
                <a:pt x="0" y="89035"/>
              </a:lnTo>
              <a:lnTo>
                <a:pt x="1424359" y="89035"/>
              </a:lnTo>
              <a:lnTo>
                <a:pt x="1424359"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AF1F6-3ED1-4AB1-9ABB-9B4809B0A06B}">
      <dsp:nvSpPr>
        <dsp:cNvPr id="0" name=""/>
        <dsp:cNvSpPr/>
      </dsp:nvSpPr>
      <dsp:spPr>
        <a:xfrm>
          <a:off x="238033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011-9537-40E2-B5A9-D8F38CE796C7}">
      <dsp:nvSpPr>
        <dsp:cNvPr id="0" name=""/>
        <dsp:cNvSpPr/>
      </dsp:nvSpPr>
      <dsp:spPr>
        <a:xfrm>
          <a:off x="238033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46E58B-8A30-45E2-AFBB-EF15D48E1AC4}">
      <dsp:nvSpPr>
        <dsp:cNvPr id="0" name=""/>
        <dsp:cNvSpPr/>
      </dsp:nvSpPr>
      <dsp:spPr>
        <a:xfrm>
          <a:off x="1723624" y="823624"/>
          <a:ext cx="883945" cy="91440"/>
        </a:xfrm>
        <a:custGeom>
          <a:avLst/>
          <a:gdLst/>
          <a:ahLst/>
          <a:cxnLst/>
          <a:rect l="0" t="0" r="0" b="0"/>
          <a:pathLst>
            <a:path>
              <a:moveTo>
                <a:pt x="0" y="45720"/>
              </a:moveTo>
              <a:lnTo>
                <a:pt x="0" y="89035"/>
              </a:lnTo>
              <a:lnTo>
                <a:pt x="883945" y="89035"/>
              </a:lnTo>
              <a:lnTo>
                <a:pt x="883945"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9D126-AB35-4B76-97A1-DDBB0B64DEBA}">
      <dsp:nvSpPr>
        <dsp:cNvPr id="0" name=""/>
        <dsp:cNvSpPr/>
      </dsp:nvSpPr>
      <dsp:spPr>
        <a:xfrm>
          <a:off x="1839921"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7E538-98E4-445F-B7A8-88C6095CFE4E}">
      <dsp:nvSpPr>
        <dsp:cNvPr id="0" name=""/>
        <dsp:cNvSpPr/>
      </dsp:nvSpPr>
      <dsp:spPr>
        <a:xfrm>
          <a:off x="1839921"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8EEF13-1240-44B8-80C6-5F7FD3E1775C}">
      <dsp:nvSpPr>
        <dsp:cNvPr id="0" name=""/>
        <dsp:cNvSpPr/>
      </dsp:nvSpPr>
      <dsp:spPr>
        <a:xfrm>
          <a:off x="1723624" y="823624"/>
          <a:ext cx="343530" cy="91440"/>
        </a:xfrm>
        <a:custGeom>
          <a:avLst/>
          <a:gdLst/>
          <a:ahLst/>
          <a:cxnLst/>
          <a:rect l="0" t="0" r="0" b="0"/>
          <a:pathLst>
            <a:path>
              <a:moveTo>
                <a:pt x="0" y="45720"/>
              </a:moveTo>
              <a:lnTo>
                <a:pt x="0" y="89035"/>
              </a:lnTo>
              <a:lnTo>
                <a:pt x="343530" y="89035"/>
              </a:lnTo>
              <a:lnTo>
                <a:pt x="34353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3E004-3393-474E-B882-6D25B5B303C1}">
      <dsp:nvSpPr>
        <dsp:cNvPr id="0" name=""/>
        <dsp:cNvSpPr/>
      </dsp:nvSpPr>
      <dsp:spPr>
        <a:xfrm>
          <a:off x="1299506"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4B795-D9D1-4A85-9678-88FADCDA0F2B}">
      <dsp:nvSpPr>
        <dsp:cNvPr id="0" name=""/>
        <dsp:cNvSpPr/>
      </dsp:nvSpPr>
      <dsp:spPr>
        <a:xfrm>
          <a:off x="1299506"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0B902-C4E2-4503-A781-168B241C97C6}">
      <dsp:nvSpPr>
        <dsp:cNvPr id="0" name=""/>
        <dsp:cNvSpPr/>
      </dsp:nvSpPr>
      <dsp:spPr>
        <a:xfrm>
          <a:off x="1526740" y="823624"/>
          <a:ext cx="196884" cy="91440"/>
        </a:xfrm>
        <a:custGeom>
          <a:avLst/>
          <a:gdLst/>
          <a:ahLst/>
          <a:cxnLst/>
          <a:rect l="0" t="0" r="0" b="0"/>
          <a:pathLst>
            <a:path>
              <a:moveTo>
                <a:pt x="196884" y="45720"/>
              </a:moveTo>
              <a:lnTo>
                <a:pt x="196884"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E2CAF8-5A4C-435A-904C-8D9C910D0A6C}">
      <dsp:nvSpPr>
        <dsp:cNvPr id="0" name=""/>
        <dsp:cNvSpPr/>
      </dsp:nvSpPr>
      <dsp:spPr>
        <a:xfrm>
          <a:off x="759092" y="1182867"/>
          <a:ext cx="91440" cy="513600"/>
        </a:xfrm>
        <a:custGeom>
          <a:avLst/>
          <a:gdLst/>
          <a:ahLst/>
          <a:cxnLst/>
          <a:rect l="0" t="0" r="0" b="0"/>
          <a:pathLst>
            <a:path>
              <a:moveTo>
                <a:pt x="45720" y="0"/>
              </a:moveTo>
              <a:lnTo>
                <a:pt x="45720" y="513600"/>
              </a:lnTo>
              <a:lnTo>
                <a:pt x="113787" y="5136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01C89B-40B6-4660-854D-A884027BD33C}">
      <dsp:nvSpPr>
        <dsp:cNvPr id="0" name=""/>
        <dsp:cNvSpPr/>
      </dsp:nvSpPr>
      <dsp:spPr>
        <a:xfrm>
          <a:off x="759092" y="1182867"/>
          <a:ext cx="91440" cy="200077"/>
        </a:xfrm>
        <a:custGeom>
          <a:avLst/>
          <a:gdLst/>
          <a:ahLst/>
          <a:cxnLst/>
          <a:rect l="0" t="0" r="0" b="0"/>
          <a:pathLst>
            <a:path>
              <a:moveTo>
                <a:pt x="45720" y="0"/>
              </a:moveTo>
              <a:lnTo>
                <a:pt x="45720" y="200077"/>
              </a:lnTo>
              <a:lnTo>
                <a:pt x="113787" y="20007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6BB51-C1E1-4125-B38C-D4AD52FA8282}">
      <dsp:nvSpPr>
        <dsp:cNvPr id="0" name=""/>
        <dsp:cNvSpPr/>
      </dsp:nvSpPr>
      <dsp:spPr>
        <a:xfrm>
          <a:off x="986325" y="823624"/>
          <a:ext cx="737298" cy="91440"/>
        </a:xfrm>
        <a:custGeom>
          <a:avLst/>
          <a:gdLst/>
          <a:ahLst/>
          <a:cxnLst/>
          <a:rect l="0" t="0" r="0" b="0"/>
          <a:pathLst>
            <a:path>
              <a:moveTo>
                <a:pt x="737298" y="45720"/>
              </a:moveTo>
              <a:lnTo>
                <a:pt x="737298" y="89035"/>
              </a:lnTo>
              <a:lnTo>
                <a:pt x="0" y="89035"/>
              </a:lnTo>
              <a:lnTo>
                <a:pt x="0" y="132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149A67-B474-46B2-9BC5-26BA4F6134C0}">
      <dsp:nvSpPr>
        <dsp:cNvPr id="0" name=""/>
        <dsp:cNvSpPr/>
      </dsp:nvSpPr>
      <dsp:spPr>
        <a:xfrm>
          <a:off x="1723624" y="530727"/>
          <a:ext cx="989684" cy="91440"/>
        </a:xfrm>
        <a:custGeom>
          <a:avLst/>
          <a:gdLst/>
          <a:ahLst/>
          <a:cxnLst/>
          <a:rect l="0" t="0" r="0" b="0"/>
          <a:pathLst>
            <a:path>
              <a:moveTo>
                <a:pt x="989684" y="45720"/>
              </a:moveTo>
              <a:lnTo>
                <a:pt x="989684"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B4C6D-3246-4C59-881F-A0E8AD4128EF}">
      <dsp:nvSpPr>
        <dsp:cNvPr id="0" name=""/>
        <dsp:cNvSpPr/>
      </dsp:nvSpPr>
      <dsp:spPr>
        <a:xfrm>
          <a:off x="231948" y="869344"/>
          <a:ext cx="91440" cy="1654246"/>
        </a:xfrm>
        <a:custGeom>
          <a:avLst/>
          <a:gdLst/>
          <a:ahLst/>
          <a:cxnLst/>
          <a:rect l="0" t="0" r="0" b="0"/>
          <a:pathLst>
            <a:path>
              <a:moveTo>
                <a:pt x="45720" y="0"/>
              </a:moveTo>
              <a:lnTo>
                <a:pt x="45720" y="1654246"/>
              </a:lnTo>
              <a:lnTo>
                <a:pt x="88850" y="16542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BEDF23-5C54-4BFD-B7C1-B21D292C560E}">
      <dsp:nvSpPr>
        <dsp:cNvPr id="0" name=""/>
        <dsp:cNvSpPr/>
      </dsp:nvSpPr>
      <dsp:spPr>
        <a:xfrm>
          <a:off x="231948" y="869344"/>
          <a:ext cx="91440" cy="1361349"/>
        </a:xfrm>
        <a:custGeom>
          <a:avLst/>
          <a:gdLst/>
          <a:ahLst/>
          <a:cxnLst/>
          <a:rect l="0" t="0" r="0" b="0"/>
          <a:pathLst>
            <a:path>
              <a:moveTo>
                <a:pt x="45720" y="0"/>
              </a:moveTo>
              <a:lnTo>
                <a:pt x="45720" y="1361349"/>
              </a:lnTo>
              <a:lnTo>
                <a:pt x="88850" y="13613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FA0DE1-F281-476A-9B3F-AE7FDC39E92F}">
      <dsp:nvSpPr>
        <dsp:cNvPr id="0" name=""/>
        <dsp:cNvSpPr/>
      </dsp:nvSpPr>
      <dsp:spPr>
        <a:xfrm>
          <a:off x="231948" y="869344"/>
          <a:ext cx="91440" cy="1068453"/>
        </a:xfrm>
        <a:custGeom>
          <a:avLst/>
          <a:gdLst/>
          <a:ahLst/>
          <a:cxnLst/>
          <a:rect l="0" t="0" r="0" b="0"/>
          <a:pathLst>
            <a:path>
              <a:moveTo>
                <a:pt x="45720" y="0"/>
              </a:moveTo>
              <a:lnTo>
                <a:pt x="45720" y="1068453"/>
              </a:lnTo>
              <a:lnTo>
                <a:pt x="88850" y="106845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3EBF3-DED1-4701-AA87-60983FC1A8A7}">
      <dsp:nvSpPr>
        <dsp:cNvPr id="0" name=""/>
        <dsp:cNvSpPr/>
      </dsp:nvSpPr>
      <dsp:spPr>
        <a:xfrm>
          <a:off x="231948" y="869344"/>
          <a:ext cx="91440" cy="775556"/>
        </a:xfrm>
        <a:custGeom>
          <a:avLst/>
          <a:gdLst/>
          <a:ahLst/>
          <a:cxnLst/>
          <a:rect l="0" t="0" r="0" b="0"/>
          <a:pathLst>
            <a:path>
              <a:moveTo>
                <a:pt x="45720" y="0"/>
              </a:moveTo>
              <a:lnTo>
                <a:pt x="45720" y="775556"/>
              </a:lnTo>
              <a:lnTo>
                <a:pt x="88850" y="7755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45805-5B5B-4404-AFB8-28B025296908}">
      <dsp:nvSpPr>
        <dsp:cNvPr id="0" name=""/>
        <dsp:cNvSpPr/>
      </dsp:nvSpPr>
      <dsp:spPr>
        <a:xfrm>
          <a:off x="231948" y="869344"/>
          <a:ext cx="91440" cy="482660"/>
        </a:xfrm>
        <a:custGeom>
          <a:avLst/>
          <a:gdLst/>
          <a:ahLst/>
          <a:cxnLst/>
          <a:rect l="0" t="0" r="0" b="0"/>
          <a:pathLst>
            <a:path>
              <a:moveTo>
                <a:pt x="45720" y="0"/>
              </a:moveTo>
              <a:lnTo>
                <a:pt x="45720" y="482660"/>
              </a:lnTo>
              <a:lnTo>
                <a:pt x="88850" y="4826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B95F4-0669-4781-8EEE-B7C09D8CC19E}">
      <dsp:nvSpPr>
        <dsp:cNvPr id="0" name=""/>
        <dsp:cNvSpPr/>
      </dsp:nvSpPr>
      <dsp:spPr>
        <a:xfrm>
          <a:off x="231948" y="869344"/>
          <a:ext cx="91440" cy="189763"/>
        </a:xfrm>
        <a:custGeom>
          <a:avLst/>
          <a:gdLst/>
          <a:ahLst/>
          <a:cxnLst/>
          <a:rect l="0" t="0" r="0" b="0"/>
          <a:pathLst>
            <a:path>
              <a:moveTo>
                <a:pt x="45720" y="0"/>
              </a:moveTo>
              <a:lnTo>
                <a:pt x="45720" y="189763"/>
              </a:lnTo>
              <a:lnTo>
                <a:pt x="88850" y="18976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8D7DA-4143-4647-8349-2A5D3778406F}">
      <dsp:nvSpPr>
        <dsp:cNvPr id="0" name=""/>
        <dsp:cNvSpPr/>
      </dsp:nvSpPr>
      <dsp:spPr>
        <a:xfrm>
          <a:off x="442680" y="530727"/>
          <a:ext cx="2270628" cy="91440"/>
        </a:xfrm>
        <a:custGeom>
          <a:avLst/>
          <a:gdLst/>
          <a:ahLst/>
          <a:cxnLst/>
          <a:rect l="0" t="0" r="0" b="0"/>
          <a:pathLst>
            <a:path>
              <a:moveTo>
                <a:pt x="2270628" y="45720"/>
              </a:moveTo>
              <a:lnTo>
                <a:pt x="2270628" y="89035"/>
              </a:lnTo>
              <a:lnTo>
                <a:pt x="0" y="89035"/>
              </a:lnTo>
              <a:lnTo>
                <a:pt x="0" y="13235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6711F-457E-4253-BD98-6526290F3493}">
      <dsp:nvSpPr>
        <dsp:cNvPr id="0" name=""/>
        <dsp:cNvSpPr/>
      </dsp:nvSpPr>
      <dsp:spPr>
        <a:xfrm>
          <a:off x="2032758" y="370182"/>
          <a:ext cx="1361102" cy="2062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 Servicemigration IT-Servicecenter</a:t>
          </a:r>
        </a:p>
      </dsp:txBody>
      <dsp:txXfrm>
        <a:off x="2032758" y="370182"/>
        <a:ext cx="1361102" cy="206265"/>
      </dsp:txXfrm>
    </dsp:sp>
    <dsp:sp modelId="{514ED023-BF84-4F85-8211-D15F9FF15EAE}">
      <dsp:nvSpPr>
        <dsp:cNvPr id="0" name=""/>
        <dsp:cNvSpPr/>
      </dsp:nvSpPr>
      <dsp:spPr>
        <a:xfrm>
          <a:off x="23641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 Projekt-management</a:t>
          </a:r>
        </a:p>
      </dsp:txBody>
      <dsp:txXfrm>
        <a:off x="236415" y="663079"/>
        <a:ext cx="412530" cy="206265"/>
      </dsp:txXfrm>
    </dsp:sp>
    <dsp:sp modelId="{66701150-2AB1-4F66-80C2-5ABB1B10DE24}">
      <dsp:nvSpPr>
        <dsp:cNvPr id="0" name=""/>
        <dsp:cNvSpPr/>
      </dsp:nvSpPr>
      <dsp:spPr>
        <a:xfrm>
          <a:off x="320798" y="95597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Initialisierung</a:t>
          </a:r>
        </a:p>
      </dsp:txBody>
      <dsp:txXfrm>
        <a:off x="320798" y="955975"/>
        <a:ext cx="412530" cy="206265"/>
      </dsp:txXfrm>
    </dsp:sp>
    <dsp:sp modelId="{3530E21F-A27C-466F-8356-26FF36AE1166}">
      <dsp:nvSpPr>
        <dsp:cNvPr id="0" name=""/>
        <dsp:cNvSpPr/>
      </dsp:nvSpPr>
      <dsp:spPr>
        <a:xfrm>
          <a:off x="320798" y="1248872"/>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SC_22.2.1 Definition</a:t>
          </a:r>
        </a:p>
      </dsp:txBody>
      <dsp:txXfrm>
        <a:off x="320798" y="1248872"/>
        <a:ext cx="412530" cy="206265"/>
      </dsp:txXfrm>
    </dsp:sp>
    <dsp:sp modelId="{35ACD49E-65EA-4724-A3B5-9C9E8A9B9B37}">
      <dsp:nvSpPr>
        <dsp:cNvPr id="0" name=""/>
        <dsp:cNvSpPr/>
      </dsp:nvSpPr>
      <dsp:spPr>
        <a:xfrm>
          <a:off x="320798" y="154176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SC_22.2.2 Planung</a:t>
          </a:r>
        </a:p>
      </dsp:txBody>
      <dsp:txXfrm>
        <a:off x="320798" y="1541768"/>
        <a:ext cx="412530" cy="206265"/>
      </dsp:txXfrm>
    </dsp:sp>
    <dsp:sp modelId="{9BC0B8FD-9831-4092-A1A8-F70ECA700E7E}">
      <dsp:nvSpPr>
        <dsp:cNvPr id="0" name=""/>
        <dsp:cNvSpPr/>
      </dsp:nvSpPr>
      <dsp:spPr>
        <a:xfrm>
          <a:off x="320798" y="1834665"/>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SC_22.2.3 Steuerung</a:t>
          </a:r>
        </a:p>
      </dsp:txBody>
      <dsp:txXfrm>
        <a:off x="320798" y="1834665"/>
        <a:ext cx="412530" cy="206265"/>
      </dsp:txXfrm>
    </dsp:sp>
    <dsp:sp modelId="{311DB199-0BDD-4F4F-A98C-E530E494F712}">
      <dsp:nvSpPr>
        <dsp:cNvPr id="0" name=""/>
        <dsp:cNvSpPr/>
      </dsp:nvSpPr>
      <dsp:spPr>
        <a:xfrm>
          <a:off x="320798" y="2127561"/>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SC_22.2.4 Abschluss</a:t>
          </a:r>
        </a:p>
      </dsp:txBody>
      <dsp:txXfrm>
        <a:off x="320798" y="2127561"/>
        <a:ext cx="412530" cy="206265"/>
      </dsp:txXfrm>
    </dsp:sp>
    <dsp:sp modelId="{E741732C-484B-4A10-8037-EBA87BA263CD}">
      <dsp:nvSpPr>
        <dsp:cNvPr id="0" name=""/>
        <dsp:cNvSpPr/>
      </dsp:nvSpPr>
      <dsp:spPr>
        <a:xfrm>
          <a:off x="320798" y="2420458"/>
          <a:ext cx="412530" cy="20626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SC_22.2.5 Support</a:t>
          </a:r>
        </a:p>
      </dsp:txBody>
      <dsp:txXfrm>
        <a:off x="320798" y="2420458"/>
        <a:ext cx="412530" cy="206265"/>
      </dsp:txXfrm>
    </dsp:sp>
    <dsp:sp modelId="{81E32552-0014-4A23-9DB5-FBA3B0AC43EA}">
      <dsp:nvSpPr>
        <dsp:cNvPr id="0" name=""/>
        <dsp:cNvSpPr/>
      </dsp:nvSpPr>
      <dsp:spPr>
        <a:xfrm>
          <a:off x="151735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Ist Aufnahme</a:t>
          </a:r>
        </a:p>
      </dsp:txBody>
      <dsp:txXfrm>
        <a:off x="1517359" y="663079"/>
        <a:ext cx="412530" cy="206265"/>
      </dsp:txXfrm>
    </dsp:sp>
    <dsp:sp modelId="{6B50AD1A-0604-4870-B4C0-EC67FB46CD3A}">
      <dsp:nvSpPr>
        <dsp:cNvPr id="0" name=""/>
        <dsp:cNvSpPr/>
      </dsp:nvSpPr>
      <dsp:spPr>
        <a:xfrm>
          <a:off x="75943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 Auftrags- &amp; Angebots-management</a:t>
          </a:r>
        </a:p>
      </dsp:txBody>
      <dsp:txXfrm>
        <a:off x="759433" y="955975"/>
        <a:ext cx="453783" cy="226891"/>
      </dsp:txXfrm>
    </dsp:sp>
    <dsp:sp modelId="{D072591C-43CE-4BDC-AFD9-3E1B89A5ACED}">
      <dsp:nvSpPr>
        <dsp:cNvPr id="0" name=""/>
        <dsp:cNvSpPr/>
      </dsp:nvSpPr>
      <dsp:spPr>
        <a:xfrm>
          <a:off x="872879"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AMM &amp; AGM</a:t>
          </a:r>
        </a:p>
      </dsp:txBody>
      <dsp:txXfrm>
        <a:off x="872879" y="1269498"/>
        <a:ext cx="453783" cy="226891"/>
      </dsp:txXfrm>
    </dsp:sp>
    <dsp:sp modelId="{2F1509E3-52C2-420C-AB6E-9D3D00D7AFA7}">
      <dsp:nvSpPr>
        <dsp:cNvPr id="0" name=""/>
        <dsp:cNvSpPr/>
      </dsp:nvSpPr>
      <dsp:spPr>
        <a:xfrm>
          <a:off x="872879"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872879" y="1583021"/>
        <a:ext cx="453783" cy="226891"/>
      </dsp:txXfrm>
    </dsp:sp>
    <dsp:sp modelId="{334C8A6A-DA49-4114-97D2-E18E16655825}">
      <dsp:nvSpPr>
        <dsp:cNvPr id="0" name=""/>
        <dsp:cNvSpPr/>
      </dsp:nvSpPr>
      <dsp:spPr>
        <a:xfrm>
          <a:off x="1299848"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SC_22.4.2 Incident-management</a:t>
          </a:r>
        </a:p>
      </dsp:txBody>
      <dsp:txXfrm>
        <a:off x="1299848" y="955975"/>
        <a:ext cx="453783" cy="226891"/>
      </dsp:txXfrm>
    </dsp:sp>
    <dsp:sp modelId="{5621C843-3CC4-41A9-ABB7-3F33F32B078C}">
      <dsp:nvSpPr>
        <dsp:cNvPr id="0" name=""/>
        <dsp:cNvSpPr/>
      </dsp:nvSpPr>
      <dsp:spPr>
        <a:xfrm>
          <a:off x="1413294"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ICM</a:t>
          </a:r>
        </a:p>
      </dsp:txBody>
      <dsp:txXfrm>
        <a:off x="1413294" y="1269498"/>
        <a:ext cx="453783" cy="226891"/>
      </dsp:txXfrm>
    </dsp:sp>
    <dsp:sp modelId="{5C530DB6-8311-4D4C-9F15-463B9E826DF9}">
      <dsp:nvSpPr>
        <dsp:cNvPr id="0" name=""/>
        <dsp:cNvSpPr/>
      </dsp:nvSpPr>
      <dsp:spPr>
        <a:xfrm>
          <a:off x="1413294"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413294" y="1583021"/>
        <a:ext cx="453783" cy="226891"/>
      </dsp:txXfrm>
    </dsp:sp>
    <dsp:sp modelId="{40B0629F-86D3-43F3-B003-F6F2397C156D}">
      <dsp:nvSpPr>
        <dsp:cNvPr id="0" name=""/>
        <dsp:cNvSpPr/>
      </dsp:nvSpPr>
      <dsp:spPr>
        <a:xfrm>
          <a:off x="184026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SC_22.4.3 Asset- &amp; Endgeräte-management</a:t>
          </a:r>
        </a:p>
      </dsp:txBody>
      <dsp:txXfrm>
        <a:off x="1840263" y="955975"/>
        <a:ext cx="453783" cy="226891"/>
      </dsp:txXfrm>
    </dsp:sp>
    <dsp:sp modelId="{EF9B26EF-FEB1-4663-8EDC-AA3F7F0A3A1D}">
      <dsp:nvSpPr>
        <dsp:cNvPr id="0" name=""/>
        <dsp:cNvSpPr/>
      </dsp:nvSpPr>
      <dsp:spPr>
        <a:xfrm>
          <a:off x="195370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ASM &amp; EGM</a:t>
          </a:r>
        </a:p>
      </dsp:txBody>
      <dsp:txXfrm>
        <a:off x="1953708" y="1269498"/>
        <a:ext cx="453783" cy="226891"/>
      </dsp:txXfrm>
    </dsp:sp>
    <dsp:sp modelId="{9DE444B2-BF0A-412C-AD89-EA001824A5E0}">
      <dsp:nvSpPr>
        <dsp:cNvPr id="0" name=""/>
        <dsp:cNvSpPr/>
      </dsp:nvSpPr>
      <dsp:spPr>
        <a:xfrm>
          <a:off x="195370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1953708" y="1583021"/>
        <a:ext cx="453783" cy="226891"/>
      </dsp:txXfrm>
    </dsp:sp>
    <dsp:sp modelId="{457A0D9F-1595-43D4-BDF8-11754AA05345}">
      <dsp:nvSpPr>
        <dsp:cNvPr id="0" name=""/>
        <dsp:cNvSpPr/>
      </dsp:nvSpPr>
      <dsp:spPr>
        <a:xfrm>
          <a:off x="238067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SC_22.4.4 Netzwerk-management</a:t>
          </a:r>
        </a:p>
      </dsp:txBody>
      <dsp:txXfrm>
        <a:off x="2380677" y="955975"/>
        <a:ext cx="453783" cy="226891"/>
      </dsp:txXfrm>
    </dsp:sp>
    <dsp:sp modelId="{5E3443BD-5B93-4354-8780-FC3D2475013E}">
      <dsp:nvSpPr>
        <dsp:cNvPr id="0" name=""/>
        <dsp:cNvSpPr/>
      </dsp:nvSpPr>
      <dsp:spPr>
        <a:xfrm>
          <a:off x="2494123"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NWM</a:t>
          </a:r>
        </a:p>
      </dsp:txBody>
      <dsp:txXfrm>
        <a:off x="2494123" y="1269498"/>
        <a:ext cx="453783" cy="226891"/>
      </dsp:txXfrm>
    </dsp:sp>
    <dsp:sp modelId="{105919A0-17BB-48D6-808D-A52DF1992F91}">
      <dsp:nvSpPr>
        <dsp:cNvPr id="0" name=""/>
        <dsp:cNvSpPr/>
      </dsp:nvSpPr>
      <dsp:spPr>
        <a:xfrm>
          <a:off x="2494123"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2494123" y="1583021"/>
        <a:ext cx="453783" cy="226891"/>
      </dsp:txXfrm>
    </dsp:sp>
    <dsp:sp modelId="{1FA52BEF-E7B8-4977-9C61-29DB0F572B06}">
      <dsp:nvSpPr>
        <dsp:cNvPr id="0" name=""/>
        <dsp:cNvSpPr/>
      </dsp:nvSpPr>
      <dsp:spPr>
        <a:xfrm>
          <a:off x="2921092"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SC_22.4.5 Anwendungs-service</a:t>
          </a:r>
        </a:p>
      </dsp:txBody>
      <dsp:txXfrm>
        <a:off x="2921092" y="955975"/>
        <a:ext cx="453783" cy="226891"/>
      </dsp:txXfrm>
    </dsp:sp>
    <dsp:sp modelId="{6A22EADB-EC6B-4845-BEE2-8BCB75477928}">
      <dsp:nvSpPr>
        <dsp:cNvPr id="0" name=""/>
        <dsp:cNvSpPr/>
      </dsp:nvSpPr>
      <dsp:spPr>
        <a:xfrm>
          <a:off x="3034538"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AWS</a:t>
          </a:r>
        </a:p>
      </dsp:txBody>
      <dsp:txXfrm>
        <a:off x="3034538" y="1269498"/>
        <a:ext cx="453783" cy="226891"/>
      </dsp:txXfrm>
    </dsp:sp>
    <dsp:sp modelId="{FD328F50-1D3A-4584-ACF3-936F7A654770}">
      <dsp:nvSpPr>
        <dsp:cNvPr id="0" name=""/>
        <dsp:cNvSpPr/>
      </dsp:nvSpPr>
      <dsp:spPr>
        <a:xfrm>
          <a:off x="3034538"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034538" y="1583021"/>
        <a:ext cx="453783" cy="226891"/>
      </dsp:txXfrm>
    </dsp:sp>
    <dsp:sp modelId="{809D2621-6253-489B-A20A-E180F94340FC}">
      <dsp:nvSpPr>
        <dsp:cNvPr id="0" name=""/>
        <dsp:cNvSpPr/>
      </dsp:nvSpPr>
      <dsp:spPr>
        <a:xfrm>
          <a:off x="3034538" y="1896544"/>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Zugriffsrechte in allen Anwendungen für Projektteam</a:t>
          </a:r>
        </a:p>
      </dsp:txBody>
      <dsp:txXfrm>
        <a:off x="3034538" y="1896544"/>
        <a:ext cx="453783" cy="226891"/>
      </dsp:txXfrm>
    </dsp:sp>
    <dsp:sp modelId="{2FD6CA85-C542-4144-9378-3BE578E663E6}">
      <dsp:nvSpPr>
        <dsp:cNvPr id="0" name=""/>
        <dsp:cNvSpPr/>
      </dsp:nvSpPr>
      <dsp:spPr>
        <a:xfrm>
          <a:off x="3461507"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SC_22.4.6 Benutzer-verwaltung</a:t>
          </a:r>
        </a:p>
      </dsp:txBody>
      <dsp:txXfrm>
        <a:off x="3461507" y="955975"/>
        <a:ext cx="453783" cy="226891"/>
      </dsp:txXfrm>
    </dsp:sp>
    <dsp:sp modelId="{D5CBEE3B-8C35-40A7-B9AD-5A1ACA964B7A}">
      <dsp:nvSpPr>
        <dsp:cNvPr id="0" name=""/>
        <dsp:cNvSpPr/>
      </dsp:nvSpPr>
      <dsp:spPr>
        <a:xfrm>
          <a:off x="3574952" y="1269498"/>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Vorstellung BV</a:t>
          </a:r>
        </a:p>
      </dsp:txBody>
      <dsp:txXfrm>
        <a:off x="3574952" y="1269498"/>
        <a:ext cx="453783" cy="226891"/>
      </dsp:txXfrm>
    </dsp:sp>
    <dsp:sp modelId="{C41B484C-C3FC-406A-872E-782B005751A2}">
      <dsp:nvSpPr>
        <dsp:cNvPr id="0" name=""/>
        <dsp:cNvSpPr/>
      </dsp:nvSpPr>
      <dsp:spPr>
        <a:xfrm>
          <a:off x="3574952" y="1583021"/>
          <a:ext cx="453783" cy="22689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Erhebung IST-Daten &amp; Analyse der aktuellen Situation</a:t>
          </a:r>
        </a:p>
      </dsp:txBody>
      <dsp:txXfrm>
        <a:off x="3574952" y="1583021"/>
        <a:ext cx="453783" cy="226891"/>
      </dsp:txXfrm>
    </dsp:sp>
    <dsp:sp modelId="{0AF11E73-E2F9-4028-A471-9A6B08A586C7}">
      <dsp:nvSpPr>
        <dsp:cNvPr id="0" name=""/>
        <dsp:cNvSpPr/>
      </dsp:nvSpPr>
      <dsp:spPr>
        <a:xfrm>
          <a:off x="216173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SC_22.5 Analyse</a:t>
          </a:r>
        </a:p>
      </dsp:txBody>
      <dsp:txXfrm>
        <a:off x="2161739" y="663079"/>
        <a:ext cx="412530" cy="206265"/>
      </dsp:txXfrm>
    </dsp:sp>
    <dsp:sp modelId="{85555654-7F81-4277-93E9-E68217B4BFC2}">
      <dsp:nvSpPr>
        <dsp:cNvPr id="0" name=""/>
        <dsp:cNvSpPr/>
      </dsp:nvSpPr>
      <dsp:spPr>
        <a:xfrm>
          <a:off x="2782989"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SC_22.6 Modellierung</a:t>
          </a:r>
        </a:p>
      </dsp:txBody>
      <dsp:txXfrm>
        <a:off x="2782989" y="663079"/>
        <a:ext cx="412530" cy="206265"/>
      </dsp:txXfrm>
    </dsp:sp>
    <dsp:sp modelId="{9F25FC70-8423-4C2A-9A84-E30C62DC0D87}">
      <dsp:nvSpPr>
        <dsp:cNvPr id="0" name=""/>
        <dsp:cNvSpPr/>
      </dsp:nvSpPr>
      <dsp:spPr>
        <a:xfrm>
          <a:off x="3424131"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b="0" kern="1200">
              <a:solidFill>
                <a:sysClr val="windowText" lastClr="000000"/>
              </a:solidFill>
              <a:latin typeface="Arial" panose="020B0604020202020204" pitchFamily="34" charset="0"/>
              <a:cs typeface="Arial" panose="020B0604020202020204" pitchFamily="34" charset="0"/>
            </a:rPr>
            <a:t>SC_22.7 Migration</a:t>
          </a:r>
        </a:p>
      </dsp:txBody>
      <dsp:txXfrm>
        <a:off x="3424131" y="663079"/>
        <a:ext cx="412530" cy="206265"/>
      </dsp:txXfrm>
    </dsp:sp>
    <dsp:sp modelId="{734AD685-B6F9-4EF0-A32F-DC2B1ACAB11B}">
      <dsp:nvSpPr>
        <dsp:cNvPr id="0" name=""/>
        <dsp:cNvSpPr/>
      </dsp:nvSpPr>
      <dsp:spPr>
        <a:xfrm>
          <a:off x="4025336"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 Test</a:t>
          </a:r>
        </a:p>
      </dsp:txBody>
      <dsp:txXfrm>
        <a:off x="4025336" y="663079"/>
        <a:ext cx="412530" cy="206265"/>
      </dsp:txXfrm>
    </dsp:sp>
    <dsp:sp modelId="{417BA42D-F259-4EC1-8B8F-532424D8EEAA}">
      <dsp:nvSpPr>
        <dsp:cNvPr id="0" name=""/>
        <dsp:cNvSpPr/>
      </dsp:nvSpPr>
      <dsp:spPr>
        <a:xfrm>
          <a:off x="412071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SC_22.8.1 Erstellung von Testplänen &amp; -szenarien</a:t>
          </a:r>
        </a:p>
      </dsp:txBody>
      <dsp:txXfrm>
        <a:off x="4120713" y="955975"/>
        <a:ext cx="453783" cy="226891"/>
      </dsp:txXfrm>
    </dsp:sp>
    <dsp:sp modelId="{46822B1D-5629-4671-82F4-E2C1125E6910}">
      <dsp:nvSpPr>
        <dsp:cNvPr id="0" name=""/>
        <dsp:cNvSpPr/>
      </dsp:nvSpPr>
      <dsp:spPr>
        <a:xfrm>
          <a:off x="412071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SC_22.8.2 Durchführung von System- &amp; Integrationstests</a:t>
          </a:r>
        </a:p>
      </dsp:txBody>
      <dsp:txXfrm>
        <a:off x="4120713" y="1269498"/>
        <a:ext cx="453783" cy="226891"/>
      </dsp:txXfrm>
    </dsp:sp>
    <dsp:sp modelId="{9668A9E8-E44F-493E-A580-2B4A7CA7B7B6}">
      <dsp:nvSpPr>
        <dsp:cNvPr id="0" name=""/>
        <dsp:cNvSpPr/>
      </dsp:nvSpPr>
      <dsp:spPr>
        <a:xfrm>
          <a:off x="412071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SC_22.8.3 Fehlerbehebung und Optimierung</a:t>
          </a:r>
        </a:p>
      </dsp:txBody>
      <dsp:txXfrm>
        <a:off x="4120713" y="1583021"/>
        <a:ext cx="453783" cy="226891"/>
      </dsp:txXfrm>
    </dsp:sp>
    <dsp:sp modelId="{08CCE426-F373-4726-910B-5B35E67DDBB2}">
      <dsp:nvSpPr>
        <dsp:cNvPr id="0" name=""/>
        <dsp:cNvSpPr/>
      </dsp:nvSpPr>
      <dsp:spPr>
        <a:xfrm>
          <a:off x="4574385"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 Cut Over</a:t>
          </a:r>
        </a:p>
      </dsp:txBody>
      <dsp:txXfrm>
        <a:off x="4574385" y="663079"/>
        <a:ext cx="412530" cy="206265"/>
      </dsp:txXfrm>
    </dsp:sp>
    <dsp:sp modelId="{719C0966-4D90-45F8-A11D-0629782C9D0D}">
      <dsp:nvSpPr>
        <dsp:cNvPr id="0" name=""/>
        <dsp:cNvSpPr/>
      </dsp:nvSpPr>
      <dsp:spPr>
        <a:xfrm>
          <a:off x="4672993" y="955975"/>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SC_22.9.1 Durchführung WS Wissenstransfer</a:t>
          </a:r>
        </a:p>
      </dsp:txBody>
      <dsp:txXfrm>
        <a:off x="4672993" y="955975"/>
        <a:ext cx="453783" cy="226891"/>
      </dsp:txXfrm>
    </dsp:sp>
    <dsp:sp modelId="{4326D2AB-62F1-4459-9139-8AE0B708619F}">
      <dsp:nvSpPr>
        <dsp:cNvPr id="0" name=""/>
        <dsp:cNvSpPr/>
      </dsp:nvSpPr>
      <dsp:spPr>
        <a:xfrm>
          <a:off x="4672993" y="1269498"/>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SC_22.9.3 Administrative Vorbereitungen</a:t>
          </a:r>
        </a:p>
      </dsp:txBody>
      <dsp:txXfrm>
        <a:off x="4672993" y="1269498"/>
        <a:ext cx="453783" cy="226891"/>
      </dsp:txXfrm>
    </dsp:sp>
    <dsp:sp modelId="{8467A5DF-E87B-4E4B-BCE1-DC17A8556732}">
      <dsp:nvSpPr>
        <dsp:cNvPr id="0" name=""/>
        <dsp:cNvSpPr/>
      </dsp:nvSpPr>
      <dsp:spPr>
        <a:xfrm>
          <a:off x="4672993" y="1583021"/>
          <a:ext cx="453783" cy="22689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SC_22.9.4 Vertrags- und Systemvorbereitungen</a:t>
          </a:r>
        </a:p>
      </dsp:txBody>
      <dsp:txXfrm>
        <a:off x="4672993" y="1583021"/>
        <a:ext cx="453783" cy="226891"/>
      </dsp:txXfrm>
    </dsp:sp>
    <dsp:sp modelId="{B4C3A80D-BDD7-49BB-A48A-600A5E6D3667}">
      <dsp:nvSpPr>
        <dsp:cNvPr id="0" name=""/>
        <dsp:cNvSpPr/>
      </dsp:nvSpPr>
      <dsp:spPr>
        <a:xfrm>
          <a:off x="887128" y="663079"/>
          <a:ext cx="412530" cy="20626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 tIns="2540" rIns="2540" bIns="2540" numCol="1" spcCol="1270" anchor="ctr" anchorCtr="0">
          <a:noAutofit/>
        </a:bodyPr>
        <a:lstStyle/>
        <a:p>
          <a:pPr marL="0" lvl="0" indent="0" algn="ctr" defTabSz="177800">
            <a:lnSpc>
              <a:spcPct val="90000"/>
            </a:lnSpc>
            <a:spcBef>
              <a:spcPct val="0"/>
            </a:spcBef>
            <a:spcAft>
              <a:spcPct val="35000"/>
            </a:spcAft>
            <a:buNone/>
          </a:pPr>
          <a:r>
            <a:rPr lang="de-DE" sz="400" kern="1200">
              <a:solidFill>
                <a:sysClr val="windowText" lastClr="000000"/>
              </a:solidFill>
              <a:latin typeface="Arial" panose="020B0604020202020204" pitchFamily="34" charset="0"/>
              <a:cs typeface="Arial" panose="020B0604020202020204" pitchFamily="34" charset="0"/>
            </a:rPr>
            <a:t>SC_22.3 Vorbereitung</a:t>
          </a:r>
        </a:p>
      </dsp:txBody>
      <dsp:txXfrm>
        <a:off x="887128" y="663079"/>
        <a:ext cx="412530" cy="206265"/>
      </dsp:txXfrm>
    </dsp:sp>
    <dsp:sp modelId="{C9DBEBF3-5A60-421B-AD90-E7950D427E39}">
      <dsp:nvSpPr>
        <dsp:cNvPr id="0" name=""/>
        <dsp:cNvSpPr/>
      </dsp:nvSpPr>
      <dsp:spPr>
        <a:xfrm>
          <a:off x="1482092" y="2089068"/>
          <a:ext cx="364491" cy="1364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Projekt</a:t>
          </a:r>
        </a:p>
      </dsp:txBody>
      <dsp:txXfrm>
        <a:off x="1482092" y="2089068"/>
        <a:ext cx="364491" cy="136446"/>
      </dsp:txXfrm>
    </dsp:sp>
    <dsp:sp modelId="{9FA7DC70-8F1A-4E7D-8BCE-DD8613CF5291}">
      <dsp:nvSpPr>
        <dsp:cNvPr id="0" name=""/>
        <dsp:cNvSpPr/>
      </dsp:nvSpPr>
      <dsp:spPr>
        <a:xfrm>
          <a:off x="1479992" y="2209665"/>
          <a:ext cx="392068" cy="14607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Teilaufgabe</a:t>
          </a:r>
        </a:p>
      </dsp:txBody>
      <dsp:txXfrm>
        <a:off x="1479992" y="2209665"/>
        <a:ext cx="392068" cy="146079"/>
      </dsp:txXfrm>
    </dsp:sp>
    <dsp:sp modelId="{F1E0DA9F-7EDB-4621-9B70-B568D0EA335F}">
      <dsp:nvSpPr>
        <dsp:cNvPr id="0" name=""/>
        <dsp:cNvSpPr/>
      </dsp:nvSpPr>
      <dsp:spPr>
        <a:xfrm>
          <a:off x="1481324" y="2364007"/>
          <a:ext cx="427628" cy="134080"/>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Arbeitspaket</a:t>
          </a:r>
        </a:p>
      </dsp:txBody>
      <dsp:txXfrm>
        <a:off x="1481324" y="2364007"/>
        <a:ext cx="427628" cy="134080"/>
      </dsp:txXfrm>
    </dsp:sp>
    <dsp:sp modelId="{E71D306D-45D9-48E5-B20C-36B833C86C08}">
      <dsp:nvSpPr>
        <dsp:cNvPr id="0" name=""/>
        <dsp:cNvSpPr/>
      </dsp:nvSpPr>
      <dsp:spPr>
        <a:xfrm>
          <a:off x="1486617" y="1952523"/>
          <a:ext cx="343056" cy="987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kern="1200">
              <a:solidFill>
                <a:sysClr val="windowText" lastClr="000000"/>
              </a:solidFill>
              <a:latin typeface="Arial" panose="020B0604020202020204" pitchFamily="34" charset="0"/>
              <a:cs typeface="Arial" panose="020B0604020202020204" pitchFamily="34" charset="0"/>
            </a:rPr>
            <a:t>Legende</a:t>
          </a:r>
        </a:p>
      </dsp:txBody>
      <dsp:txXfrm>
        <a:off x="1486617" y="1952523"/>
        <a:ext cx="343056" cy="98743"/>
      </dsp:txXfrm>
    </dsp:sp>
    <dsp:sp modelId="{8610B028-785F-4E57-BCAA-78777F2CEFD7}">
      <dsp:nvSpPr>
        <dsp:cNvPr id="0" name=""/>
        <dsp:cNvSpPr/>
      </dsp:nvSpPr>
      <dsp:spPr>
        <a:xfrm>
          <a:off x="1480049" y="2503133"/>
          <a:ext cx="457887" cy="154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de-DE" sz="500" b="0" kern="1200">
              <a:solidFill>
                <a:sysClr val="windowText" lastClr="000000"/>
              </a:solidFill>
              <a:latin typeface="Arial" panose="020B0604020202020204" pitchFamily="34" charset="0"/>
              <a:cs typeface="Arial" panose="020B0604020202020204" pitchFamily="34" charset="0"/>
            </a:rPr>
            <a:t>Tätigkeiten</a:t>
          </a:r>
        </a:p>
      </dsp:txBody>
      <dsp:txXfrm>
        <a:off x="1480049" y="2503133"/>
        <a:ext cx="457887" cy="1546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kument" ma:contentTypeID="0x01010075D42E335A1DDF41B22EBD87255165CE" ma:contentTypeVersion="13" ma:contentTypeDescription="Ein neues Dokument erstellen." ma:contentTypeScope="" ma:versionID="a8ef7d470153e7c6a6997f98368e87fd">
  <xsd:schema xmlns:xsd="http://www.w3.org/2001/XMLSchema" xmlns:xs="http://www.w3.org/2001/XMLSchema" xmlns:p="http://schemas.microsoft.com/office/2006/metadata/properties" xmlns:ns2="9f381ceb-3cd9-4c82-af15-8bcf472081ec" xmlns:ns3="d19148a6-9c14-46dc-b5f8-38518494dfee" targetNamespace="http://schemas.microsoft.com/office/2006/metadata/properties" ma:root="true" ma:fieldsID="f88fd686406ea4b4886bf3393893de88" ns2:_="" ns3:_="">
    <xsd:import namespace="9f381ceb-3cd9-4c82-af15-8bcf472081ec"/>
    <xsd:import namespace="d19148a6-9c14-46dc-b5f8-38518494dfe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381ceb-3cd9-4c82-af15-8bcf472081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81d8494a-d8c0-4841-8b95-3c1907ea46f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9148a6-9c14-46dc-b5f8-38518494dfe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214723b-2c66-4088-90ba-86617e52b763}" ma:internalName="TaxCatchAll" ma:showField="CatchAllData" ma:web="d19148a6-9c14-46dc-b5f8-38518494dfe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C2B28C-4174-4661-AF7B-3DB495EE8745}">
  <ds:schemaRefs>
    <ds:schemaRef ds:uri="http://schemas.openxmlformats.org/officeDocument/2006/bibliography"/>
  </ds:schemaRefs>
</ds:datastoreItem>
</file>

<file path=customXml/itemProps2.xml><?xml version="1.0" encoding="utf-8"?>
<ds:datastoreItem xmlns:ds="http://schemas.openxmlformats.org/officeDocument/2006/customXml" ds:itemID="{BE7C9319-4DAE-4F11-8C39-B1F1E571BB8F}"/>
</file>

<file path=customXml/itemProps3.xml><?xml version="1.0" encoding="utf-8"?>
<ds:datastoreItem xmlns:ds="http://schemas.openxmlformats.org/officeDocument/2006/customXml" ds:itemID="{17BB106C-5BA0-4C63-9638-38BCCED31041}"/>
</file>

<file path=docProps/app.xml><?xml version="1.0" encoding="utf-8"?>
<Properties xmlns="http://schemas.openxmlformats.org/officeDocument/2006/extended-properties" xmlns:vt="http://schemas.openxmlformats.org/officeDocument/2006/docPropsVTypes">
  <Template>E:\Benutzer\SExner\Documents\Transfernachweise_Vorlagen\Transfernachweis 2008_V4.dot</Template>
  <TotalTime>0</TotalTime>
  <Pages>35</Pages>
  <Words>7500</Words>
  <Characters>47252</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Report Level D</vt:lpstr>
    </vt:vector>
  </TitlesOfParts>
  <Manager>René Windus</Manager>
  <Company>Decisio Projekt- und Prozessmanagement GmbH</Company>
  <LinksUpToDate>false</LinksUpToDate>
  <CharactersWithSpaces>54643</CharactersWithSpaces>
  <SharedDoc>false</SharedDoc>
  <HyperlinkBase/>
  <HLinks>
    <vt:vector size="528" baseType="variant">
      <vt:variant>
        <vt:i4>1507389</vt:i4>
      </vt:variant>
      <vt:variant>
        <vt:i4>980</vt:i4>
      </vt:variant>
      <vt:variant>
        <vt:i4>0</vt:i4>
      </vt:variant>
      <vt:variant>
        <vt:i4>5</vt:i4>
      </vt:variant>
      <vt:variant>
        <vt:lpwstr/>
      </vt:variant>
      <vt:variant>
        <vt:lpwstr>_Toc142565841</vt:lpwstr>
      </vt:variant>
      <vt:variant>
        <vt:i4>1507389</vt:i4>
      </vt:variant>
      <vt:variant>
        <vt:i4>974</vt:i4>
      </vt:variant>
      <vt:variant>
        <vt:i4>0</vt:i4>
      </vt:variant>
      <vt:variant>
        <vt:i4>5</vt:i4>
      </vt:variant>
      <vt:variant>
        <vt:lpwstr/>
      </vt:variant>
      <vt:variant>
        <vt:lpwstr>_Toc142565840</vt:lpwstr>
      </vt:variant>
      <vt:variant>
        <vt:i4>1048637</vt:i4>
      </vt:variant>
      <vt:variant>
        <vt:i4>968</vt:i4>
      </vt:variant>
      <vt:variant>
        <vt:i4>0</vt:i4>
      </vt:variant>
      <vt:variant>
        <vt:i4>5</vt:i4>
      </vt:variant>
      <vt:variant>
        <vt:lpwstr/>
      </vt:variant>
      <vt:variant>
        <vt:lpwstr>_Toc142565839</vt:lpwstr>
      </vt:variant>
      <vt:variant>
        <vt:i4>1048637</vt:i4>
      </vt:variant>
      <vt:variant>
        <vt:i4>962</vt:i4>
      </vt:variant>
      <vt:variant>
        <vt:i4>0</vt:i4>
      </vt:variant>
      <vt:variant>
        <vt:i4>5</vt:i4>
      </vt:variant>
      <vt:variant>
        <vt:lpwstr/>
      </vt:variant>
      <vt:variant>
        <vt:lpwstr>_Toc142565838</vt:lpwstr>
      </vt:variant>
      <vt:variant>
        <vt:i4>1048637</vt:i4>
      </vt:variant>
      <vt:variant>
        <vt:i4>956</vt:i4>
      </vt:variant>
      <vt:variant>
        <vt:i4>0</vt:i4>
      </vt:variant>
      <vt:variant>
        <vt:i4>5</vt:i4>
      </vt:variant>
      <vt:variant>
        <vt:lpwstr/>
      </vt:variant>
      <vt:variant>
        <vt:lpwstr>_Toc142565837</vt:lpwstr>
      </vt:variant>
      <vt:variant>
        <vt:i4>1048637</vt:i4>
      </vt:variant>
      <vt:variant>
        <vt:i4>950</vt:i4>
      </vt:variant>
      <vt:variant>
        <vt:i4>0</vt:i4>
      </vt:variant>
      <vt:variant>
        <vt:i4>5</vt:i4>
      </vt:variant>
      <vt:variant>
        <vt:lpwstr/>
      </vt:variant>
      <vt:variant>
        <vt:lpwstr>_Toc142565836</vt:lpwstr>
      </vt:variant>
      <vt:variant>
        <vt:i4>1048637</vt:i4>
      </vt:variant>
      <vt:variant>
        <vt:i4>944</vt:i4>
      </vt:variant>
      <vt:variant>
        <vt:i4>0</vt:i4>
      </vt:variant>
      <vt:variant>
        <vt:i4>5</vt:i4>
      </vt:variant>
      <vt:variant>
        <vt:lpwstr/>
      </vt:variant>
      <vt:variant>
        <vt:lpwstr>_Toc142565835</vt:lpwstr>
      </vt:variant>
      <vt:variant>
        <vt:i4>1048637</vt:i4>
      </vt:variant>
      <vt:variant>
        <vt:i4>938</vt:i4>
      </vt:variant>
      <vt:variant>
        <vt:i4>0</vt:i4>
      </vt:variant>
      <vt:variant>
        <vt:i4>5</vt:i4>
      </vt:variant>
      <vt:variant>
        <vt:lpwstr/>
      </vt:variant>
      <vt:variant>
        <vt:lpwstr>_Toc142565834</vt:lpwstr>
      </vt:variant>
      <vt:variant>
        <vt:i4>1048637</vt:i4>
      </vt:variant>
      <vt:variant>
        <vt:i4>932</vt:i4>
      </vt:variant>
      <vt:variant>
        <vt:i4>0</vt:i4>
      </vt:variant>
      <vt:variant>
        <vt:i4>5</vt:i4>
      </vt:variant>
      <vt:variant>
        <vt:lpwstr/>
      </vt:variant>
      <vt:variant>
        <vt:lpwstr>_Toc142565833</vt:lpwstr>
      </vt:variant>
      <vt:variant>
        <vt:i4>1048637</vt:i4>
      </vt:variant>
      <vt:variant>
        <vt:i4>926</vt:i4>
      </vt:variant>
      <vt:variant>
        <vt:i4>0</vt:i4>
      </vt:variant>
      <vt:variant>
        <vt:i4>5</vt:i4>
      </vt:variant>
      <vt:variant>
        <vt:lpwstr/>
      </vt:variant>
      <vt:variant>
        <vt:lpwstr>_Toc142565832</vt:lpwstr>
      </vt:variant>
      <vt:variant>
        <vt:i4>1048637</vt:i4>
      </vt:variant>
      <vt:variant>
        <vt:i4>920</vt:i4>
      </vt:variant>
      <vt:variant>
        <vt:i4>0</vt:i4>
      </vt:variant>
      <vt:variant>
        <vt:i4>5</vt:i4>
      </vt:variant>
      <vt:variant>
        <vt:lpwstr/>
      </vt:variant>
      <vt:variant>
        <vt:lpwstr>_Toc142565831</vt:lpwstr>
      </vt:variant>
      <vt:variant>
        <vt:i4>1048637</vt:i4>
      </vt:variant>
      <vt:variant>
        <vt:i4>914</vt:i4>
      </vt:variant>
      <vt:variant>
        <vt:i4>0</vt:i4>
      </vt:variant>
      <vt:variant>
        <vt:i4>5</vt:i4>
      </vt:variant>
      <vt:variant>
        <vt:lpwstr/>
      </vt:variant>
      <vt:variant>
        <vt:lpwstr>_Toc142565830</vt:lpwstr>
      </vt:variant>
      <vt:variant>
        <vt:i4>1114173</vt:i4>
      </vt:variant>
      <vt:variant>
        <vt:i4>908</vt:i4>
      </vt:variant>
      <vt:variant>
        <vt:i4>0</vt:i4>
      </vt:variant>
      <vt:variant>
        <vt:i4>5</vt:i4>
      </vt:variant>
      <vt:variant>
        <vt:lpwstr/>
      </vt:variant>
      <vt:variant>
        <vt:lpwstr>_Toc142565829</vt:lpwstr>
      </vt:variant>
      <vt:variant>
        <vt:i4>1114173</vt:i4>
      </vt:variant>
      <vt:variant>
        <vt:i4>902</vt:i4>
      </vt:variant>
      <vt:variant>
        <vt:i4>0</vt:i4>
      </vt:variant>
      <vt:variant>
        <vt:i4>5</vt:i4>
      </vt:variant>
      <vt:variant>
        <vt:lpwstr/>
      </vt:variant>
      <vt:variant>
        <vt:lpwstr>_Toc142565828</vt:lpwstr>
      </vt:variant>
      <vt:variant>
        <vt:i4>1114173</vt:i4>
      </vt:variant>
      <vt:variant>
        <vt:i4>896</vt:i4>
      </vt:variant>
      <vt:variant>
        <vt:i4>0</vt:i4>
      </vt:variant>
      <vt:variant>
        <vt:i4>5</vt:i4>
      </vt:variant>
      <vt:variant>
        <vt:lpwstr/>
      </vt:variant>
      <vt:variant>
        <vt:lpwstr>_Toc142565827</vt:lpwstr>
      </vt:variant>
      <vt:variant>
        <vt:i4>1114173</vt:i4>
      </vt:variant>
      <vt:variant>
        <vt:i4>890</vt:i4>
      </vt:variant>
      <vt:variant>
        <vt:i4>0</vt:i4>
      </vt:variant>
      <vt:variant>
        <vt:i4>5</vt:i4>
      </vt:variant>
      <vt:variant>
        <vt:lpwstr/>
      </vt:variant>
      <vt:variant>
        <vt:lpwstr>_Toc142565826</vt:lpwstr>
      </vt:variant>
      <vt:variant>
        <vt:i4>1114173</vt:i4>
      </vt:variant>
      <vt:variant>
        <vt:i4>884</vt:i4>
      </vt:variant>
      <vt:variant>
        <vt:i4>0</vt:i4>
      </vt:variant>
      <vt:variant>
        <vt:i4>5</vt:i4>
      </vt:variant>
      <vt:variant>
        <vt:lpwstr/>
      </vt:variant>
      <vt:variant>
        <vt:lpwstr>_Toc142565825</vt:lpwstr>
      </vt:variant>
      <vt:variant>
        <vt:i4>1114173</vt:i4>
      </vt:variant>
      <vt:variant>
        <vt:i4>878</vt:i4>
      </vt:variant>
      <vt:variant>
        <vt:i4>0</vt:i4>
      </vt:variant>
      <vt:variant>
        <vt:i4>5</vt:i4>
      </vt:variant>
      <vt:variant>
        <vt:lpwstr/>
      </vt:variant>
      <vt:variant>
        <vt:lpwstr>_Toc142565824</vt:lpwstr>
      </vt:variant>
      <vt:variant>
        <vt:i4>1114173</vt:i4>
      </vt:variant>
      <vt:variant>
        <vt:i4>872</vt:i4>
      </vt:variant>
      <vt:variant>
        <vt:i4>0</vt:i4>
      </vt:variant>
      <vt:variant>
        <vt:i4>5</vt:i4>
      </vt:variant>
      <vt:variant>
        <vt:lpwstr/>
      </vt:variant>
      <vt:variant>
        <vt:lpwstr>_Toc142565823</vt:lpwstr>
      </vt:variant>
      <vt:variant>
        <vt:i4>1114173</vt:i4>
      </vt:variant>
      <vt:variant>
        <vt:i4>866</vt:i4>
      </vt:variant>
      <vt:variant>
        <vt:i4>0</vt:i4>
      </vt:variant>
      <vt:variant>
        <vt:i4>5</vt:i4>
      </vt:variant>
      <vt:variant>
        <vt:lpwstr/>
      </vt:variant>
      <vt:variant>
        <vt:lpwstr>_Toc142565822</vt:lpwstr>
      </vt:variant>
      <vt:variant>
        <vt:i4>1114173</vt:i4>
      </vt:variant>
      <vt:variant>
        <vt:i4>860</vt:i4>
      </vt:variant>
      <vt:variant>
        <vt:i4>0</vt:i4>
      </vt:variant>
      <vt:variant>
        <vt:i4>5</vt:i4>
      </vt:variant>
      <vt:variant>
        <vt:lpwstr/>
      </vt:variant>
      <vt:variant>
        <vt:lpwstr>_Toc142565821</vt:lpwstr>
      </vt:variant>
      <vt:variant>
        <vt:i4>1114173</vt:i4>
      </vt:variant>
      <vt:variant>
        <vt:i4>851</vt:i4>
      </vt:variant>
      <vt:variant>
        <vt:i4>0</vt:i4>
      </vt:variant>
      <vt:variant>
        <vt:i4>5</vt:i4>
      </vt:variant>
      <vt:variant>
        <vt:lpwstr/>
      </vt:variant>
      <vt:variant>
        <vt:lpwstr>_Toc142565820</vt:lpwstr>
      </vt:variant>
      <vt:variant>
        <vt:i4>1179709</vt:i4>
      </vt:variant>
      <vt:variant>
        <vt:i4>845</vt:i4>
      </vt:variant>
      <vt:variant>
        <vt:i4>0</vt:i4>
      </vt:variant>
      <vt:variant>
        <vt:i4>5</vt:i4>
      </vt:variant>
      <vt:variant>
        <vt:lpwstr/>
      </vt:variant>
      <vt:variant>
        <vt:lpwstr>_Toc142565819</vt:lpwstr>
      </vt:variant>
      <vt:variant>
        <vt:i4>1179709</vt:i4>
      </vt:variant>
      <vt:variant>
        <vt:i4>839</vt:i4>
      </vt:variant>
      <vt:variant>
        <vt:i4>0</vt:i4>
      </vt:variant>
      <vt:variant>
        <vt:i4>5</vt:i4>
      </vt:variant>
      <vt:variant>
        <vt:lpwstr/>
      </vt:variant>
      <vt:variant>
        <vt:lpwstr>_Toc142565818</vt:lpwstr>
      </vt:variant>
      <vt:variant>
        <vt:i4>1179709</vt:i4>
      </vt:variant>
      <vt:variant>
        <vt:i4>833</vt:i4>
      </vt:variant>
      <vt:variant>
        <vt:i4>0</vt:i4>
      </vt:variant>
      <vt:variant>
        <vt:i4>5</vt:i4>
      </vt:variant>
      <vt:variant>
        <vt:lpwstr/>
      </vt:variant>
      <vt:variant>
        <vt:lpwstr>_Toc142565817</vt:lpwstr>
      </vt:variant>
      <vt:variant>
        <vt:i4>1179709</vt:i4>
      </vt:variant>
      <vt:variant>
        <vt:i4>827</vt:i4>
      </vt:variant>
      <vt:variant>
        <vt:i4>0</vt:i4>
      </vt:variant>
      <vt:variant>
        <vt:i4>5</vt:i4>
      </vt:variant>
      <vt:variant>
        <vt:lpwstr/>
      </vt:variant>
      <vt:variant>
        <vt:lpwstr>_Toc142565816</vt:lpwstr>
      </vt:variant>
      <vt:variant>
        <vt:i4>1179709</vt:i4>
      </vt:variant>
      <vt:variant>
        <vt:i4>821</vt:i4>
      </vt:variant>
      <vt:variant>
        <vt:i4>0</vt:i4>
      </vt:variant>
      <vt:variant>
        <vt:i4>5</vt:i4>
      </vt:variant>
      <vt:variant>
        <vt:lpwstr/>
      </vt:variant>
      <vt:variant>
        <vt:lpwstr>_Toc142565815</vt:lpwstr>
      </vt:variant>
      <vt:variant>
        <vt:i4>1179709</vt:i4>
      </vt:variant>
      <vt:variant>
        <vt:i4>815</vt:i4>
      </vt:variant>
      <vt:variant>
        <vt:i4>0</vt:i4>
      </vt:variant>
      <vt:variant>
        <vt:i4>5</vt:i4>
      </vt:variant>
      <vt:variant>
        <vt:lpwstr/>
      </vt:variant>
      <vt:variant>
        <vt:lpwstr>_Toc142565814</vt:lpwstr>
      </vt:variant>
      <vt:variant>
        <vt:i4>1179709</vt:i4>
      </vt:variant>
      <vt:variant>
        <vt:i4>809</vt:i4>
      </vt:variant>
      <vt:variant>
        <vt:i4>0</vt:i4>
      </vt:variant>
      <vt:variant>
        <vt:i4>5</vt:i4>
      </vt:variant>
      <vt:variant>
        <vt:lpwstr/>
      </vt:variant>
      <vt:variant>
        <vt:lpwstr>_Toc142565813</vt:lpwstr>
      </vt:variant>
      <vt:variant>
        <vt:i4>1245244</vt:i4>
      </vt:variant>
      <vt:variant>
        <vt:i4>350</vt:i4>
      </vt:variant>
      <vt:variant>
        <vt:i4>0</vt:i4>
      </vt:variant>
      <vt:variant>
        <vt:i4>5</vt:i4>
      </vt:variant>
      <vt:variant>
        <vt:lpwstr/>
      </vt:variant>
      <vt:variant>
        <vt:lpwstr>_Toc142565900</vt:lpwstr>
      </vt:variant>
      <vt:variant>
        <vt:i4>1703997</vt:i4>
      </vt:variant>
      <vt:variant>
        <vt:i4>344</vt:i4>
      </vt:variant>
      <vt:variant>
        <vt:i4>0</vt:i4>
      </vt:variant>
      <vt:variant>
        <vt:i4>5</vt:i4>
      </vt:variant>
      <vt:variant>
        <vt:lpwstr/>
      </vt:variant>
      <vt:variant>
        <vt:lpwstr>_Toc142565899</vt:lpwstr>
      </vt:variant>
      <vt:variant>
        <vt:i4>1703997</vt:i4>
      </vt:variant>
      <vt:variant>
        <vt:i4>338</vt:i4>
      </vt:variant>
      <vt:variant>
        <vt:i4>0</vt:i4>
      </vt:variant>
      <vt:variant>
        <vt:i4>5</vt:i4>
      </vt:variant>
      <vt:variant>
        <vt:lpwstr/>
      </vt:variant>
      <vt:variant>
        <vt:lpwstr>_Toc142565898</vt:lpwstr>
      </vt:variant>
      <vt:variant>
        <vt:i4>1703997</vt:i4>
      </vt:variant>
      <vt:variant>
        <vt:i4>332</vt:i4>
      </vt:variant>
      <vt:variant>
        <vt:i4>0</vt:i4>
      </vt:variant>
      <vt:variant>
        <vt:i4>5</vt:i4>
      </vt:variant>
      <vt:variant>
        <vt:lpwstr/>
      </vt:variant>
      <vt:variant>
        <vt:lpwstr>_Toc142565897</vt:lpwstr>
      </vt:variant>
      <vt:variant>
        <vt:i4>1703997</vt:i4>
      </vt:variant>
      <vt:variant>
        <vt:i4>326</vt:i4>
      </vt:variant>
      <vt:variant>
        <vt:i4>0</vt:i4>
      </vt:variant>
      <vt:variant>
        <vt:i4>5</vt:i4>
      </vt:variant>
      <vt:variant>
        <vt:lpwstr/>
      </vt:variant>
      <vt:variant>
        <vt:lpwstr>_Toc142565896</vt:lpwstr>
      </vt:variant>
      <vt:variant>
        <vt:i4>1703997</vt:i4>
      </vt:variant>
      <vt:variant>
        <vt:i4>320</vt:i4>
      </vt:variant>
      <vt:variant>
        <vt:i4>0</vt:i4>
      </vt:variant>
      <vt:variant>
        <vt:i4>5</vt:i4>
      </vt:variant>
      <vt:variant>
        <vt:lpwstr/>
      </vt:variant>
      <vt:variant>
        <vt:lpwstr>_Toc142565895</vt:lpwstr>
      </vt:variant>
      <vt:variant>
        <vt:i4>1703997</vt:i4>
      </vt:variant>
      <vt:variant>
        <vt:i4>314</vt:i4>
      </vt:variant>
      <vt:variant>
        <vt:i4>0</vt:i4>
      </vt:variant>
      <vt:variant>
        <vt:i4>5</vt:i4>
      </vt:variant>
      <vt:variant>
        <vt:lpwstr/>
      </vt:variant>
      <vt:variant>
        <vt:lpwstr>_Toc142565894</vt:lpwstr>
      </vt:variant>
      <vt:variant>
        <vt:i4>1703997</vt:i4>
      </vt:variant>
      <vt:variant>
        <vt:i4>308</vt:i4>
      </vt:variant>
      <vt:variant>
        <vt:i4>0</vt:i4>
      </vt:variant>
      <vt:variant>
        <vt:i4>5</vt:i4>
      </vt:variant>
      <vt:variant>
        <vt:lpwstr/>
      </vt:variant>
      <vt:variant>
        <vt:lpwstr>_Toc142565893</vt:lpwstr>
      </vt:variant>
      <vt:variant>
        <vt:i4>1703997</vt:i4>
      </vt:variant>
      <vt:variant>
        <vt:i4>302</vt:i4>
      </vt:variant>
      <vt:variant>
        <vt:i4>0</vt:i4>
      </vt:variant>
      <vt:variant>
        <vt:i4>5</vt:i4>
      </vt:variant>
      <vt:variant>
        <vt:lpwstr/>
      </vt:variant>
      <vt:variant>
        <vt:lpwstr>_Toc142565892</vt:lpwstr>
      </vt:variant>
      <vt:variant>
        <vt:i4>1703997</vt:i4>
      </vt:variant>
      <vt:variant>
        <vt:i4>296</vt:i4>
      </vt:variant>
      <vt:variant>
        <vt:i4>0</vt:i4>
      </vt:variant>
      <vt:variant>
        <vt:i4>5</vt:i4>
      </vt:variant>
      <vt:variant>
        <vt:lpwstr/>
      </vt:variant>
      <vt:variant>
        <vt:lpwstr>_Toc142565891</vt:lpwstr>
      </vt:variant>
      <vt:variant>
        <vt:i4>1703997</vt:i4>
      </vt:variant>
      <vt:variant>
        <vt:i4>290</vt:i4>
      </vt:variant>
      <vt:variant>
        <vt:i4>0</vt:i4>
      </vt:variant>
      <vt:variant>
        <vt:i4>5</vt:i4>
      </vt:variant>
      <vt:variant>
        <vt:lpwstr/>
      </vt:variant>
      <vt:variant>
        <vt:lpwstr>_Toc142565890</vt:lpwstr>
      </vt:variant>
      <vt:variant>
        <vt:i4>1769533</vt:i4>
      </vt:variant>
      <vt:variant>
        <vt:i4>284</vt:i4>
      </vt:variant>
      <vt:variant>
        <vt:i4>0</vt:i4>
      </vt:variant>
      <vt:variant>
        <vt:i4>5</vt:i4>
      </vt:variant>
      <vt:variant>
        <vt:lpwstr/>
      </vt:variant>
      <vt:variant>
        <vt:lpwstr>_Toc142565889</vt:lpwstr>
      </vt:variant>
      <vt:variant>
        <vt:i4>1769533</vt:i4>
      </vt:variant>
      <vt:variant>
        <vt:i4>278</vt:i4>
      </vt:variant>
      <vt:variant>
        <vt:i4>0</vt:i4>
      </vt:variant>
      <vt:variant>
        <vt:i4>5</vt:i4>
      </vt:variant>
      <vt:variant>
        <vt:lpwstr/>
      </vt:variant>
      <vt:variant>
        <vt:lpwstr>_Toc142565888</vt:lpwstr>
      </vt:variant>
      <vt:variant>
        <vt:i4>1769533</vt:i4>
      </vt:variant>
      <vt:variant>
        <vt:i4>272</vt:i4>
      </vt:variant>
      <vt:variant>
        <vt:i4>0</vt:i4>
      </vt:variant>
      <vt:variant>
        <vt:i4>5</vt:i4>
      </vt:variant>
      <vt:variant>
        <vt:lpwstr/>
      </vt:variant>
      <vt:variant>
        <vt:lpwstr>_Toc142565887</vt:lpwstr>
      </vt:variant>
      <vt:variant>
        <vt:i4>1769533</vt:i4>
      </vt:variant>
      <vt:variant>
        <vt:i4>266</vt:i4>
      </vt:variant>
      <vt:variant>
        <vt:i4>0</vt:i4>
      </vt:variant>
      <vt:variant>
        <vt:i4>5</vt:i4>
      </vt:variant>
      <vt:variant>
        <vt:lpwstr/>
      </vt:variant>
      <vt:variant>
        <vt:lpwstr>_Toc142565886</vt:lpwstr>
      </vt:variant>
      <vt:variant>
        <vt:i4>1769533</vt:i4>
      </vt:variant>
      <vt:variant>
        <vt:i4>260</vt:i4>
      </vt:variant>
      <vt:variant>
        <vt:i4>0</vt:i4>
      </vt:variant>
      <vt:variant>
        <vt:i4>5</vt:i4>
      </vt:variant>
      <vt:variant>
        <vt:lpwstr/>
      </vt:variant>
      <vt:variant>
        <vt:lpwstr>_Toc142565885</vt:lpwstr>
      </vt:variant>
      <vt:variant>
        <vt:i4>1769533</vt:i4>
      </vt:variant>
      <vt:variant>
        <vt:i4>254</vt:i4>
      </vt:variant>
      <vt:variant>
        <vt:i4>0</vt:i4>
      </vt:variant>
      <vt:variant>
        <vt:i4>5</vt:i4>
      </vt:variant>
      <vt:variant>
        <vt:lpwstr/>
      </vt:variant>
      <vt:variant>
        <vt:lpwstr>_Toc142565884</vt:lpwstr>
      </vt:variant>
      <vt:variant>
        <vt:i4>1769533</vt:i4>
      </vt:variant>
      <vt:variant>
        <vt:i4>248</vt:i4>
      </vt:variant>
      <vt:variant>
        <vt:i4>0</vt:i4>
      </vt:variant>
      <vt:variant>
        <vt:i4>5</vt:i4>
      </vt:variant>
      <vt:variant>
        <vt:lpwstr/>
      </vt:variant>
      <vt:variant>
        <vt:lpwstr>_Toc142565883</vt:lpwstr>
      </vt:variant>
      <vt:variant>
        <vt:i4>1769533</vt:i4>
      </vt:variant>
      <vt:variant>
        <vt:i4>242</vt:i4>
      </vt:variant>
      <vt:variant>
        <vt:i4>0</vt:i4>
      </vt:variant>
      <vt:variant>
        <vt:i4>5</vt:i4>
      </vt:variant>
      <vt:variant>
        <vt:lpwstr/>
      </vt:variant>
      <vt:variant>
        <vt:lpwstr>_Toc142565882</vt:lpwstr>
      </vt:variant>
      <vt:variant>
        <vt:i4>1769533</vt:i4>
      </vt:variant>
      <vt:variant>
        <vt:i4>236</vt:i4>
      </vt:variant>
      <vt:variant>
        <vt:i4>0</vt:i4>
      </vt:variant>
      <vt:variant>
        <vt:i4>5</vt:i4>
      </vt:variant>
      <vt:variant>
        <vt:lpwstr/>
      </vt:variant>
      <vt:variant>
        <vt:lpwstr>_Toc142565881</vt:lpwstr>
      </vt:variant>
      <vt:variant>
        <vt:i4>1769533</vt:i4>
      </vt:variant>
      <vt:variant>
        <vt:i4>230</vt:i4>
      </vt:variant>
      <vt:variant>
        <vt:i4>0</vt:i4>
      </vt:variant>
      <vt:variant>
        <vt:i4>5</vt:i4>
      </vt:variant>
      <vt:variant>
        <vt:lpwstr/>
      </vt:variant>
      <vt:variant>
        <vt:lpwstr>_Toc142565880</vt:lpwstr>
      </vt:variant>
      <vt:variant>
        <vt:i4>1310781</vt:i4>
      </vt:variant>
      <vt:variant>
        <vt:i4>224</vt:i4>
      </vt:variant>
      <vt:variant>
        <vt:i4>0</vt:i4>
      </vt:variant>
      <vt:variant>
        <vt:i4>5</vt:i4>
      </vt:variant>
      <vt:variant>
        <vt:lpwstr/>
      </vt:variant>
      <vt:variant>
        <vt:lpwstr>_Toc142565879</vt:lpwstr>
      </vt:variant>
      <vt:variant>
        <vt:i4>1310781</vt:i4>
      </vt:variant>
      <vt:variant>
        <vt:i4>218</vt:i4>
      </vt:variant>
      <vt:variant>
        <vt:i4>0</vt:i4>
      </vt:variant>
      <vt:variant>
        <vt:i4>5</vt:i4>
      </vt:variant>
      <vt:variant>
        <vt:lpwstr/>
      </vt:variant>
      <vt:variant>
        <vt:lpwstr>_Toc142565878</vt:lpwstr>
      </vt:variant>
      <vt:variant>
        <vt:i4>1310781</vt:i4>
      </vt:variant>
      <vt:variant>
        <vt:i4>212</vt:i4>
      </vt:variant>
      <vt:variant>
        <vt:i4>0</vt:i4>
      </vt:variant>
      <vt:variant>
        <vt:i4>5</vt:i4>
      </vt:variant>
      <vt:variant>
        <vt:lpwstr/>
      </vt:variant>
      <vt:variant>
        <vt:lpwstr>_Toc142565877</vt:lpwstr>
      </vt:variant>
      <vt:variant>
        <vt:i4>1310781</vt:i4>
      </vt:variant>
      <vt:variant>
        <vt:i4>206</vt:i4>
      </vt:variant>
      <vt:variant>
        <vt:i4>0</vt:i4>
      </vt:variant>
      <vt:variant>
        <vt:i4>5</vt:i4>
      </vt:variant>
      <vt:variant>
        <vt:lpwstr/>
      </vt:variant>
      <vt:variant>
        <vt:lpwstr>_Toc142565876</vt:lpwstr>
      </vt:variant>
      <vt:variant>
        <vt:i4>1310781</vt:i4>
      </vt:variant>
      <vt:variant>
        <vt:i4>200</vt:i4>
      </vt:variant>
      <vt:variant>
        <vt:i4>0</vt:i4>
      </vt:variant>
      <vt:variant>
        <vt:i4>5</vt:i4>
      </vt:variant>
      <vt:variant>
        <vt:lpwstr/>
      </vt:variant>
      <vt:variant>
        <vt:lpwstr>_Toc142565875</vt:lpwstr>
      </vt:variant>
      <vt:variant>
        <vt:i4>1310781</vt:i4>
      </vt:variant>
      <vt:variant>
        <vt:i4>194</vt:i4>
      </vt:variant>
      <vt:variant>
        <vt:i4>0</vt:i4>
      </vt:variant>
      <vt:variant>
        <vt:i4>5</vt:i4>
      </vt:variant>
      <vt:variant>
        <vt:lpwstr/>
      </vt:variant>
      <vt:variant>
        <vt:lpwstr>_Toc142565874</vt:lpwstr>
      </vt:variant>
      <vt:variant>
        <vt:i4>1310781</vt:i4>
      </vt:variant>
      <vt:variant>
        <vt:i4>188</vt:i4>
      </vt:variant>
      <vt:variant>
        <vt:i4>0</vt:i4>
      </vt:variant>
      <vt:variant>
        <vt:i4>5</vt:i4>
      </vt:variant>
      <vt:variant>
        <vt:lpwstr/>
      </vt:variant>
      <vt:variant>
        <vt:lpwstr>_Toc142565873</vt:lpwstr>
      </vt:variant>
      <vt:variant>
        <vt:i4>1310781</vt:i4>
      </vt:variant>
      <vt:variant>
        <vt:i4>182</vt:i4>
      </vt:variant>
      <vt:variant>
        <vt:i4>0</vt:i4>
      </vt:variant>
      <vt:variant>
        <vt:i4>5</vt:i4>
      </vt:variant>
      <vt:variant>
        <vt:lpwstr/>
      </vt:variant>
      <vt:variant>
        <vt:lpwstr>_Toc142565872</vt:lpwstr>
      </vt:variant>
      <vt:variant>
        <vt:i4>1310781</vt:i4>
      </vt:variant>
      <vt:variant>
        <vt:i4>176</vt:i4>
      </vt:variant>
      <vt:variant>
        <vt:i4>0</vt:i4>
      </vt:variant>
      <vt:variant>
        <vt:i4>5</vt:i4>
      </vt:variant>
      <vt:variant>
        <vt:lpwstr/>
      </vt:variant>
      <vt:variant>
        <vt:lpwstr>_Toc142565871</vt:lpwstr>
      </vt:variant>
      <vt:variant>
        <vt:i4>1310781</vt:i4>
      </vt:variant>
      <vt:variant>
        <vt:i4>170</vt:i4>
      </vt:variant>
      <vt:variant>
        <vt:i4>0</vt:i4>
      </vt:variant>
      <vt:variant>
        <vt:i4>5</vt:i4>
      </vt:variant>
      <vt:variant>
        <vt:lpwstr/>
      </vt:variant>
      <vt:variant>
        <vt:lpwstr>_Toc142565870</vt:lpwstr>
      </vt:variant>
      <vt:variant>
        <vt:i4>1376317</vt:i4>
      </vt:variant>
      <vt:variant>
        <vt:i4>164</vt:i4>
      </vt:variant>
      <vt:variant>
        <vt:i4>0</vt:i4>
      </vt:variant>
      <vt:variant>
        <vt:i4>5</vt:i4>
      </vt:variant>
      <vt:variant>
        <vt:lpwstr/>
      </vt:variant>
      <vt:variant>
        <vt:lpwstr>_Toc142565869</vt:lpwstr>
      </vt:variant>
      <vt:variant>
        <vt:i4>1376317</vt:i4>
      </vt:variant>
      <vt:variant>
        <vt:i4>158</vt:i4>
      </vt:variant>
      <vt:variant>
        <vt:i4>0</vt:i4>
      </vt:variant>
      <vt:variant>
        <vt:i4>5</vt:i4>
      </vt:variant>
      <vt:variant>
        <vt:lpwstr/>
      </vt:variant>
      <vt:variant>
        <vt:lpwstr>_Toc142565868</vt:lpwstr>
      </vt:variant>
      <vt:variant>
        <vt:i4>1376317</vt:i4>
      </vt:variant>
      <vt:variant>
        <vt:i4>152</vt:i4>
      </vt:variant>
      <vt:variant>
        <vt:i4>0</vt:i4>
      </vt:variant>
      <vt:variant>
        <vt:i4>5</vt:i4>
      </vt:variant>
      <vt:variant>
        <vt:lpwstr/>
      </vt:variant>
      <vt:variant>
        <vt:lpwstr>_Toc142565867</vt:lpwstr>
      </vt:variant>
      <vt:variant>
        <vt:i4>1376317</vt:i4>
      </vt:variant>
      <vt:variant>
        <vt:i4>146</vt:i4>
      </vt:variant>
      <vt:variant>
        <vt:i4>0</vt:i4>
      </vt:variant>
      <vt:variant>
        <vt:i4>5</vt:i4>
      </vt:variant>
      <vt:variant>
        <vt:lpwstr/>
      </vt:variant>
      <vt:variant>
        <vt:lpwstr>_Toc142565866</vt:lpwstr>
      </vt:variant>
      <vt:variant>
        <vt:i4>1376317</vt:i4>
      </vt:variant>
      <vt:variant>
        <vt:i4>140</vt:i4>
      </vt:variant>
      <vt:variant>
        <vt:i4>0</vt:i4>
      </vt:variant>
      <vt:variant>
        <vt:i4>5</vt:i4>
      </vt:variant>
      <vt:variant>
        <vt:lpwstr/>
      </vt:variant>
      <vt:variant>
        <vt:lpwstr>_Toc142565865</vt:lpwstr>
      </vt:variant>
      <vt:variant>
        <vt:i4>1376317</vt:i4>
      </vt:variant>
      <vt:variant>
        <vt:i4>134</vt:i4>
      </vt:variant>
      <vt:variant>
        <vt:i4>0</vt:i4>
      </vt:variant>
      <vt:variant>
        <vt:i4>5</vt:i4>
      </vt:variant>
      <vt:variant>
        <vt:lpwstr/>
      </vt:variant>
      <vt:variant>
        <vt:lpwstr>_Toc142565864</vt:lpwstr>
      </vt:variant>
      <vt:variant>
        <vt:i4>1376317</vt:i4>
      </vt:variant>
      <vt:variant>
        <vt:i4>128</vt:i4>
      </vt:variant>
      <vt:variant>
        <vt:i4>0</vt:i4>
      </vt:variant>
      <vt:variant>
        <vt:i4>5</vt:i4>
      </vt:variant>
      <vt:variant>
        <vt:lpwstr/>
      </vt:variant>
      <vt:variant>
        <vt:lpwstr>_Toc142565863</vt:lpwstr>
      </vt:variant>
      <vt:variant>
        <vt:i4>1376317</vt:i4>
      </vt:variant>
      <vt:variant>
        <vt:i4>122</vt:i4>
      </vt:variant>
      <vt:variant>
        <vt:i4>0</vt:i4>
      </vt:variant>
      <vt:variant>
        <vt:i4>5</vt:i4>
      </vt:variant>
      <vt:variant>
        <vt:lpwstr/>
      </vt:variant>
      <vt:variant>
        <vt:lpwstr>_Toc142565862</vt:lpwstr>
      </vt:variant>
      <vt:variant>
        <vt:i4>1376317</vt:i4>
      </vt:variant>
      <vt:variant>
        <vt:i4>116</vt:i4>
      </vt:variant>
      <vt:variant>
        <vt:i4>0</vt:i4>
      </vt:variant>
      <vt:variant>
        <vt:i4>5</vt:i4>
      </vt:variant>
      <vt:variant>
        <vt:lpwstr/>
      </vt:variant>
      <vt:variant>
        <vt:lpwstr>_Toc142565861</vt:lpwstr>
      </vt:variant>
      <vt:variant>
        <vt:i4>1376317</vt:i4>
      </vt:variant>
      <vt:variant>
        <vt:i4>110</vt:i4>
      </vt:variant>
      <vt:variant>
        <vt:i4>0</vt:i4>
      </vt:variant>
      <vt:variant>
        <vt:i4>5</vt:i4>
      </vt:variant>
      <vt:variant>
        <vt:lpwstr/>
      </vt:variant>
      <vt:variant>
        <vt:lpwstr>_Toc142565860</vt:lpwstr>
      </vt:variant>
      <vt:variant>
        <vt:i4>1441853</vt:i4>
      </vt:variant>
      <vt:variant>
        <vt:i4>104</vt:i4>
      </vt:variant>
      <vt:variant>
        <vt:i4>0</vt:i4>
      </vt:variant>
      <vt:variant>
        <vt:i4>5</vt:i4>
      </vt:variant>
      <vt:variant>
        <vt:lpwstr/>
      </vt:variant>
      <vt:variant>
        <vt:lpwstr>_Toc142565859</vt:lpwstr>
      </vt:variant>
      <vt:variant>
        <vt:i4>1441853</vt:i4>
      </vt:variant>
      <vt:variant>
        <vt:i4>98</vt:i4>
      </vt:variant>
      <vt:variant>
        <vt:i4>0</vt:i4>
      </vt:variant>
      <vt:variant>
        <vt:i4>5</vt:i4>
      </vt:variant>
      <vt:variant>
        <vt:lpwstr/>
      </vt:variant>
      <vt:variant>
        <vt:lpwstr>_Toc142565858</vt:lpwstr>
      </vt:variant>
      <vt:variant>
        <vt:i4>1441853</vt:i4>
      </vt:variant>
      <vt:variant>
        <vt:i4>92</vt:i4>
      </vt:variant>
      <vt:variant>
        <vt:i4>0</vt:i4>
      </vt:variant>
      <vt:variant>
        <vt:i4>5</vt:i4>
      </vt:variant>
      <vt:variant>
        <vt:lpwstr/>
      </vt:variant>
      <vt:variant>
        <vt:lpwstr>_Toc142565857</vt:lpwstr>
      </vt:variant>
      <vt:variant>
        <vt:i4>1441853</vt:i4>
      </vt:variant>
      <vt:variant>
        <vt:i4>86</vt:i4>
      </vt:variant>
      <vt:variant>
        <vt:i4>0</vt:i4>
      </vt:variant>
      <vt:variant>
        <vt:i4>5</vt:i4>
      </vt:variant>
      <vt:variant>
        <vt:lpwstr/>
      </vt:variant>
      <vt:variant>
        <vt:lpwstr>_Toc142565856</vt:lpwstr>
      </vt:variant>
      <vt:variant>
        <vt:i4>1441853</vt:i4>
      </vt:variant>
      <vt:variant>
        <vt:i4>80</vt:i4>
      </vt:variant>
      <vt:variant>
        <vt:i4>0</vt:i4>
      </vt:variant>
      <vt:variant>
        <vt:i4>5</vt:i4>
      </vt:variant>
      <vt:variant>
        <vt:lpwstr/>
      </vt:variant>
      <vt:variant>
        <vt:lpwstr>_Toc142565855</vt:lpwstr>
      </vt:variant>
      <vt:variant>
        <vt:i4>1441853</vt:i4>
      </vt:variant>
      <vt:variant>
        <vt:i4>74</vt:i4>
      </vt:variant>
      <vt:variant>
        <vt:i4>0</vt:i4>
      </vt:variant>
      <vt:variant>
        <vt:i4>5</vt:i4>
      </vt:variant>
      <vt:variant>
        <vt:lpwstr/>
      </vt:variant>
      <vt:variant>
        <vt:lpwstr>_Toc142565854</vt:lpwstr>
      </vt:variant>
      <vt:variant>
        <vt:i4>1441853</vt:i4>
      </vt:variant>
      <vt:variant>
        <vt:i4>68</vt:i4>
      </vt:variant>
      <vt:variant>
        <vt:i4>0</vt:i4>
      </vt:variant>
      <vt:variant>
        <vt:i4>5</vt:i4>
      </vt:variant>
      <vt:variant>
        <vt:lpwstr/>
      </vt:variant>
      <vt:variant>
        <vt:lpwstr>_Toc142565853</vt:lpwstr>
      </vt:variant>
      <vt:variant>
        <vt:i4>1441853</vt:i4>
      </vt:variant>
      <vt:variant>
        <vt:i4>62</vt:i4>
      </vt:variant>
      <vt:variant>
        <vt:i4>0</vt:i4>
      </vt:variant>
      <vt:variant>
        <vt:i4>5</vt:i4>
      </vt:variant>
      <vt:variant>
        <vt:lpwstr/>
      </vt:variant>
      <vt:variant>
        <vt:lpwstr>_Toc142565852</vt:lpwstr>
      </vt:variant>
      <vt:variant>
        <vt:i4>1441853</vt:i4>
      </vt:variant>
      <vt:variant>
        <vt:i4>56</vt:i4>
      </vt:variant>
      <vt:variant>
        <vt:i4>0</vt:i4>
      </vt:variant>
      <vt:variant>
        <vt:i4>5</vt:i4>
      </vt:variant>
      <vt:variant>
        <vt:lpwstr/>
      </vt:variant>
      <vt:variant>
        <vt:lpwstr>_Toc142565851</vt:lpwstr>
      </vt:variant>
      <vt:variant>
        <vt:i4>1441853</vt:i4>
      </vt:variant>
      <vt:variant>
        <vt:i4>50</vt:i4>
      </vt:variant>
      <vt:variant>
        <vt:i4>0</vt:i4>
      </vt:variant>
      <vt:variant>
        <vt:i4>5</vt:i4>
      </vt:variant>
      <vt:variant>
        <vt:lpwstr/>
      </vt:variant>
      <vt:variant>
        <vt:lpwstr>_Toc142565850</vt:lpwstr>
      </vt:variant>
      <vt:variant>
        <vt:i4>1507389</vt:i4>
      </vt:variant>
      <vt:variant>
        <vt:i4>44</vt:i4>
      </vt:variant>
      <vt:variant>
        <vt:i4>0</vt:i4>
      </vt:variant>
      <vt:variant>
        <vt:i4>5</vt:i4>
      </vt:variant>
      <vt:variant>
        <vt:lpwstr/>
      </vt:variant>
      <vt:variant>
        <vt:lpwstr>_Toc142565849</vt:lpwstr>
      </vt:variant>
      <vt:variant>
        <vt:i4>1507389</vt:i4>
      </vt:variant>
      <vt:variant>
        <vt:i4>38</vt:i4>
      </vt:variant>
      <vt:variant>
        <vt:i4>0</vt:i4>
      </vt:variant>
      <vt:variant>
        <vt:i4>5</vt:i4>
      </vt:variant>
      <vt:variant>
        <vt:lpwstr/>
      </vt:variant>
      <vt:variant>
        <vt:lpwstr>_Toc142565848</vt:lpwstr>
      </vt:variant>
      <vt:variant>
        <vt:i4>1507389</vt:i4>
      </vt:variant>
      <vt:variant>
        <vt:i4>32</vt:i4>
      </vt:variant>
      <vt:variant>
        <vt:i4>0</vt:i4>
      </vt:variant>
      <vt:variant>
        <vt:i4>5</vt:i4>
      </vt:variant>
      <vt:variant>
        <vt:lpwstr/>
      </vt:variant>
      <vt:variant>
        <vt:lpwstr>_Toc142565847</vt:lpwstr>
      </vt:variant>
      <vt:variant>
        <vt:i4>1507389</vt:i4>
      </vt:variant>
      <vt:variant>
        <vt:i4>26</vt:i4>
      </vt:variant>
      <vt:variant>
        <vt:i4>0</vt:i4>
      </vt:variant>
      <vt:variant>
        <vt:i4>5</vt:i4>
      </vt:variant>
      <vt:variant>
        <vt:lpwstr/>
      </vt:variant>
      <vt:variant>
        <vt:lpwstr>_Toc142565846</vt:lpwstr>
      </vt:variant>
      <vt:variant>
        <vt:i4>1507389</vt:i4>
      </vt:variant>
      <vt:variant>
        <vt:i4>20</vt:i4>
      </vt:variant>
      <vt:variant>
        <vt:i4>0</vt:i4>
      </vt:variant>
      <vt:variant>
        <vt:i4>5</vt:i4>
      </vt:variant>
      <vt:variant>
        <vt:lpwstr/>
      </vt:variant>
      <vt:variant>
        <vt:lpwstr>_Toc142565845</vt:lpwstr>
      </vt:variant>
      <vt:variant>
        <vt:i4>1507389</vt:i4>
      </vt:variant>
      <vt:variant>
        <vt:i4>14</vt:i4>
      </vt:variant>
      <vt:variant>
        <vt:i4>0</vt:i4>
      </vt:variant>
      <vt:variant>
        <vt:i4>5</vt:i4>
      </vt:variant>
      <vt:variant>
        <vt:lpwstr/>
      </vt:variant>
      <vt:variant>
        <vt:lpwstr>_Toc142565844</vt:lpwstr>
      </vt:variant>
      <vt:variant>
        <vt:i4>1507389</vt:i4>
      </vt:variant>
      <vt:variant>
        <vt:i4>8</vt:i4>
      </vt:variant>
      <vt:variant>
        <vt:i4>0</vt:i4>
      </vt:variant>
      <vt:variant>
        <vt:i4>5</vt:i4>
      </vt:variant>
      <vt:variant>
        <vt:lpwstr/>
      </vt:variant>
      <vt:variant>
        <vt:lpwstr>_Toc142565843</vt:lpwstr>
      </vt:variant>
      <vt:variant>
        <vt:i4>1507389</vt:i4>
      </vt:variant>
      <vt:variant>
        <vt:i4>2</vt:i4>
      </vt:variant>
      <vt:variant>
        <vt:i4>0</vt:i4>
      </vt:variant>
      <vt:variant>
        <vt:i4>5</vt:i4>
      </vt:variant>
      <vt:variant>
        <vt:lpwstr/>
      </vt:variant>
      <vt:variant>
        <vt:lpwstr>_Toc142565842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Level D</dc:title>
  <dc:subject>V14</dc:subject>
  <dc:creator>Stefan Exner</dc:creator>
  <cp:keywords/>
  <dc:description/>
  <cp:lastModifiedBy>René Windus</cp:lastModifiedBy>
  <cp:revision>7</cp:revision>
  <cp:lastPrinted>2018-04-12T17:24:00Z</cp:lastPrinted>
  <dcterms:created xsi:type="dcterms:W3CDTF">2023-11-27T09:57:00Z</dcterms:created>
  <dcterms:modified xsi:type="dcterms:W3CDTF">2024-02-04T14:02:00Z</dcterms:modified>
  <cp:category/>
</cp:coreProperties>
</file>