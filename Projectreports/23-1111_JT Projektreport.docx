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CC60DD" w14:textId="77777777" w:rsidR="00841E56" w:rsidRPr="00D339BC" w:rsidRDefault="00841E56">
      <w:pPr>
        <w:pStyle w:val="Textoindependiente2"/>
        <w:jc w:val="both"/>
        <w:rPr>
          <w:color w:val="auto"/>
          <w:sz w:val="22"/>
          <w:szCs w:val="22"/>
        </w:rPr>
      </w:pPr>
    </w:p>
    <w:p w14:paraId="31ACE12F" w14:textId="77777777" w:rsidR="001A67E1" w:rsidRPr="00D339BC" w:rsidRDefault="001A67E1" w:rsidP="00F9340C">
      <w:pPr>
        <w:spacing w:before="120"/>
        <w:ind w:left="113"/>
        <w:jc w:val="center"/>
        <w:rPr>
          <w:sz w:val="22"/>
          <w:szCs w:val="22"/>
        </w:rPr>
      </w:pPr>
    </w:p>
    <w:p w14:paraId="504789C9" w14:textId="77777777" w:rsidR="001A67E1" w:rsidRPr="00D339BC" w:rsidRDefault="001A67E1">
      <w:pPr>
        <w:pStyle w:val="Textoindependiente2"/>
        <w:jc w:val="both"/>
        <w:rPr>
          <w:color w:val="auto"/>
          <w:sz w:val="22"/>
          <w:szCs w:val="22"/>
        </w:rPr>
      </w:pPr>
    </w:p>
    <w:p w14:paraId="637DC952" w14:textId="77777777" w:rsidR="001A67E1" w:rsidRPr="00D339BC" w:rsidRDefault="001A67E1">
      <w:pPr>
        <w:pStyle w:val="Textoindependiente2"/>
        <w:jc w:val="both"/>
        <w:rPr>
          <w:color w:val="auto"/>
          <w:sz w:val="22"/>
          <w:szCs w:val="22"/>
        </w:rPr>
      </w:pPr>
    </w:p>
    <w:p w14:paraId="6BA13ECE" w14:textId="77777777" w:rsidR="001A67E1" w:rsidRPr="00D339BC" w:rsidRDefault="001A67E1">
      <w:pPr>
        <w:pStyle w:val="Textoindependiente2"/>
        <w:jc w:val="center"/>
        <w:rPr>
          <w:color w:val="auto"/>
          <w:sz w:val="22"/>
          <w:szCs w:val="22"/>
        </w:rPr>
      </w:pPr>
    </w:p>
    <w:p w14:paraId="23F353E2" w14:textId="77777777" w:rsidR="001A67E1" w:rsidRPr="00D339BC" w:rsidRDefault="001A67E1">
      <w:pPr>
        <w:pStyle w:val="Textoindependiente2"/>
        <w:jc w:val="center"/>
        <w:rPr>
          <w:color w:val="auto"/>
          <w:sz w:val="22"/>
          <w:szCs w:val="22"/>
        </w:rPr>
      </w:pPr>
    </w:p>
    <w:p w14:paraId="48E5C012" w14:textId="77777777" w:rsidR="001A67E1" w:rsidRDefault="00C404B5">
      <w:pPr>
        <w:pStyle w:val="Textoindependiente2"/>
        <w:jc w:val="center"/>
        <w:rPr>
          <w:b/>
          <w:color w:val="auto"/>
          <w:sz w:val="28"/>
          <w:szCs w:val="28"/>
        </w:rPr>
      </w:pPr>
      <w:r>
        <w:rPr>
          <w:b/>
          <w:color w:val="auto"/>
          <w:sz w:val="28"/>
          <w:szCs w:val="28"/>
        </w:rPr>
        <w:t>Report Level D</w:t>
      </w:r>
    </w:p>
    <w:p w14:paraId="31064A82" w14:textId="77777777" w:rsidR="00714E4B" w:rsidRDefault="00714E4B">
      <w:pPr>
        <w:pStyle w:val="Textoindependiente2"/>
        <w:jc w:val="center"/>
        <w:rPr>
          <w:b/>
          <w:color w:val="auto"/>
          <w:sz w:val="28"/>
          <w:szCs w:val="28"/>
        </w:rPr>
      </w:pPr>
    </w:p>
    <w:p w14:paraId="59651A24" w14:textId="77777777" w:rsidR="00714E4B" w:rsidRPr="00CD1817" w:rsidRDefault="009B25A6" w:rsidP="00CD1817">
      <w:pPr>
        <w:jc w:val="center"/>
        <w:rPr>
          <w:rFonts w:ascii="Times New Roman" w:hAnsi="Times New Roman"/>
          <w:b/>
          <w:sz w:val="24"/>
          <w:szCs w:val="24"/>
        </w:rPr>
      </w:pPr>
      <w:r w:rsidRPr="00CD1817">
        <w:rPr>
          <w:b/>
          <w:sz w:val="18"/>
          <w:szCs w:val="18"/>
        </w:rPr>
        <w:t>nach Z</w:t>
      </w:r>
      <w:r w:rsidR="00090E05" w:rsidRPr="00CD1817">
        <w:rPr>
          <w:b/>
          <w:sz w:val="18"/>
          <w:szCs w:val="18"/>
        </w:rPr>
        <w:t>01D</w:t>
      </w:r>
      <w:r w:rsidR="005156E9" w:rsidRPr="00CD1817">
        <w:rPr>
          <w:b/>
          <w:sz w:val="18"/>
          <w:szCs w:val="18"/>
        </w:rPr>
        <w:t>_Leitfaden</w:t>
      </w:r>
      <w:r w:rsidR="00090E05" w:rsidRPr="00CD1817">
        <w:rPr>
          <w:b/>
          <w:sz w:val="18"/>
          <w:szCs w:val="18"/>
        </w:rPr>
        <w:t xml:space="preserve"> </w:t>
      </w:r>
      <w:r w:rsidR="005156E9" w:rsidRPr="00CD1817">
        <w:rPr>
          <w:b/>
          <w:sz w:val="18"/>
          <w:szCs w:val="18"/>
        </w:rPr>
        <w:t>/</w:t>
      </w:r>
      <w:r w:rsidR="00CD1817" w:rsidRPr="00CD1817">
        <w:rPr>
          <w:b/>
          <w:sz w:val="18"/>
          <w:szCs w:val="18"/>
        </w:rPr>
        <w:t xml:space="preserve"> </w:t>
      </w:r>
      <w:r w:rsidR="00E86BE7">
        <w:rPr>
          <w:b/>
          <w:sz w:val="18"/>
          <w:szCs w:val="18"/>
        </w:rPr>
        <w:t>02</w:t>
      </w:r>
      <w:r w:rsidR="00CD1817" w:rsidRPr="00CD1817">
        <w:rPr>
          <w:b/>
          <w:sz w:val="18"/>
          <w:szCs w:val="18"/>
        </w:rPr>
        <w:t xml:space="preserve"> vom </w:t>
      </w:r>
      <w:r w:rsidR="00E86BE7">
        <w:rPr>
          <w:b/>
          <w:sz w:val="18"/>
          <w:szCs w:val="18"/>
        </w:rPr>
        <w:t>20.06.2023</w:t>
      </w:r>
    </w:p>
    <w:p w14:paraId="16A8CAC5" w14:textId="77777777" w:rsidR="00C404B5" w:rsidRDefault="00C404B5">
      <w:pPr>
        <w:pStyle w:val="Textoindependiente2"/>
        <w:jc w:val="center"/>
        <w:rPr>
          <w:b/>
          <w:color w:val="auto"/>
          <w:sz w:val="18"/>
          <w:szCs w:val="18"/>
        </w:rPr>
      </w:pPr>
    </w:p>
    <w:p w14:paraId="6477AC6C" w14:textId="77777777" w:rsidR="00C404B5" w:rsidRDefault="00C404B5">
      <w:pPr>
        <w:pStyle w:val="Textoindependiente2"/>
        <w:jc w:val="center"/>
        <w:rPr>
          <w:b/>
          <w:color w:val="auto"/>
          <w:sz w:val="28"/>
          <w:szCs w:val="28"/>
        </w:rPr>
      </w:pPr>
      <w:r>
        <w:rPr>
          <w:b/>
          <w:color w:val="auto"/>
          <w:sz w:val="18"/>
          <w:szCs w:val="18"/>
        </w:rPr>
        <w:t>Dieses Dokument basiert auf der Report-Vorlage der Decisio Projekt- und Prozessmanagement G</w:t>
      </w:r>
      <w:r w:rsidR="00145845">
        <w:rPr>
          <w:b/>
          <w:color w:val="auto"/>
          <w:sz w:val="18"/>
          <w:szCs w:val="18"/>
        </w:rPr>
        <w:t>mbH</w:t>
      </w:r>
      <w:r>
        <w:rPr>
          <w:b/>
          <w:color w:val="auto"/>
          <w:sz w:val="18"/>
          <w:szCs w:val="18"/>
        </w:rPr>
        <w:t xml:space="preserve">. </w:t>
      </w:r>
    </w:p>
    <w:p w14:paraId="5E1EA8AA" w14:textId="77777777" w:rsidR="001A67E1" w:rsidRPr="00740369" w:rsidRDefault="001A67E1">
      <w:pPr>
        <w:pStyle w:val="Textoindependiente2"/>
        <w:jc w:val="both"/>
        <w:rPr>
          <w:color w:val="auto"/>
          <w:sz w:val="22"/>
          <w:szCs w:val="22"/>
        </w:rPr>
      </w:pPr>
    </w:p>
    <w:p w14:paraId="59395E25" w14:textId="77777777" w:rsidR="001A67E1" w:rsidRPr="00740369" w:rsidRDefault="001A67E1">
      <w:pPr>
        <w:pStyle w:val="Textoindependiente2"/>
        <w:jc w:val="both"/>
        <w:rPr>
          <w:color w:val="auto"/>
          <w:sz w:val="22"/>
          <w:szCs w:val="22"/>
        </w:rPr>
      </w:pPr>
    </w:p>
    <w:p w14:paraId="08DD89DC" w14:textId="77777777" w:rsidR="001A67E1" w:rsidRPr="00740369" w:rsidRDefault="001A67E1">
      <w:pPr>
        <w:pStyle w:val="Textoindependiente2"/>
        <w:jc w:val="both"/>
        <w:rPr>
          <w:color w:val="auto"/>
          <w:sz w:val="22"/>
          <w:szCs w:val="22"/>
        </w:rPr>
      </w:pPr>
    </w:p>
    <w:tbl>
      <w:tblPr>
        <w:tblW w:w="501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245"/>
        <w:gridCol w:w="6418"/>
      </w:tblGrid>
      <w:tr w:rsidR="00504487" w14:paraId="04FF4028" w14:textId="77777777" w:rsidTr="00F74EFF">
        <w:trPr>
          <w:cantSplit/>
        </w:trPr>
        <w:tc>
          <w:tcPr>
            <w:tcW w:w="3225" w:type="dxa"/>
            <w:shd w:val="clear" w:color="auto" w:fill="A8D08D"/>
            <w:vAlign w:val="center"/>
          </w:tcPr>
          <w:p w14:paraId="35FE7D49" w14:textId="77777777" w:rsidR="001A67E1" w:rsidRPr="00750FBD" w:rsidRDefault="00BE322B">
            <w:pPr>
              <w:pStyle w:val="Textoindependiente2"/>
              <w:spacing w:before="120" w:after="120"/>
              <w:ind w:left="113"/>
              <w:rPr>
                <w:b/>
                <w:color w:val="auto"/>
                <w:sz w:val="32"/>
                <w:szCs w:val="32"/>
              </w:rPr>
            </w:pPr>
            <w:r w:rsidRPr="00750FBD">
              <w:rPr>
                <w:b/>
                <w:color w:val="auto"/>
                <w:sz w:val="32"/>
                <w:szCs w:val="32"/>
              </w:rPr>
              <w:t>Projekt</w:t>
            </w:r>
            <w:r w:rsidR="001A67E1" w:rsidRPr="00750FBD">
              <w:rPr>
                <w:b/>
                <w:color w:val="auto"/>
                <w:sz w:val="32"/>
                <w:szCs w:val="32"/>
              </w:rPr>
              <w:t>:</w:t>
            </w:r>
          </w:p>
        </w:tc>
        <w:tc>
          <w:tcPr>
            <w:tcW w:w="6379" w:type="dxa"/>
            <w:vAlign w:val="center"/>
          </w:tcPr>
          <w:p w14:paraId="7F19347B" w14:textId="77777777" w:rsidR="001A67E1" w:rsidRPr="00750FBD" w:rsidRDefault="00D05C03" w:rsidP="00C50284">
            <w:pPr>
              <w:pStyle w:val="Textoindependiente2"/>
              <w:rPr>
                <w:color w:val="auto"/>
                <w:sz w:val="32"/>
                <w:szCs w:val="32"/>
              </w:rPr>
            </w:pPr>
            <w:r w:rsidRPr="00D05C03">
              <w:rPr>
                <w:color w:val="auto"/>
                <w:sz w:val="24"/>
                <w:szCs w:val="32"/>
              </w:rPr>
              <w:t>Servicemigration IT-Servicecenter</w:t>
            </w:r>
          </w:p>
        </w:tc>
      </w:tr>
      <w:tr w:rsidR="00504487" w:rsidRPr="005D6F59" w14:paraId="12C4493C" w14:textId="77777777" w:rsidTr="00504487">
        <w:tc>
          <w:tcPr>
            <w:tcW w:w="3225" w:type="dxa"/>
            <w:tcBorders>
              <w:bottom w:val="single" w:sz="4" w:space="0" w:color="auto"/>
            </w:tcBorders>
            <w:shd w:val="clear" w:color="auto" w:fill="A8D08D"/>
            <w:vAlign w:val="center"/>
          </w:tcPr>
          <w:p w14:paraId="4F4D008B" w14:textId="77777777" w:rsidR="001A67E1" w:rsidRPr="005D6F59" w:rsidRDefault="001A67E1">
            <w:pPr>
              <w:pStyle w:val="Textoindependiente2"/>
              <w:spacing w:before="120" w:after="120"/>
              <w:ind w:left="113"/>
              <w:rPr>
                <w:b/>
                <w:color w:val="auto"/>
                <w:sz w:val="22"/>
                <w:szCs w:val="22"/>
              </w:rPr>
            </w:pPr>
            <w:r w:rsidRPr="005D6F59">
              <w:rPr>
                <w:b/>
                <w:color w:val="auto"/>
                <w:sz w:val="22"/>
                <w:szCs w:val="22"/>
              </w:rPr>
              <w:t>Teilnehmer:</w:t>
            </w:r>
          </w:p>
        </w:tc>
        <w:tc>
          <w:tcPr>
            <w:tcW w:w="6379" w:type="dxa"/>
            <w:tcBorders>
              <w:bottom w:val="single" w:sz="4" w:space="0" w:color="auto"/>
            </w:tcBorders>
            <w:vAlign w:val="center"/>
          </w:tcPr>
          <w:p w14:paraId="581AAF4F" w14:textId="3D430038" w:rsidR="001A67E1" w:rsidRPr="005D6F59" w:rsidRDefault="00143F1B" w:rsidP="00C50284">
            <w:pPr>
              <w:pStyle w:val="Textoindependiente2"/>
              <w:rPr>
                <w:color w:val="auto"/>
                <w:sz w:val="22"/>
                <w:szCs w:val="22"/>
              </w:rPr>
            </w:pPr>
            <w:r>
              <w:rPr>
                <w:color w:val="auto"/>
                <w:sz w:val="22"/>
                <w:szCs w:val="22"/>
              </w:rPr>
              <w:t>JT</w:t>
            </w:r>
          </w:p>
        </w:tc>
      </w:tr>
      <w:tr w:rsidR="00504487" w:rsidRPr="005D6F59" w14:paraId="262C2CB5" w14:textId="77777777" w:rsidTr="00504487">
        <w:trPr>
          <w:cantSplit/>
        </w:trPr>
        <w:tc>
          <w:tcPr>
            <w:tcW w:w="3225" w:type="dxa"/>
            <w:shd w:val="clear" w:color="auto" w:fill="A8D08D"/>
            <w:vAlign w:val="center"/>
          </w:tcPr>
          <w:p w14:paraId="0F3A4CFB" w14:textId="77777777" w:rsidR="00FF19E5" w:rsidRPr="005D6F59" w:rsidRDefault="00FF19E5">
            <w:pPr>
              <w:pStyle w:val="Textoindependiente2"/>
              <w:spacing w:before="120" w:after="120"/>
              <w:ind w:left="113"/>
              <w:rPr>
                <w:b/>
                <w:color w:val="auto"/>
                <w:sz w:val="22"/>
                <w:szCs w:val="22"/>
              </w:rPr>
            </w:pPr>
            <w:r w:rsidRPr="005D6F59">
              <w:rPr>
                <w:b/>
                <w:color w:val="auto"/>
                <w:sz w:val="22"/>
                <w:szCs w:val="22"/>
              </w:rPr>
              <w:t>Firma:</w:t>
            </w:r>
          </w:p>
        </w:tc>
        <w:tc>
          <w:tcPr>
            <w:tcW w:w="6379" w:type="dxa"/>
            <w:vAlign w:val="center"/>
          </w:tcPr>
          <w:p w14:paraId="4AA7E5EA" w14:textId="77C7874F" w:rsidR="00FF19E5" w:rsidRPr="005D6F59" w:rsidRDefault="00143F1B" w:rsidP="00C50284">
            <w:pPr>
              <w:pStyle w:val="Textoindependiente2"/>
              <w:rPr>
                <w:color w:val="auto"/>
                <w:sz w:val="22"/>
                <w:szCs w:val="22"/>
              </w:rPr>
            </w:pPr>
            <w:r>
              <w:rPr>
                <w:color w:val="auto"/>
                <w:sz w:val="22"/>
                <w:szCs w:val="22"/>
              </w:rPr>
              <w:t>ABC</w:t>
            </w:r>
          </w:p>
        </w:tc>
      </w:tr>
      <w:tr w:rsidR="00504487" w:rsidRPr="005D6F59" w14:paraId="10B8CC77" w14:textId="77777777" w:rsidTr="00504487">
        <w:trPr>
          <w:cantSplit/>
        </w:trPr>
        <w:tc>
          <w:tcPr>
            <w:tcW w:w="3225" w:type="dxa"/>
            <w:shd w:val="clear" w:color="auto" w:fill="A8D08D"/>
            <w:vAlign w:val="center"/>
          </w:tcPr>
          <w:p w14:paraId="07BBE869" w14:textId="77777777" w:rsidR="00FF19E5" w:rsidRPr="005D6F59" w:rsidRDefault="00FF19E5">
            <w:pPr>
              <w:pStyle w:val="Textoindependiente2"/>
              <w:spacing w:before="120" w:after="120"/>
              <w:ind w:left="113"/>
              <w:rPr>
                <w:b/>
                <w:color w:val="auto"/>
                <w:sz w:val="22"/>
                <w:szCs w:val="22"/>
              </w:rPr>
            </w:pPr>
            <w:r w:rsidRPr="005D6F59">
              <w:rPr>
                <w:b/>
                <w:color w:val="auto"/>
                <w:sz w:val="22"/>
                <w:szCs w:val="22"/>
              </w:rPr>
              <w:t>Adresse:</w:t>
            </w:r>
          </w:p>
        </w:tc>
        <w:tc>
          <w:tcPr>
            <w:tcW w:w="6379" w:type="dxa"/>
            <w:vAlign w:val="center"/>
          </w:tcPr>
          <w:p w14:paraId="4ECFB0A7" w14:textId="51E763FF" w:rsidR="00FF19E5" w:rsidRPr="005D6F59" w:rsidRDefault="00FF19E5" w:rsidP="00C50284">
            <w:pPr>
              <w:pStyle w:val="Textoindependiente2"/>
              <w:rPr>
                <w:color w:val="auto"/>
                <w:sz w:val="22"/>
                <w:szCs w:val="22"/>
              </w:rPr>
            </w:pPr>
          </w:p>
        </w:tc>
      </w:tr>
      <w:tr w:rsidR="00504487" w:rsidRPr="005D6F59" w14:paraId="4DBBF330" w14:textId="77777777" w:rsidTr="00504487">
        <w:trPr>
          <w:cantSplit/>
        </w:trPr>
        <w:tc>
          <w:tcPr>
            <w:tcW w:w="3225" w:type="dxa"/>
            <w:shd w:val="clear" w:color="auto" w:fill="A8D08D"/>
            <w:vAlign w:val="center"/>
          </w:tcPr>
          <w:p w14:paraId="1C88A3E2" w14:textId="77777777" w:rsidR="00FF19E5" w:rsidRPr="005D6F59" w:rsidRDefault="00FF19E5">
            <w:pPr>
              <w:pStyle w:val="Textoindependiente2"/>
              <w:spacing w:before="120" w:after="120"/>
              <w:ind w:left="113"/>
              <w:rPr>
                <w:b/>
                <w:color w:val="auto"/>
                <w:sz w:val="22"/>
                <w:szCs w:val="22"/>
              </w:rPr>
            </w:pPr>
            <w:r w:rsidRPr="005D6F59">
              <w:rPr>
                <w:b/>
                <w:color w:val="auto"/>
                <w:sz w:val="22"/>
                <w:szCs w:val="22"/>
              </w:rPr>
              <w:t>Telefon:</w:t>
            </w:r>
          </w:p>
        </w:tc>
        <w:tc>
          <w:tcPr>
            <w:tcW w:w="6379" w:type="dxa"/>
            <w:vAlign w:val="center"/>
          </w:tcPr>
          <w:p w14:paraId="4103E6D9" w14:textId="34F41796" w:rsidR="00FF19E5" w:rsidRPr="005D6F59" w:rsidRDefault="00FF19E5" w:rsidP="00C50284">
            <w:pPr>
              <w:pStyle w:val="Textoindependiente2"/>
              <w:rPr>
                <w:color w:val="auto"/>
                <w:sz w:val="22"/>
                <w:szCs w:val="22"/>
              </w:rPr>
            </w:pPr>
          </w:p>
        </w:tc>
      </w:tr>
      <w:tr w:rsidR="00504487" w:rsidRPr="005D6F59" w14:paraId="6C727C99" w14:textId="77777777" w:rsidTr="00504487">
        <w:trPr>
          <w:cantSplit/>
        </w:trPr>
        <w:tc>
          <w:tcPr>
            <w:tcW w:w="3225" w:type="dxa"/>
            <w:tcBorders>
              <w:bottom w:val="single" w:sz="4" w:space="0" w:color="auto"/>
            </w:tcBorders>
            <w:shd w:val="clear" w:color="auto" w:fill="A8D08D"/>
            <w:vAlign w:val="center"/>
          </w:tcPr>
          <w:p w14:paraId="3E6D68E8" w14:textId="77777777" w:rsidR="00FF19E5" w:rsidRPr="005D6F59" w:rsidRDefault="00FF19E5">
            <w:pPr>
              <w:pStyle w:val="Textoindependiente2"/>
              <w:spacing w:before="120" w:after="120"/>
              <w:ind w:left="113"/>
              <w:rPr>
                <w:b/>
                <w:color w:val="auto"/>
                <w:sz w:val="22"/>
                <w:szCs w:val="22"/>
              </w:rPr>
            </w:pPr>
            <w:r w:rsidRPr="005D6F59">
              <w:rPr>
                <w:b/>
                <w:color w:val="auto"/>
                <w:sz w:val="22"/>
                <w:szCs w:val="22"/>
              </w:rPr>
              <w:t>E-Mail:</w:t>
            </w:r>
          </w:p>
        </w:tc>
        <w:tc>
          <w:tcPr>
            <w:tcW w:w="6379" w:type="dxa"/>
            <w:tcBorders>
              <w:bottom w:val="single" w:sz="4" w:space="0" w:color="auto"/>
            </w:tcBorders>
            <w:vAlign w:val="center"/>
          </w:tcPr>
          <w:p w14:paraId="065E586A" w14:textId="1339A931" w:rsidR="00FF19E5" w:rsidRPr="005D6F59" w:rsidRDefault="00FF19E5" w:rsidP="00C50284">
            <w:pPr>
              <w:pStyle w:val="Textoindependiente2"/>
              <w:rPr>
                <w:color w:val="auto"/>
                <w:sz w:val="22"/>
                <w:szCs w:val="22"/>
              </w:rPr>
            </w:pPr>
          </w:p>
        </w:tc>
      </w:tr>
      <w:tr w:rsidR="00504487" w:rsidRPr="005D6F59" w14:paraId="4CE7F24C" w14:textId="77777777" w:rsidTr="00504487">
        <w:tc>
          <w:tcPr>
            <w:tcW w:w="3225" w:type="dxa"/>
            <w:shd w:val="clear" w:color="auto" w:fill="A8D08D"/>
            <w:vAlign w:val="center"/>
          </w:tcPr>
          <w:p w14:paraId="7F22EC38" w14:textId="77777777" w:rsidR="001A67E1" w:rsidRPr="005D6F59" w:rsidRDefault="00BE322B">
            <w:pPr>
              <w:pStyle w:val="Textoindependiente2"/>
              <w:spacing w:before="120" w:after="120"/>
              <w:ind w:left="113"/>
              <w:rPr>
                <w:b/>
                <w:color w:val="auto"/>
                <w:sz w:val="22"/>
                <w:szCs w:val="22"/>
              </w:rPr>
            </w:pPr>
            <w:r w:rsidRPr="005D6F59">
              <w:rPr>
                <w:b/>
                <w:color w:val="auto"/>
                <w:sz w:val="22"/>
                <w:szCs w:val="22"/>
              </w:rPr>
              <w:t>Kurs</w:t>
            </w:r>
            <w:r w:rsidR="001A67E1" w:rsidRPr="005D6F59">
              <w:rPr>
                <w:b/>
                <w:color w:val="auto"/>
                <w:sz w:val="22"/>
                <w:szCs w:val="22"/>
              </w:rPr>
              <w:t>:</w:t>
            </w:r>
          </w:p>
        </w:tc>
        <w:tc>
          <w:tcPr>
            <w:tcW w:w="6379" w:type="dxa"/>
            <w:vAlign w:val="center"/>
          </w:tcPr>
          <w:p w14:paraId="79CD1D3F" w14:textId="77777777" w:rsidR="001A67E1" w:rsidRPr="005D6F59" w:rsidRDefault="00FF7EF0" w:rsidP="00C50284">
            <w:pPr>
              <w:pStyle w:val="Textoindependiente2"/>
              <w:rPr>
                <w:color w:val="auto"/>
                <w:sz w:val="22"/>
                <w:szCs w:val="22"/>
              </w:rPr>
            </w:pPr>
            <w:r>
              <w:rPr>
                <w:color w:val="auto"/>
                <w:sz w:val="22"/>
                <w:szCs w:val="22"/>
              </w:rPr>
              <w:t>23-1111</w:t>
            </w:r>
          </w:p>
        </w:tc>
      </w:tr>
    </w:tbl>
    <w:p w14:paraId="7947238D" w14:textId="77777777" w:rsidR="003C4E3B" w:rsidRPr="005D6F59" w:rsidRDefault="003C4E3B">
      <w:pPr>
        <w:pStyle w:val="Textoindependiente2"/>
        <w:jc w:val="both"/>
        <w:rPr>
          <w:color w:val="auto"/>
          <w:sz w:val="22"/>
          <w:szCs w:val="22"/>
        </w:rPr>
      </w:pPr>
    </w:p>
    <w:p w14:paraId="392BBF2D" w14:textId="77777777" w:rsidR="003C4E3B" w:rsidRPr="00740369" w:rsidRDefault="003C4E3B">
      <w:pPr>
        <w:pStyle w:val="Textoindependiente2"/>
        <w:jc w:val="both"/>
        <w:rPr>
          <w:color w:val="auto"/>
          <w:sz w:val="22"/>
          <w:szCs w:val="22"/>
        </w:rPr>
      </w:pPr>
    </w:p>
    <w:p w14:paraId="5E51EB00" w14:textId="77777777" w:rsidR="0023685D" w:rsidRPr="00740369" w:rsidRDefault="0023685D">
      <w:pPr>
        <w:pStyle w:val="Textoindependiente2"/>
        <w:jc w:val="both"/>
        <w:rPr>
          <w:color w:val="auto"/>
          <w:sz w:val="22"/>
          <w:szCs w:val="22"/>
        </w:rPr>
      </w:pPr>
    </w:p>
    <w:p w14:paraId="07B14E0C" w14:textId="77777777" w:rsidR="003C4E3B" w:rsidRPr="00B91E92" w:rsidRDefault="003C4E3B" w:rsidP="00B91E92">
      <w:pPr>
        <w:rPr>
          <w:b/>
          <w:sz w:val="24"/>
        </w:rPr>
      </w:pPr>
      <w:r w:rsidRPr="00B91E92">
        <w:rPr>
          <w:b/>
          <w:sz w:val="24"/>
        </w:rPr>
        <w:t>Änderungshistorie</w:t>
      </w:r>
      <w:r w:rsidRPr="00B91E92">
        <w:rPr>
          <w:b/>
          <w:sz w:val="24"/>
        </w:rPr>
        <w:tab/>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119"/>
        <w:gridCol w:w="1343"/>
        <w:gridCol w:w="2538"/>
        <w:gridCol w:w="4628"/>
      </w:tblGrid>
      <w:tr w:rsidR="003C4E3B" w:rsidRPr="00740369" w14:paraId="64596E92" w14:textId="77777777" w:rsidTr="00613C0B">
        <w:trPr>
          <w:tblHeader/>
        </w:trPr>
        <w:tc>
          <w:tcPr>
            <w:tcW w:w="1063" w:type="dxa"/>
            <w:shd w:val="pct12" w:color="000000" w:fill="FFFFFF"/>
            <w:vAlign w:val="center"/>
          </w:tcPr>
          <w:p w14:paraId="380BDD2E" w14:textId="77777777" w:rsidR="003C4E3B" w:rsidRPr="00740369" w:rsidRDefault="003C4E3B" w:rsidP="00E05ADC">
            <w:pPr>
              <w:spacing w:before="120"/>
              <w:rPr>
                <w:rFonts w:cs="Arial"/>
                <w:b/>
                <w:sz w:val="22"/>
                <w:szCs w:val="22"/>
              </w:rPr>
            </w:pPr>
            <w:r w:rsidRPr="00740369">
              <w:rPr>
                <w:rFonts w:cs="Arial"/>
                <w:b/>
                <w:sz w:val="22"/>
                <w:szCs w:val="22"/>
              </w:rPr>
              <w:t>Version</w:t>
            </w:r>
          </w:p>
        </w:tc>
        <w:tc>
          <w:tcPr>
            <w:tcW w:w="1275" w:type="dxa"/>
            <w:shd w:val="pct12" w:color="000000" w:fill="FFFFFF"/>
            <w:vAlign w:val="center"/>
          </w:tcPr>
          <w:p w14:paraId="3A30F7BE" w14:textId="77777777" w:rsidR="003C4E3B" w:rsidRPr="00740369" w:rsidRDefault="003C4E3B" w:rsidP="00E05ADC">
            <w:pPr>
              <w:spacing w:before="120"/>
              <w:rPr>
                <w:rFonts w:cs="Arial"/>
                <w:b/>
                <w:sz w:val="22"/>
                <w:szCs w:val="22"/>
              </w:rPr>
            </w:pPr>
            <w:r w:rsidRPr="00740369">
              <w:rPr>
                <w:rFonts w:cs="Arial"/>
                <w:b/>
                <w:sz w:val="22"/>
                <w:szCs w:val="22"/>
              </w:rPr>
              <w:t>Datum</w:t>
            </w:r>
          </w:p>
        </w:tc>
        <w:tc>
          <w:tcPr>
            <w:tcW w:w="2410" w:type="dxa"/>
            <w:shd w:val="pct12" w:color="000000" w:fill="FFFFFF"/>
            <w:vAlign w:val="center"/>
          </w:tcPr>
          <w:p w14:paraId="039CF930" w14:textId="77777777" w:rsidR="003C4E3B" w:rsidRPr="00740369" w:rsidRDefault="003C4E3B" w:rsidP="00E05ADC">
            <w:pPr>
              <w:spacing w:before="120"/>
              <w:rPr>
                <w:rFonts w:cs="Arial"/>
                <w:b/>
                <w:sz w:val="22"/>
                <w:szCs w:val="22"/>
              </w:rPr>
            </w:pPr>
            <w:r w:rsidRPr="00740369">
              <w:rPr>
                <w:rFonts w:cs="Arial"/>
                <w:b/>
                <w:sz w:val="22"/>
                <w:szCs w:val="22"/>
              </w:rPr>
              <w:t>Ersteller</w:t>
            </w:r>
          </w:p>
        </w:tc>
        <w:tc>
          <w:tcPr>
            <w:tcW w:w="4394" w:type="dxa"/>
            <w:shd w:val="pct12" w:color="000000" w:fill="FFFFFF"/>
            <w:vAlign w:val="center"/>
          </w:tcPr>
          <w:p w14:paraId="38104CA7" w14:textId="77777777" w:rsidR="003C4E3B" w:rsidRPr="00740369" w:rsidRDefault="003C4E3B" w:rsidP="00E05ADC">
            <w:pPr>
              <w:spacing w:before="120"/>
              <w:rPr>
                <w:rFonts w:cs="Arial"/>
                <w:b/>
                <w:sz w:val="22"/>
                <w:szCs w:val="22"/>
              </w:rPr>
            </w:pPr>
            <w:r w:rsidRPr="00740369">
              <w:rPr>
                <w:rFonts w:cs="Arial"/>
                <w:b/>
                <w:sz w:val="22"/>
                <w:szCs w:val="22"/>
              </w:rPr>
              <w:t>Grund</w:t>
            </w:r>
          </w:p>
        </w:tc>
      </w:tr>
      <w:tr w:rsidR="003C4E3B" w:rsidRPr="00740369" w14:paraId="03B32044" w14:textId="77777777" w:rsidTr="00613C0B">
        <w:tc>
          <w:tcPr>
            <w:tcW w:w="1063" w:type="dxa"/>
            <w:vAlign w:val="center"/>
          </w:tcPr>
          <w:p w14:paraId="55F3B0F4" w14:textId="77777777" w:rsidR="003C4E3B" w:rsidRPr="00740369" w:rsidRDefault="003C4E3B" w:rsidP="003C4E3B">
            <w:pPr>
              <w:spacing w:before="120"/>
              <w:rPr>
                <w:rFonts w:cs="Arial"/>
                <w:sz w:val="22"/>
                <w:szCs w:val="22"/>
              </w:rPr>
            </w:pPr>
            <w:r w:rsidRPr="00740369">
              <w:rPr>
                <w:rFonts w:cs="Arial"/>
                <w:sz w:val="22"/>
                <w:szCs w:val="22"/>
              </w:rPr>
              <w:t>0.1</w:t>
            </w:r>
          </w:p>
        </w:tc>
        <w:tc>
          <w:tcPr>
            <w:tcW w:w="1275" w:type="dxa"/>
            <w:vAlign w:val="center"/>
          </w:tcPr>
          <w:p w14:paraId="00D85949" w14:textId="77777777" w:rsidR="003C4E3B" w:rsidRPr="00740369" w:rsidRDefault="00FF7EF0" w:rsidP="00E05ADC">
            <w:pPr>
              <w:spacing w:before="120"/>
              <w:rPr>
                <w:rFonts w:cs="Arial"/>
                <w:sz w:val="22"/>
                <w:szCs w:val="22"/>
              </w:rPr>
            </w:pPr>
            <w:r>
              <w:rPr>
                <w:rFonts w:cs="Arial"/>
                <w:sz w:val="22"/>
                <w:szCs w:val="22"/>
              </w:rPr>
              <w:t>26</w:t>
            </w:r>
            <w:r w:rsidR="003C4E3B" w:rsidRPr="00740369">
              <w:rPr>
                <w:rFonts w:cs="Arial"/>
                <w:sz w:val="22"/>
                <w:szCs w:val="22"/>
              </w:rPr>
              <w:t>.</w:t>
            </w:r>
            <w:r>
              <w:rPr>
                <w:rFonts w:cs="Arial"/>
                <w:sz w:val="22"/>
                <w:szCs w:val="22"/>
              </w:rPr>
              <w:t>09</w:t>
            </w:r>
            <w:r w:rsidR="003C4E3B" w:rsidRPr="00740369">
              <w:rPr>
                <w:rFonts w:cs="Arial"/>
                <w:sz w:val="22"/>
                <w:szCs w:val="22"/>
              </w:rPr>
              <w:t>.</w:t>
            </w:r>
            <w:r>
              <w:rPr>
                <w:rFonts w:cs="Arial"/>
                <w:sz w:val="22"/>
                <w:szCs w:val="22"/>
              </w:rPr>
              <w:t>23</w:t>
            </w:r>
          </w:p>
        </w:tc>
        <w:tc>
          <w:tcPr>
            <w:tcW w:w="2410" w:type="dxa"/>
            <w:vAlign w:val="center"/>
          </w:tcPr>
          <w:p w14:paraId="06E5F46E" w14:textId="2BAB4AF4" w:rsidR="003C4E3B" w:rsidRPr="00740369" w:rsidRDefault="00143F1B" w:rsidP="00E05ADC">
            <w:pPr>
              <w:spacing w:before="120"/>
              <w:rPr>
                <w:rFonts w:cs="Arial"/>
                <w:sz w:val="22"/>
                <w:szCs w:val="22"/>
              </w:rPr>
            </w:pPr>
            <w:r>
              <w:rPr>
                <w:rFonts w:cs="Arial"/>
                <w:sz w:val="22"/>
                <w:szCs w:val="22"/>
              </w:rPr>
              <w:t>JT</w:t>
            </w:r>
          </w:p>
        </w:tc>
        <w:tc>
          <w:tcPr>
            <w:tcW w:w="4394" w:type="dxa"/>
            <w:vAlign w:val="center"/>
          </w:tcPr>
          <w:p w14:paraId="3EDEC833" w14:textId="77777777" w:rsidR="003C4E3B" w:rsidRPr="00740369" w:rsidRDefault="003C4E3B" w:rsidP="00E05ADC">
            <w:pPr>
              <w:spacing w:before="120"/>
              <w:rPr>
                <w:rFonts w:cs="Arial"/>
                <w:sz w:val="22"/>
                <w:szCs w:val="22"/>
              </w:rPr>
            </w:pPr>
            <w:r w:rsidRPr="00740369">
              <w:rPr>
                <w:rFonts w:cs="Arial"/>
                <w:sz w:val="22"/>
                <w:szCs w:val="22"/>
              </w:rPr>
              <w:t>Ersterstellung</w:t>
            </w:r>
          </w:p>
        </w:tc>
      </w:tr>
      <w:tr w:rsidR="003C4E3B" w:rsidRPr="00740369" w14:paraId="3C68C978" w14:textId="77777777" w:rsidTr="00613C0B">
        <w:tc>
          <w:tcPr>
            <w:tcW w:w="1063" w:type="dxa"/>
            <w:vAlign w:val="center"/>
          </w:tcPr>
          <w:p w14:paraId="09E97054" w14:textId="77777777" w:rsidR="003C4E3B" w:rsidRPr="00740369" w:rsidRDefault="003C4E3B" w:rsidP="00E05ADC">
            <w:pPr>
              <w:spacing w:before="120"/>
              <w:rPr>
                <w:rFonts w:cs="Arial"/>
                <w:sz w:val="22"/>
                <w:szCs w:val="22"/>
              </w:rPr>
            </w:pPr>
            <w:r w:rsidRPr="00740369">
              <w:rPr>
                <w:rFonts w:cs="Arial"/>
                <w:sz w:val="22"/>
                <w:szCs w:val="22"/>
              </w:rPr>
              <w:t>0.2</w:t>
            </w:r>
          </w:p>
        </w:tc>
        <w:tc>
          <w:tcPr>
            <w:tcW w:w="1275" w:type="dxa"/>
            <w:vAlign w:val="center"/>
          </w:tcPr>
          <w:p w14:paraId="5B86ECA7" w14:textId="05CA9850" w:rsidR="003C4E3B" w:rsidRPr="00740369" w:rsidRDefault="00E8366A" w:rsidP="00E05ADC">
            <w:pPr>
              <w:spacing w:before="120"/>
              <w:rPr>
                <w:rFonts w:cs="Arial"/>
                <w:sz w:val="22"/>
                <w:szCs w:val="22"/>
              </w:rPr>
            </w:pPr>
            <w:r>
              <w:rPr>
                <w:rFonts w:cs="Arial"/>
                <w:sz w:val="22"/>
                <w:szCs w:val="22"/>
              </w:rPr>
              <w:t>26.11.23</w:t>
            </w:r>
          </w:p>
        </w:tc>
        <w:tc>
          <w:tcPr>
            <w:tcW w:w="2410" w:type="dxa"/>
            <w:vAlign w:val="center"/>
          </w:tcPr>
          <w:p w14:paraId="6231ADF7" w14:textId="4275CFD4" w:rsidR="003C4E3B" w:rsidRPr="00740369" w:rsidRDefault="00143F1B" w:rsidP="00E05ADC">
            <w:pPr>
              <w:spacing w:before="120"/>
              <w:rPr>
                <w:rFonts w:cs="Arial"/>
                <w:sz w:val="22"/>
                <w:szCs w:val="22"/>
              </w:rPr>
            </w:pPr>
            <w:r>
              <w:rPr>
                <w:rFonts w:cs="Arial"/>
                <w:sz w:val="22"/>
                <w:szCs w:val="22"/>
              </w:rPr>
              <w:t>JT</w:t>
            </w:r>
          </w:p>
        </w:tc>
        <w:tc>
          <w:tcPr>
            <w:tcW w:w="4394" w:type="dxa"/>
            <w:vAlign w:val="center"/>
          </w:tcPr>
          <w:p w14:paraId="26EBBAC4" w14:textId="77777777" w:rsidR="003C4E3B" w:rsidRPr="00740369" w:rsidRDefault="003C4E3B" w:rsidP="00E05ADC">
            <w:pPr>
              <w:spacing w:before="120"/>
              <w:rPr>
                <w:rFonts w:cs="Arial"/>
                <w:sz w:val="22"/>
                <w:szCs w:val="22"/>
              </w:rPr>
            </w:pPr>
            <w:r w:rsidRPr="00740369">
              <w:rPr>
                <w:rFonts w:cs="Arial"/>
                <w:sz w:val="22"/>
                <w:szCs w:val="22"/>
              </w:rPr>
              <w:t>Überarbeitung</w:t>
            </w:r>
          </w:p>
        </w:tc>
      </w:tr>
      <w:tr w:rsidR="003C4E3B" w:rsidRPr="00740369" w14:paraId="1B92854E" w14:textId="77777777" w:rsidTr="00613C0B">
        <w:tc>
          <w:tcPr>
            <w:tcW w:w="1063" w:type="dxa"/>
            <w:vAlign w:val="center"/>
          </w:tcPr>
          <w:p w14:paraId="1B05D963" w14:textId="77777777" w:rsidR="003C4E3B" w:rsidRPr="00740369" w:rsidRDefault="003C4E3B" w:rsidP="00E05ADC">
            <w:pPr>
              <w:spacing w:before="120"/>
              <w:rPr>
                <w:rFonts w:cs="Arial"/>
                <w:sz w:val="22"/>
                <w:szCs w:val="22"/>
              </w:rPr>
            </w:pPr>
            <w:r w:rsidRPr="00740369">
              <w:rPr>
                <w:rFonts w:cs="Arial"/>
                <w:sz w:val="22"/>
                <w:szCs w:val="22"/>
              </w:rPr>
              <w:t>1.0</w:t>
            </w:r>
          </w:p>
        </w:tc>
        <w:tc>
          <w:tcPr>
            <w:tcW w:w="1275" w:type="dxa"/>
            <w:vAlign w:val="center"/>
          </w:tcPr>
          <w:p w14:paraId="4A7167CE" w14:textId="77777777" w:rsidR="003C4E3B" w:rsidRPr="00740369" w:rsidRDefault="003C4E3B" w:rsidP="00E05ADC">
            <w:pPr>
              <w:spacing w:before="120"/>
              <w:rPr>
                <w:rFonts w:cs="Arial"/>
                <w:sz w:val="22"/>
                <w:szCs w:val="22"/>
              </w:rPr>
            </w:pPr>
            <w:proofErr w:type="spellStart"/>
            <w:proofErr w:type="gramStart"/>
            <w:r w:rsidRPr="00740369">
              <w:rPr>
                <w:rFonts w:cs="Arial"/>
                <w:sz w:val="22"/>
                <w:szCs w:val="22"/>
              </w:rPr>
              <w:t>tt.mm.jj</w:t>
            </w:r>
            <w:proofErr w:type="spellEnd"/>
            <w:proofErr w:type="gramEnd"/>
          </w:p>
        </w:tc>
        <w:tc>
          <w:tcPr>
            <w:tcW w:w="2410" w:type="dxa"/>
            <w:vAlign w:val="center"/>
          </w:tcPr>
          <w:p w14:paraId="7BA8368E" w14:textId="77777777" w:rsidR="003C4E3B" w:rsidRPr="00740369" w:rsidRDefault="003C4E3B" w:rsidP="00E05ADC">
            <w:pPr>
              <w:spacing w:before="120"/>
              <w:rPr>
                <w:rFonts w:cs="Arial"/>
                <w:sz w:val="22"/>
                <w:szCs w:val="22"/>
              </w:rPr>
            </w:pPr>
            <w:r w:rsidRPr="00740369">
              <w:rPr>
                <w:rFonts w:cs="Arial"/>
                <w:sz w:val="22"/>
                <w:szCs w:val="22"/>
              </w:rPr>
              <w:t>Autor</w:t>
            </w:r>
          </w:p>
        </w:tc>
        <w:tc>
          <w:tcPr>
            <w:tcW w:w="4394" w:type="dxa"/>
            <w:vAlign w:val="center"/>
          </w:tcPr>
          <w:p w14:paraId="7F41D4ED" w14:textId="77777777" w:rsidR="003C4E3B" w:rsidRPr="00740369" w:rsidRDefault="003C4E3B" w:rsidP="00E05ADC">
            <w:pPr>
              <w:spacing w:before="120"/>
              <w:rPr>
                <w:rFonts w:cs="Arial"/>
                <w:sz w:val="22"/>
                <w:szCs w:val="22"/>
              </w:rPr>
            </w:pPr>
            <w:r w:rsidRPr="00740369">
              <w:rPr>
                <w:rFonts w:cs="Arial"/>
                <w:sz w:val="22"/>
                <w:szCs w:val="22"/>
              </w:rPr>
              <w:t>Fertigstellung</w:t>
            </w:r>
          </w:p>
        </w:tc>
      </w:tr>
    </w:tbl>
    <w:p w14:paraId="5F10C8E4" w14:textId="77777777" w:rsidR="003C4E3B" w:rsidRPr="00740369" w:rsidRDefault="003C4E3B">
      <w:pPr>
        <w:pStyle w:val="Textoindependiente2"/>
        <w:jc w:val="both"/>
        <w:rPr>
          <w:rFonts w:cs="Arial"/>
          <w:color w:val="auto"/>
          <w:sz w:val="22"/>
          <w:szCs w:val="22"/>
        </w:rPr>
      </w:pPr>
    </w:p>
    <w:p w14:paraId="21F7BE94" w14:textId="77777777" w:rsidR="003C4E3B" w:rsidRPr="00740369" w:rsidRDefault="003C4E3B">
      <w:pPr>
        <w:pStyle w:val="Textoindependiente2"/>
        <w:jc w:val="both"/>
        <w:rPr>
          <w:rFonts w:cs="Arial"/>
          <w:color w:val="auto"/>
          <w:sz w:val="22"/>
          <w:szCs w:val="2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628"/>
      </w:tblGrid>
      <w:tr w:rsidR="00475A32" w:rsidRPr="00CC0488" w14:paraId="7A173A00" w14:textId="77777777" w:rsidTr="004264C4">
        <w:tc>
          <w:tcPr>
            <w:tcW w:w="8857" w:type="dxa"/>
            <w:shd w:val="clear" w:color="auto" w:fill="FFC000"/>
          </w:tcPr>
          <w:p w14:paraId="3856EEE3" w14:textId="77777777" w:rsidR="00475A32" w:rsidRPr="00CC0488" w:rsidRDefault="00475A32" w:rsidP="004264C4">
            <w:pPr>
              <w:pStyle w:val="Absatztextnormal"/>
              <w:spacing w:before="60" w:after="60"/>
              <w:ind w:left="0"/>
              <w:rPr>
                <w:b/>
                <w:bCs/>
              </w:rPr>
            </w:pPr>
            <w:r w:rsidRPr="00CC0488">
              <w:rPr>
                <w:b/>
                <w:bCs/>
              </w:rPr>
              <w:t>Hinweis zur Bearbeitung</w:t>
            </w:r>
          </w:p>
        </w:tc>
      </w:tr>
      <w:tr w:rsidR="00475A32" w:rsidRPr="00CC0488" w14:paraId="08CAA3C1" w14:textId="77777777" w:rsidTr="004264C4">
        <w:tc>
          <w:tcPr>
            <w:tcW w:w="8857" w:type="dxa"/>
          </w:tcPr>
          <w:p w14:paraId="68191366" w14:textId="77777777" w:rsidR="00475A32" w:rsidRDefault="00475A32" w:rsidP="004264C4">
            <w:pPr>
              <w:pStyle w:val="Default"/>
              <w:rPr>
                <w:sz w:val="20"/>
                <w:szCs w:val="20"/>
              </w:rPr>
            </w:pPr>
          </w:p>
          <w:p w14:paraId="250A2492" w14:textId="77777777" w:rsidR="00475A32" w:rsidRDefault="00475A32" w:rsidP="00C0491E">
            <w:pPr>
              <w:pStyle w:val="Default"/>
              <w:numPr>
                <w:ilvl w:val="0"/>
                <w:numId w:val="14"/>
              </w:numPr>
              <w:rPr>
                <w:sz w:val="20"/>
                <w:szCs w:val="20"/>
              </w:rPr>
            </w:pPr>
            <w:r>
              <w:rPr>
                <w:sz w:val="20"/>
                <w:szCs w:val="20"/>
              </w:rPr>
              <w:t>Zum Abschluss, kurz vor dem Upload, bitte die Versionsnummer in der Fußzeile anpassen.</w:t>
            </w:r>
          </w:p>
          <w:p w14:paraId="1129B9D4" w14:textId="77777777" w:rsidR="00475A32" w:rsidRPr="00CC0488" w:rsidRDefault="00475A32" w:rsidP="004264C4">
            <w:pPr>
              <w:pStyle w:val="Default"/>
              <w:rPr>
                <w:sz w:val="20"/>
                <w:szCs w:val="20"/>
              </w:rPr>
            </w:pPr>
          </w:p>
        </w:tc>
      </w:tr>
    </w:tbl>
    <w:p w14:paraId="60F8DD42" w14:textId="77777777" w:rsidR="003C4E3B" w:rsidRPr="00740369" w:rsidRDefault="003C4E3B">
      <w:pPr>
        <w:pStyle w:val="Textoindependiente2"/>
        <w:jc w:val="both"/>
        <w:rPr>
          <w:rFonts w:cs="Arial"/>
          <w:color w:val="auto"/>
          <w:sz w:val="22"/>
          <w:szCs w:val="22"/>
        </w:rPr>
      </w:pPr>
    </w:p>
    <w:p w14:paraId="464D0504" w14:textId="77777777" w:rsidR="0093601E" w:rsidRPr="00740369" w:rsidRDefault="0093601E">
      <w:pPr>
        <w:pStyle w:val="Textoindependiente2"/>
        <w:jc w:val="both"/>
        <w:rPr>
          <w:color w:val="auto"/>
          <w:sz w:val="22"/>
          <w:szCs w:val="22"/>
        </w:rPr>
      </w:pPr>
    </w:p>
    <w:p w14:paraId="13C654B4" w14:textId="77777777" w:rsidR="001A67E1" w:rsidRPr="00740369" w:rsidRDefault="001A67E1">
      <w:pPr>
        <w:pStyle w:val="Textoindependiente2"/>
        <w:jc w:val="both"/>
        <w:rPr>
          <w:color w:val="auto"/>
          <w:sz w:val="22"/>
          <w:szCs w:val="22"/>
        </w:rPr>
      </w:pPr>
      <w:r>
        <w:rPr>
          <w:color w:val="auto"/>
        </w:rPr>
        <w:br w:type="page"/>
      </w:r>
      <w:commentRangeStart w:id="0"/>
      <w:commentRangeEnd w:id="0"/>
      <w:r w:rsidR="00583617">
        <w:rPr>
          <w:rStyle w:val="Refdecomentario"/>
          <w:color w:val="auto"/>
        </w:rPr>
        <w:commentReference w:id="0"/>
      </w:r>
      <w:commentRangeStart w:id="1"/>
      <w:commentRangeEnd w:id="1"/>
      <w:r w:rsidR="00583617">
        <w:rPr>
          <w:rStyle w:val="Refdecomentario"/>
          <w:color w:val="auto"/>
        </w:rPr>
        <w:commentReference w:id="1"/>
      </w:r>
      <w:commentRangeStart w:id="2"/>
      <w:commentRangeEnd w:id="2"/>
      <w:r w:rsidR="00583617">
        <w:rPr>
          <w:rStyle w:val="Refdecomentario"/>
          <w:color w:val="auto"/>
        </w:rPr>
        <w:commentReference w:id="2"/>
      </w:r>
      <w:commentRangeStart w:id="3"/>
      <w:commentRangeEnd w:id="3"/>
      <w:r w:rsidR="00583617">
        <w:rPr>
          <w:rStyle w:val="Refdecomentario"/>
          <w:color w:val="auto"/>
        </w:rPr>
        <w:commentReference w:id="3"/>
      </w:r>
    </w:p>
    <w:p w14:paraId="3AAC4699" w14:textId="77777777" w:rsidR="001A67E1" w:rsidRDefault="001A67E1">
      <w:pPr>
        <w:pStyle w:val="Encabezado"/>
        <w:pBdr>
          <w:bottom w:val="single" w:sz="12" w:space="1" w:color="auto"/>
        </w:pBdr>
        <w:tabs>
          <w:tab w:val="clear" w:pos="4536"/>
          <w:tab w:val="clear" w:pos="9072"/>
        </w:tabs>
        <w:jc w:val="both"/>
        <w:rPr>
          <w:b/>
          <w:u w:val="single"/>
        </w:rPr>
      </w:pPr>
      <w:bookmarkStart w:id="4" w:name="Inhaltsverzeichnis"/>
      <w:r>
        <w:rPr>
          <w:b/>
        </w:rPr>
        <w:lastRenderedPageBreak/>
        <w:t>Inhaltsverzeichnis</w:t>
      </w:r>
    </w:p>
    <w:bookmarkEnd w:id="4"/>
    <w:p w14:paraId="7E1D20D0" w14:textId="77777777" w:rsidR="001E2DC0" w:rsidRPr="00310B90" w:rsidRDefault="002D6BB1">
      <w:pPr>
        <w:pStyle w:val="TDC1"/>
        <w:rPr>
          <w:rFonts w:ascii="Calibri" w:hAnsi="Calibri"/>
          <w:b w:val="0"/>
          <w:noProof/>
          <w:kern w:val="2"/>
          <w:sz w:val="22"/>
          <w:szCs w:val="22"/>
        </w:rPr>
      </w:pPr>
      <w:r>
        <w:rPr>
          <w:b w:val="0"/>
          <w:i/>
        </w:rPr>
        <w:fldChar w:fldCharType="begin"/>
      </w:r>
      <w:r>
        <w:rPr>
          <w:b w:val="0"/>
          <w:i/>
        </w:rPr>
        <w:instrText xml:space="preserve"> </w:instrText>
      </w:r>
      <w:r w:rsidR="009E123B">
        <w:rPr>
          <w:b w:val="0"/>
          <w:i/>
        </w:rPr>
        <w:instrText>TOC</w:instrText>
      </w:r>
      <w:r>
        <w:rPr>
          <w:b w:val="0"/>
          <w:i/>
        </w:rPr>
        <w:instrText xml:space="preserve"> \o \h \z \u </w:instrText>
      </w:r>
      <w:r>
        <w:rPr>
          <w:b w:val="0"/>
          <w:i/>
        </w:rPr>
        <w:fldChar w:fldCharType="separate"/>
      </w:r>
      <w:hyperlink w:anchor="_Toc142565842" w:history="1">
        <w:r w:rsidR="001E2DC0" w:rsidRPr="000064EF">
          <w:rPr>
            <w:rStyle w:val="Hipervnculo"/>
            <w:noProof/>
          </w:rPr>
          <w:t>1.</w:t>
        </w:r>
        <w:r w:rsidR="001E2DC0" w:rsidRPr="00310B90">
          <w:rPr>
            <w:rFonts w:ascii="Calibri" w:hAnsi="Calibri"/>
            <w:b w:val="0"/>
            <w:noProof/>
            <w:kern w:val="2"/>
            <w:sz w:val="22"/>
            <w:szCs w:val="22"/>
          </w:rPr>
          <w:tab/>
        </w:r>
        <w:r w:rsidR="001E2DC0" w:rsidRPr="000064EF">
          <w:rPr>
            <w:rStyle w:val="Hipervnculo"/>
            <w:noProof/>
          </w:rPr>
          <w:t>Strategie 4.5.1.</w:t>
        </w:r>
        <w:r w:rsidR="001E2DC0">
          <w:rPr>
            <w:noProof/>
            <w:webHidden/>
          </w:rPr>
          <w:tab/>
        </w:r>
        <w:r w:rsidR="001E2DC0">
          <w:rPr>
            <w:noProof/>
            <w:webHidden/>
          </w:rPr>
          <w:fldChar w:fldCharType="begin"/>
        </w:r>
        <w:r w:rsidR="001E2DC0">
          <w:rPr>
            <w:noProof/>
            <w:webHidden/>
          </w:rPr>
          <w:instrText xml:space="preserve"> PAGEREF _Toc142565842 \h </w:instrText>
        </w:r>
        <w:r w:rsidR="001E2DC0">
          <w:rPr>
            <w:noProof/>
            <w:webHidden/>
          </w:rPr>
        </w:r>
        <w:r w:rsidR="001E2DC0">
          <w:rPr>
            <w:noProof/>
            <w:webHidden/>
          </w:rPr>
          <w:fldChar w:fldCharType="separate"/>
        </w:r>
        <w:r w:rsidR="001E2DC0">
          <w:rPr>
            <w:noProof/>
            <w:webHidden/>
          </w:rPr>
          <w:t>6</w:t>
        </w:r>
        <w:r w:rsidR="001E2DC0">
          <w:rPr>
            <w:noProof/>
            <w:webHidden/>
          </w:rPr>
          <w:fldChar w:fldCharType="end"/>
        </w:r>
      </w:hyperlink>
    </w:p>
    <w:p w14:paraId="3E80C579" w14:textId="77777777" w:rsidR="001E2DC0" w:rsidRPr="00310B90" w:rsidRDefault="00000000">
      <w:pPr>
        <w:pStyle w:val="TDC2"/>
        <w:rPr>
          <w:rFonts w:ascii="Calibri" w:hAnsi="Calibri"/>
          <w:noProof/>
          <w:kern w:val="2"/>
          <w:sz w:val="22"/>
          <w:szCs w:val="22"/>
        </w:rPr>
      </w:pPr>
      <w:hyperlink w:anchor="_Toc142565843" w:history="1">
        <w:r w:rsidR="001E2DC0" w:rsidRPr="000064EF">
          <w:rPr>
            <w:rStyle w:val="Hipervnculo"/>
            <w:noProof/>
          </w:rPr>
          <w:t>1.1.</w:t>
        </w:r>
        <w:r w:rsidR="001E2DC0" w:rsidRPr="00310B90">
          <w:rPr>
            <w:rFonts w:ascii="Calibri" w:hAnsi="Calibri"/>
            <w:noProof/>
            <w:kern w:val="2"/>
            <w:sz w:val="22"/>
            <w:szCs w:val="22"/>
          </w:rPr>
          <w:tab/>
        </w:r>
        <w:r w:rsidR="001E2DC0" w:rsidRPr="000064EF">
          <w:rPr>
            <w:rStyle w:val="Hipervnculo"/>
            <w:noProof/>
          </w:rPr>
          <w:t>Beschreibung des Business Case zum Projekt</w:t>
        </w:r>
        <w:r w:rsidR="001E2DC0">
          <w:rPr>
            <w:noProof/>
            <w:webHidden/>
          </w:rPr>
          <w:tab/>
        </w:r>
        <w:r w:rsidR="001E2DC0">
          <w:rPr>
            <w:noProof/>
            <w:webHidden/>
          </w:rPr>
          <w:fldChar w:fldCharType="begin"/>
        </w:r>
        <w:r w:rsidR="001E2DC0">
          <w:rPr>
            <w:noProof/>
            <w:webHidden/>
          </w:rPr>
          <w:instrText xml:space="preserve"> PAGEREF _Toc142565843 \h </w:instrText>
        </w:r>
        <w:r w:rsidR="001E2DC0">
          <w:rPr>
            <w:noProof/>
            <w:webHidden/>
          </w:rPr>
        </w:r>
        <w:r w:rsidR="001E2DC0">
          <w:rPr>
            <w:noProof/>
            <w:webHidden/>
          </w:rPr>
          <w:fldChar w:fldCharType="separate"/>
        </w:r>
        <w:r w:rsidR="001E2DC0">
          <w:rPr>
            <w:noProof/>
            <w:webHidden/>
          </w:rPr>
          <w:t>6</w:t>
        </w:r>
        <w:r w:rsidR="001E2DC0">
          <w:rPr>
            <w:noProof/>
            <w:webHidden/>
          </w:rPr>
          <w:fldChar w:fldCharType="end"/>
        </w:r>
      </w:hyperlink>
    </w:p>
    <w:p w14:paraId="6D247AD0" w14:textId="77777777" w:rsidR="001E2DC0" w:rsidRPr="00310B90" w:rsidRDefault="00000000">
      <w:pPr>
        <w:pStyle w:val="TDC2"/>
        <w:rPr>
          <w:rFonts w:ascii="Calibri" w:hAnsi="Calibri"/>
          <w:noProof/>
          <w:kern w:val="2"/>
          <w:sz w:val="22"/>
          <w:szCs w:val="22"/>
        </w:rPr>
      </w:pPr>
      <w:hyperlink w:anchor="_Toc142565844" w:history="1">
        <w:r w:rsidR="001E2DC0" w:rsidRPr="000064EF">
          <w:rPr>
            <w:rStyle w:val="Hipervnculo"/>
            <w:noProof/>
          </w:rPr>
          <w:t>1.2.</w:t>
        </w:r>
        <w:r w:rsidR="001E2DC0" w:rsidRPr="00310B90">
          <w:rPr>
            <w:rFonts w:ascii="Calibri" w:hAnsi="Calibri"/>
            <w:noProof/>
            <w:kern w:val="2"/>
            <w:sz w:val="22"/>
            <w:szCs w:val="22"/>
          </w:rPr>
          <w:tab/>
        </w:r>
        <w:r w:rsidR="001E2DC0" w:rsidRPr="000064EF">
          <w:rPr>
            <w:rStyle w:val="Hipervnculo"/>
            <w:noProof/>
          </w:rPr>
          <w:t>Nennung der kritischen Erfolgsfaktoren des Projekts</w:t>
        </w:r>
        <w:r w:rsidR="001E2DC0">
          <w:rPr>
            <w:noProof/>
            <w:webHidden/>
          </w:rPr>
          <w:tab/>
        </w:r>
        <w:r w:rsidR="001E2DC0">
          <w:rPr>
            <w:noProof/>
            <w:webHidden/>
          </w:rPr>
          <w:fldChar w:fldCharType="begin"/>
        </w:r>
        <w:r w:rsidR="001E2DC0">
          <w:rPr>
            <w:noProof/>
            <w:webHidden/>
          </w:rPr>
          <w:instrText xml:space="preserve"> PAGEREF _Toc142565844 \h </w:instrText>
        </w:r>
        <w:r w:rsidR="001E2DC0">
          <w:rPr>
            <w:noProof/>
            <w:webHidden/>
          </w:rPr>
        </w:r>
        <w:r w:rsidR="001E2DC0">
          <w:rPr>
            <w:noProof/>
            <w:webHidden/>
          </w:rPr>
          <w:fldChar w:fldCharType="separate"/>
        </w:r>
        <w:r w:rsidR="001E2DC0">
          <w:rPr>
            <w:noProof/>
            <w:webHidden/>
          </w:rPr>
          <w:t>6</w:t>
        </w:r>
        <w:r w:rsidR="001E2DC0">
          <w:rPr>
            <w:noProof/>
            <w:webHidden/>
          </w:rPr>
          <w:fldChar w:fldCharType="end"/>
        </w:r>
      </w:hyperlink>
    </w:p>
    <w:p w14:paraId="2B885ED2" w14:textId="77777777" w:rsidR="001E2DC0" w:rsidRPr="00310B90" w:rsidRDefault="00000000">
      <w:pPr>
        <w:pStyle w:val="TDC1"/>
        <w:rPr>
          <w:rFonts w:ascii="Calibri" w:hAnsi="Calibri"/>
          <w:b w:val="0"/>
          <w:noProof/>
          <w:kern w:val="2"/>
          <w:sz w:val="22"/>
          <w:szCs w:val="22"/>
        </w:rPr>
      </w:pPr>
      <w:hyperlink w:anchor="_Toc142565845" w:history="1">
        <w:r w:rsidR="001E2DC0" w:rsidRPr="000064EF">
          <w:rPr>
            <w:rStyle w:val="Hipervnculo"/>
            <w:noProof/>
          </w:rPr>
          <w:t>2.</w:t>
        </w:r>
        <w:r w:rsidR="001E2DC0" w:rsidRPr="00310B90">
          <w:rPr>
            <w:rFonts w:ascii="Calibri" w:hAnsi="Calibri"/>
            <w:b w:val="0"/>
            <w:noProof/>
            <w:kern w:val="2"/>
            <w:sz w:val="22"/>
            <w:szCs w:val="22"/>
          </w:rPr>
          <w:tab/>
        </w:r>
        <w:r w:rsidR="001E2DC0" w:rsidRPr="000064EF">
          <w:rPr>
            <w:rStyle w:val="Hipervnculo"/>
            <w:noProof/>
          </w:rPr>
          <w:t>Governance, Strukturen und Prozesse 04.03.02</w:t>
        </w:r>
        <w:r w:rsidR="001E2DC0">
          <w:rPr>
            <w:noProof/>
            <w:webHidden/>
          </w:rPr>
          <w:tab/>
        </w:r>
        <w:r w:rsidR="001E2DC0">
          <w:rPr>
            <w:noProof/>
            <w:webHidden/>
          </w:rPr>
          <w:fldChar w:fldCharType="begin"/>
        </w:r>
        <w:r w:rsidR="001E2DC0">
          <w:rPr>
            <w:noProof/>
            <w:webHidden/>
          </w:rPr>
          <w:instrText xml:space="preserve"> PAGEREF _Toc142565845 \h </w:instrText>
        </w:r>
        <w:r w:rsidR="001E2DC0">
          <w:rPr>
            <w:noProof/>
            <w:webHidden/>
          </w:rPr>
        </w:r>
        <w:r w:rsidR="001E2DC0">
          <w:rPr>
            <w:noProof/>
            <w:webHidden/>
          </w:rPr>
          <w:fldChar w:fldCharType="separate"/>
        </w:r>
        <w:r w:rsidR="001E2DC0">
          <w:rPr>
            <w:noProof/>
            <w:webHidden/>
          </w:rPr>
          <w:t>7</w:t>
        </w:r>
        <w:r w:rsidR="001E2DC0">
          <w:rPr>
            <w:noProof/>
            <w:webHidden/>
          </w:rPr>
          <w:fldChar w:fldCharType="end"/>
        </w:r>
      </w:hyperlink>
    </w:p>
    <w:p w14:paraId="29AA6F70" w14:textId="77777777" w:rsidR="001E2DC0" w:rsidRPr="00310B90" w:rsidRDefault="00000000">
      <w:pPr>
        <w:pStyle w:val="TDC2"/>
        <w:rPr>
          <w:rFonts w:ascii="Calibri" w:hAnsi="Calibri"/>
          <w:noProof/>
          <w:kern w:val="2"/>
          <w:sz w:val="22"/>
          <w:szCs w:val="22"/>
        </w:rPr>
      </w:pPr>
      <w:hyperlink w:anchor="_Toc142565846" w:history="1">
        <w:r w:rsidR="001E2DC0" w:rsidRPr="000064EF">
          <w:rPr>
            <w:rStyle w:val="Hipervnculo"/>
            <w:noProof/>
          </w:rPr>
          <w:t>2.1.</w:t>
        </w:r>
        <w:r w:rsidR="001E2DC0" w:rsidRPr="00310B90">
          <w:rPr>
            <w:rFonts w:ascii="Calibri" w:hAnsi="Calibri"/>
            <w:noProof/>
            <w:kern w:val="2"/>
            <w:sz w:val="22"/>
            <w:szCs w:val="22"/>
          </w:rPr>
          <w:tab/>
        </w:r>
        <w:r w:rsidR="001E2DC0" w:rsidRPr="000064EF">
          <w:rPr>
            <w:rStyle w:val="Hipervnculo"/>
            <w:noProof/>
          </w:rPr>
          <w:t>Begründung, warum es sich bei dem Vorhaben um ein Projekt handelt</w:t>
        </w:r>
        <w:r w:rsidR="001E2DC0">
          <w:rPr>
            <w:noProof/>
            <w:webHidden/>
          </w:rPr>
          <w:tab/>
        </w:r>
        <w:r w:rsidR="001E2DC0">
          <w:rPr>
            <w:noProof/>
            <w:webHidden/>
          </w:rPr>
          <w:fldChar w:fldCharType="begin"/>
        </w:r>
        <w:r w:rsidR="001E2DC0">
          <w:rPr>
            <w:noProof/>
            <w:webHidden/>
          </w:rPr>
          <w:instrText xml:space="preserve"> PAGEREF _Toc142565846 \h </w:instrText>
        </w:r>
        <w:r w:rsidR="001E2DC0">
          <w:rPr>
            <w:noProof/>
            <w:webHidden/>
          </w:rPr>
        </w:r>
        <w:r w:rsidR="001E2DC0">
          <w:rPr>
            <w:noProof/>
            <w:webHidden/>
          </w:rPr>
          <w:fldChar w:fldCharType="separate"/>
        </w:r>
        <w:r w:rsidR="001E2DC0">
          <w:rPr>
            <w:noProof/>
            <w:webHidden/>
          </w:rPr>
          <w:t>7</w:t>
        </w:r>
        <w:r w:rsidR="001E2DC0">
          <w:rPr>
            <w:noProof/>
            <w:webHidden/>
          </w:rPr>
          <w:fldChar w:fldCharType="end"/>
        </w:r>
      </w:hyperlink>
    </w:p>
    <w:p w14:paraId="0A81EAAA" w14:textId="77777777" w:rsidR="001E2DC0" w:rsidRPr="00310B90" w:rsidRDefault="00000000">
      <w:pPr>
        <w:pStyle w:val="TDC2"/>
        <w:rPr>
          <w:rFonts w:ascii="Calibri" w:hAnsi="Calibri"/>
          <w:noProof/>
          <w:kern w:val="2"/>
          <w:sz w:val="22"/>
          <w:szCs w:val="22"/>
        </w:rPr>
      </w:pPr>
      <w:hyperlink w:anchor="_Toc142565847" w:history="1">
        <w:r w:rsidR="001E2DC0" w:rsidRPr="000064EF">
          <w:rPr>
            <w:rStyle w:val="Hipervnculo"/>
            <w:noProof/>
          </w:rPr>
          <w:t>2.2.</w:t>
        </w:r>
        <w:r w:rsidR="001E2DC0" w:rsidRPr="00310B90">
          <w:rPr>
            <w:rFonts w:ascii="Calibri" w:hAnsi="Calibri"/>
            <w:noProof/>
            <w:kern w:val="2"/>
            <w:sz w:val="22"/>
            <w:szCs w:val="22"/>
          </w:rPr>
          <w:tab/>
        </w:r>
        <w:r w:rsidR="001E2DC0" w:rsidRPr="000064EF">
          <w:rPr>
            <w:rStyle w:val="Hipervnculo"/>
            <w:noProof/>
          </w:rPr>
          <w:t>Nennung der Projektart des Projektes und Begründung der Einordnung</w:t>
        </w:r>
        <w:r w:rsidR="001E2DC0">
          <w:rPr>
            <w:noProof/>
            <w:webHidden/>
          </w:rPr>
          <w:tab/>
        </w:r>
        <w:r w:rsidR="001E2DC0">
          <w:rPr>
            <w:noProof/>
            <w:webHidden/>
          </w:rPr>
          <w:fldChar w:fldCharType="begin"/>
        </w:r>
        <w:r w:rsidR="001E2DC0">
          <w:rPr>
            <w:noProof/>
            <w:webHidden/>
          </w:rPr>
          <w:instrText xml:space="preserve"> PAGEREF _Toc142565847 \h </w:instrText>
        </w:r>
        <w:r w:rsidR="001E2DC0">
          <w:rPr>
            <w:noProof/>
            <w:webHidden/>
          </w:rPr>
        </w:r>
        <w:r w:rsidR="001E2DC0">
          <w:rPr>
            <w:noProof/>
            <w:webHidden/>
          </w:rPr>
          <w:fldChar w:fldCharType="separate"/>
        </w:r>
        <w:r w:rsidR="001E2DC0">
          <w:rPr>
            <w:noProof/>
            <w:webHidden/>
          </w:rPr>
          <w:t>7</w:t>
        </w:r>
        <w:r w:rsidR="001E2DC0">
          <w:rPr>
            <w:noProof/>
            <w:webHidden/>
          </w:rPr>
          <w:fldChar w:fldCharType="end"/>
        </w:r>
      </w:hyperlink>
    </w:p>
    <w:p w14:paraId="35144078" w14:textId="77777777" w:rsidR="001E2DC0" w:rsidRPr="00310B90" w:rsidRDefault="00000000">
      <w:pPr>
        <w:pStyle w:val="TDC2"/>
        <w:rPr>
          <w:rFonts w:ascii="Calibri" w:hAnsi="Calibri"/>
          <w:noProof/>
          <w:kern w:val="2"/>
          <w:sz w:val="22"/>
          <w:szCs w:val="22"/>
        </w:rPr>
      </w:pPr>
      <w:hyperlink w:anchor="_Toc142565848" w:history="1">
        <w:r w:rsidR="001E2DC0" w:rsidRPr="000064EF">
          <w:rPr>
            <w:rStyle w:val="Hipervnculo"/>
            <w:noProof/>
          </w:rPr>
          <w:t>2.3.</w:t>
        </w:r>
        <w:r w:rsidR="001E2DC0" w:rsidRPr="00310B90">
          <w:rPr>
            <w:rFonts w:ascii="Calibri" w:hAnsi="Calibri"/>
            <w:noProof/>
            <w:kern w:val="2"/>
            <w:sz w:val="22"/>
            <w:szCs w:val="22"/>
          </w:rPr>
          <w:tab/>
        </w:r>
        <w:r w:rsidR="001E2DC0" w:rsidRPr="000064EF">
          <w:rPr>
            <w:rStyle w:val="Hipervnculo"/>
            <w:noProof/>
          </w:rPr>
          <w:t>Nennung und Begründung der Klassifizierung des Projekts aus Sicht der Organisation</w:t>
        </w:r>
        <w:r w:rsidR="001E2DC0">
          <w:rPr>
            <w:noProof/>
            <w:webHidden/>
          </w:rPr>
          <w:tab/>
        </w:r>
        <w:r w:rsidR="001E2DC0">
          <w:rPr>
            <w:noProof/>
            <w:webHidden/>
          </w:rPr>
          <w:fldChar w:fldCharType="begin"/>
        </w:r>
        <w:r w:rsidR="001E2DC0">
          <w:rPr>
            <w:noProof/>
            <w:webHidden/>
          </w:rPr>
          <w:instrText xml:space="preserve"> PAGEREF _Toc142565848 \h </w:instrText>
        </w:r>
        <w:r w:rsidR="001E2DC0">
          <w:rPr>
            <w:noProof/>
            <w:webHidden/>
          </w:rPr>
        </w:r>
        <w:r w:rsidR="001E2DC0">
          <w:rPr>
            <w:noProof/>
            <w:webHidden/>
          </w:rPr>
          <w:fldChar w:fldCharType="separate"/>
        </w:r>
        <w:r w:rsidR="001E2DC0">
          <w:rPr>
            <w:noProof/>
            <w:webHidden/>
          </w:rPr>
          <w:t>7</w:t>
        </w:r>
        <w:r w:rsidR="001E2DC0">
          <w:rPr>
            <w:noProof/>
            <w:webHidden/>
          </w:rPr>
          <w:fldChar w:fldCharType="end"/>
        </w:r>
      </w:hyperlink>
    </w:p>
    <w:p w14:paraId="64FA04B9" w14:textId="77777777" w:rsidR="001E2DC0" w:rsidRPr="00310B90" w:rsidRDefault="00000000">
      <w:pPr>
        <w:pStyle w:val="TDC2"/>
        <w:rPr>
          <w:rFonts w:ascii="Calibri" w:hAnsi="Calibri"/>
          <w:noProof/>
          <w:kern w:val="2"/>
          <w:sz w:val="22"/>
          <w:szCs w:val="22"/>
        </w:rPr>
      </w:pPr>
      <w:hyperlink w:anchor="_Toc142565849" w:history="1">
        <w:r w:rsidR="001E2DC0" w:rsidRPr="000064EF">
          <w:rPr>
            <w:rStyle w:val="Hipervnculo"/>
            <w:noProof/>
          </w:rPr>
          <w:t>2.4.</w:t>
        </w:r>
        <w:r w:rsidR="001E2DC0" w:rsidRPr="00310B90">
          <w:rPr>
            <w:rFonts w:ascii="Calibri" w:hAnsi="Calibri"/>
            <w:noProof/>
            <w:kern w:val="2"/>
            <w:sz w:val="22"/>
            <w:szCs w:val="22"/>
          </w:rPr>
          <w:tab/>
        </w:r>
        <w:r w:rsidR="001E2DC0" w:rsidRPr="000064EF">
          <w:rPr>
            <w:rStyle w:val="Hipervnculo"/>
            <w:noProof/>
          </w:rPr>
          <w:t>Nennung der Strukturen der Organisation</w:t>
        </w:r>
        <w:r w:rsidR="001E2DC0">
          <w:rPr>
            <w:noProof/>
            <w:webHidden/>
          </w:rPr>
          <w:tab/>
        </w:r>
        <w:r w:rsidR="001E2DC0">
          <w:rPr>
            <w:noProof/>
            <w:webHidden/>
          </w:rPr>
          <w:fldChar w:fldCharType="begin"/>
        </w:r>
        <w:r w:rsidR="001E2DC0">
          <w:rPr>
            <w:noProof/>
            <w:webHidden/>
          </w:rPr>
          <w:instrText xml:space="preserve"> PAGEREF _Toc142565849 \h </w:instrText>
        </w:r>
        <w:r w:rsidR="001E2DC0">
          <w:rPr>
            <w:noProof/>
            <w:webHidden/>
          </w:rPr>
        </w:r>
        <w:r w:rsidR="001E2DC0">
          <w:rPr>
            <w:noProof/>
            <w:webHidden/>
          </w:rPr>
          <w:fldChar w:fldCharType="separate"/>
        </w:r>
        <w:r w:rsidR="001E2DC0">
          <w:rPr>
            <w:noProof/>
            <w:webHidden/>
          </w:rPr>
          <w:t>8</w:t>
        </w:r>
        <w:r w:rsidR="001E2DC0">
          <w:rPr>
            <w:noProof/>
            <w:webHidden/>
          </w:rPr>
          <w:fldChar w:fldCharType="end"/>
        </w:r>
      </w:hyperlink>
    </w:p>
    <w:p w14:paraId="669411D5" w14:textId="77777777" w:rsidR="001E2DC0" w:rsidRPr="00310B90" w:rsidRDefault="00000000">
      <w:pPr>
        <w:pStyle w:val="TDC1"/>
        <w:rPr>
          <w:rFonts w:ascii="Calibri" w:hAnsi="Calibri"/>
          <w:b w:val="0"/>
          <w:noProof/>
          <w:kern w:val="2"/>
          <w:sz w:val="22"/>
          <w:szCs w:val="22"/>
        </w:rPr>
      </w:pPr>
      <w:hyperlink w:anchor="_Toc142565850" w:history="1">
        <w:r w:rsidR="001E2DC0" w:rsidRPr="000064EF">
          <w:rPr>
            <w:rStyle w:val="Hipervnculo"/>
            <w:noProof/>
          </w:rPr>
          <w:t>3.</w:t>
        </w:r>
        <w:r w:rsidR="001E2DC0" w:rsidRPr="00310B90">
          <w:rPr>
            <w:rFonts w:ascii="Calibri" w:hAnsi="Calibri"/>
            <w:b w:val="0"/>
            <w:noProof/>
            <w:kern w:val="2"/>
            <w:sz w:val="22"/>
            <w:szCs w:val="22"/>
          </w:rPr>
          <w:tab/>
        </w:r>
        <w:r w:rsidR="001E2DC0" w:rsidRPr="000064EF">
          <w:rPr>
            <w:rStyle w:val="Hipervnculo"/>
            <w:noProof/>
          </w:rPr>
          <w:t>Anforderungen und Ziele 4.5.2.</w:t>
        </w:r>
        <w:r w:rsidR="001E2DC0">
          <w:rPr>
            <w:noProof/>
            <w:webHidden/>
          </w:rPr>
          <w:tab/>
        </w:r>
        <w:r w:rsidR="001E2DC0">
          <w:rPr>
            <w:noProof/>
            <w:webHidden/>
          </w:rPr>
          <w:fldChar w:fldCharType="begin"/>
        </w:r>
        <w:r w:rsidR="001E2DC0">
          <w:rPr>
            <w:noProof/>
            <w:webHidden/>
          </w:rPr>
          <w:instrText xml:space="preserve"> PAGEREF _Toc142565850 \h </w:instrText>
        </w:r>
        <w:r w:rsidR="001E2DC0">
          <w:rPr>
            <w:noProof/>
            <w:webHidden/>
          </w:rPr>
        </w:r>
        <w:r w:rsidR="001E2DC0">
          <w:rPr>
            <w:noProof/>
            <w:webHidden/>
          </w:rPr>
          <w:fldChar w:fldCharType="separate"/>
        </w:r>
        <w:r w:rsidR="001E2DC0">
          <w:rPr>
            <w:noProof/>
            <w:webHidden/>
          </w:rPr>
          <w:t>9</w:t>
        </w:r>
        <w:r w:rsidR="001E2DC0">
          <w:rPr>
            <w:noProof/>
            <w:webHidden/>
          </w:rPr>
          <w:fldChar w:fldCharType="end"/>
        </w:r>
      </w:hyperlink>
    </w:p>
    <w:p w14:paraId="597D1668" w14:textId="77777777" w:rsidR="001E2DC0" w:rsidRPr="00310B90" w:rsidRDefault="00000000">
      <w:pPr>
        <w:pStyle w:val="TDC2"/>
        <w:rPr>
          <w:rFonts w:ascii="Calibri" w:hAnsi="Calibri"/>
          <w:noProof/>
          <w:kern w:val="2"/>
          <w:sz w:val="22"/>
          <w:szCs w:val="22"/>
        </w:rPr>
      </w:pPr>
      <w:hyperlink w:anchor="_Toc142565851" w:history="1">
        <w:r w:rsidR="001E2DC0" w:rsidRPr="000064EF">
          <w:rPr>
            <w:rStyle w:val="Hipervnculo"/>
            <w:noProof/>
          </w:rPr>
          <w:t>3.1.</w:t>
        </w:r>
        <w:r w:rsidR="001E2DC0" w:rsidRPr="00310B90">
          <w:rPr>
            <w:rFonts w:ascii="Calibri" w:hAnsi="Calibri"/>
            <w:noProof/>
            <w:kern w:val="2"/>
            <w:sz w:val="22"/>
            <w:szCs w:val="22"/>
          </w:rPr>
          <w:tab/>
        </w:r>
        <w:r w:rsidR="001E2DC0" w:rsidRPr="000064EF">
          <w:rPr>
            <w:rStyle w:val="Hipervnculo"/>
            <w:noProof/>
          </w:rPr>
          <w:t>Steckbrief</w:t>
        </w:r>
        <w:r w:rsidR="001E2DC0">
          <w:rPr>
            <w:noProof/>
            <w:webHidden/>
          </w:rPr>
          <w:tab/>
        </w:r>
        <w:r w:rsidR="001E2DC0">
          <w:rPr>
            <w:noProof/>
            <w:webHidden/>
          </w:rPr>
          <w:fldChar w:fldCharType="begin"/>
        </w:r>
        <w:r w:rsidR="001E2DC0">
          <w:rPr>
            <w:noProof/>
            <w:webHidden/>
          </w:rPr>
          <w:instrText xml:space="preserve"> PAGEREF _Toc142565851 \h </w:instrText>
        </w:r>
        <w:r w:rsidR="001E2DC0">
          <w:rPr>
            <w:noProof/>
            <w:webHidden/>
          </w:rPr>
        </w:r>
        <w:r w:rsidR="001E2DC0">
          <w:rPr>
            <w:noProof/>
            <w:webHidden/>
          </w:rPr>
          <w:fldChar w:fldCharType="separate"/>
        </w:r>
        <w:r w:rsidR="001E2DC0">
          <w:rPr>
            <w:noProof/>
            <w:webHidden/>
          </w:rPr>
          <w:t>9</w:t>
        </w:r>
        <w:r w:rsidR="001E2DC0">
          <w:rPr>
            <w:noProof/>
            <w:webHidden/>
          </w:rPr>
          <w:fldChar w:fldCharType="end"/>
        </w:r>
      </w:hyperlink>
    </w:p>
    <w:p w14:paraId="2ED1818D" w14:textId="77777777" w:rsidR="001E2DC0" w:rsidRPr="00310B90" w:rsidRDefault="00000000">
      <w:pPr>
        <w:pStyle w:val="TDC2"/>
        <w:rPr>
          <w:rFonts w:ascii="Calibri" w:hAnsi="Calibri"/>
          <w:noProof/>
          <w:kern w:val="2"/>
          <w:sz w:val="22"/>
          <w:szCs w:val="22"/>
        </w:rPr>
      </w:pPr>
      <w:hyperlink w:anchor="_Toc142565852" w:history="1">
        <w:r w:rsidR="001E2DC0" w:rsidRPr="000064EF">
          <w:rPr>
            <w:rStyle w:val="Hipervnculo"/>
            <w:noProof/>
          </w:rPr>
          <w:t>3.2.</w:t>
        </w:r>
        <w:r w:rsidR="001E2DC0" w:rsidRPr="00310B90">
          <w:rPr>
            <w:rFonts w:ascii="Calibri" w:hAnsi="Calibri"/>
            <w:noProof/>
            <w:kern w:val="2"/>
            <w:sz w:val="22"/>
            <w:szCs w:val="22"/>
          </w:rPr>
          <w:tab/>
        </w:r>
        <w:r w:rsidR="001E2DC0" w:rsidRPr="000064EF">
          <w:rPr>
            <w:rStyle w:val="Hipervnculo"/>
            <w:noProof/>
          </w:rPr>
          <w:t>Ziele</w:t>
        </w:r>
        <w:r w:rsidR="001E2DC0">
          <w:rPr>
            <w:noProof/>
            <w:webHidden/>
          </w:rPr>
          <w:tab/>
        </w:r>
        <w:r w:rsidR="001E2DC0">
          <w:rPr>
            <w:noProof/>
            <w:webHidden/>
          </w:rPr>
          <w:fldChar w:fldCharType="begin"/>
        </w:r>
        <w:r w:rsidR="001E2DC0">
          <w:rPr>
            <w:noProof/>
            <w:webHidden/>
          </w:rPr>
          <w:instrText xml:space="preserve"> PAGEREF _Toc142565852 \h </w:instrText>
        </w:r>
        <w:r w:rsidR="001E2DC0">
          <w:rPr>
            <w:noProof/>
            <w:webHidden/>
          </w:rPr>
        </w:r>
        <w:r w:rsidR="001E2DC0">
          <w:rPr>
            <w:noProof/>
            <w:webHidden/>
          </w:rPr>
          <w:fldChar w:fldCharType="separate"/>
        </w:r>
        <w:r w:rsidR="001E2DC0">
          <w:rPr>
            <w:noProof/>
            <w:webHidden/>
          </w:rPr>
          <w:t>11</w:t>
        </w:r>
        <w:r w:rsidR="001E2DC0">
          <w:rPr>
            <w:noProof/>
            <w:webHidden/>
          </w:rPr>
          <w:fldChar w:fldCharType="end"/>
        </w:r>
      </w:hyperlink>
    </w:p>
    <w:p w14:paraId="3663DC09" w14:textId="77777777" w:rsidR="001E2DC0" w:rsidRPr="00310B90" w:rsidRDefault="00000000">
      <w:pPr>
        <w:pStyle w:val="TDC2"/>
        <w:rPr>
          <w:rFonts w:ascii="Calibri" w:hAnsi="Calibri"/>
          <w:noProof/>
          <w:kern w:val="2"/>
          <w:sz w:val="22"/>
          <w:szCs w:val="22"/>
        </w:rPr>
      </w:pPr>
      <w:hyperlink w:anchor="_Toc142565853" w:history="1">
        <w:r w:rsidR="001E2DC0" w:rsidRPr="000064EF">
          <w:rPr>
            <w:rStyle w:val="Hipervnculo"/>
            <w:noProof/>
          </w:rPr>
          <w:t>3.3.</w:t>
        </w:r>
        <w:r w:rsidR="001E2DC0" w:rsidRPr="00310B90">
          <w:rPr>
            <w:rFonts w:ascii="Calibri" w:hAnsi="Calibri"/>
            <w:noProof/>
            <w:kern w:val="2"/>
            <w:sz w:val="22"/>
            <w:szCs w:val="22"/>
          </w:rPr>
          <w:tab/>
        </w:r>
        <w:r w:rsidR="001E2DC0" w:rsidRPr="000064EF">
          <w:rPr>
            <w:rStyle w:val="Hipervnculo"/>
            <w:noProof/>
          </w:rPr>
          <w:t>Zielkonflikt</w:t>
        </w:r>
        <w:r w:rsidR="001E2DC0">
          <w:rPr>
            <w:noProof/>
            <w:webHidden/>
          </w:rPr>
          <w:tab/>
        </w:r>
        <w:r w:rsidR="001E2DC0">
          <w:rPr>
            <w:noProof/>
            <w:webHidden/>
          </w:rPr>
          <w:fldChar w:fldCharType="begin"/>
        </w:r>
        <w:r w:rsidR="001E2DC0">
          <w:rPr>
            <w:noProof/>
            <w:webHidden/>
          </w:rPr>
          <w:instrText xml:space="preserve"> PAGEREF _Toc142565853 \h </w:instrText>
        </w:r>
        <w:r w:rsidR="001E2DC0">
          <w:rPr>
            <w:noProof/>
            <w:webHidden/>
          </w:rPr>
        </w:r>
        <w:r w:rsidR="001E2DC0">
          <w:rPr>
            <w:noProof/>
            <w:webHidden/>
          </w:rPr>
          <w:fldChar w:fldCharType="separate"/>
        </w:r>
        <w:r w:rsidR="001E2DC0">
          <w:rPr>
            <w:noProof/>
            <w:webHidden/>
          </w:rPr>
          <w:t>12</w:t>
        </w:r>
        <w:r w:rsidR="001E2DC0">
          <w:rPr>
            <w:noProof/>
            <w:webHidden/>
          </w:rPr>
          <w:fldChar w:fldCharType="end"/>
        </w:r>
      </w:hyperlink>
    </w:p>
    <w:p w14:paraId="2FFD08A2" w14:textId="77777777" w:rsidR="001E2DC0" w:rsidRPr="00310B90" w:rsidRDefault="00000000">
      <w:pPr>
        <w:pStyle w:val="TDC1"/>
        <w:rPr>
          <w:rFonts w:ascii="Calibri" w:hAnsi="Calibri"/>
          <w:b w:val="0"/>
          <w:noProof/>
          <w:kern w:val="2"/>
          <w:sz w:val="22"/>
          <w:szCs w:val="22"/>
        </w:rPr>
      </w:pPr>
      <w:hyperlink w:anchor="_Toc142565854" w:history="1">
        <w:r w:rsidR="001E2DC0" w:rsidRPr="000064EF">
          <w:rPr>
            <w:rStyle w:val="Hipervnculo"/>
            <w:noProof/>
          </w:rPr>
          <w:t>4.</w:t>
        </w:r>
        <w:r w:rsidR="001E2DC0" w:rsidRPr="00310B90">
          <w:rPr>
            <w:rFonts w:ascii="Calibri" w:hAnsi="Calibri"/>
            <w:b w:val="0"/>
            <w:noProof/>
            <w:kern w:val="2"/>
            <w:sz w:val="22"/>
            <w:szCs w:val="22"/>
          </w:rPr>
          <w:tab/>
        </w:r>
        <w:r w:rsidR="001E2DC0" w:rsidRPr="000064EF">
          <w:rPr>
            <w:rStyle w:val="Hipervnculo"/>
            <w:noProof/>
          </w:rPr>
          <w:t>Stakeholder 4.5.12.</w:t>
        </w:r>
        <w:r w:rsidR="001E2DC0">
          <w:rPr>
            <w:noProof/>
            <w:webHidden/>
          </w:rPr>
          <w:tab/>
        </w:r>
        <w:r w:rsidR="001E2DC0">
          <w:rPr>
            <w:noProof/>
            <w:webHidden/>
          </w:rPr>
          <w:fldChar w:fldCharType="begin"/>
        </w:r>
        <w:r w:rsidR="001E2DC0">
          <w:rPr>
            <w:noProof/>
            <w:webHidden/>
          </w:rPr>
          <w:instrText xml:space="preserve"> PAGEREF _Toc142565854 \h </w:instrText>
        </w:r>
        <w:r w:rsidR="001E2DC0">
          <w:rPr>
            <w:noProof/>
            <w:webHidden/>
          </w:rPr>
        </w:r>
        <w:r w:rsidR="001E2DC0">
          <w:rPr>
            <w:noProof/>
            <w:webHidden/>
          </w:rPr>
          <w:fldChar w:fldCharType="separate"/>
        </w:r>
        <w:r w:rsidR="001E2DC0">
          <w:rPr>
            <w:noProof/>
            <w:webHidden/>
          </w:rPr>
          <w:t>13</w:t>
        </w:r>
        <w:r w:rsidR="001E2DC0">
          <w:rPr>
            <w:noProof/>
            <w:webHidden/>
          </w:rPr>
          <w:fldChar w:fldCharType="end"/>
        </w:r>
      </w:hyperlink>
    </w:p>
    <w:p w14:paraId="1940EDA5" w14:textId="77777777" w:rsidR="001E2DC0" w:rsidRPr="00310B90" w:rsidRDefault="00000000">
      <w:pPr>
        <w:pStyle w:val="TDC2"/>
        <w:rPr>
          <w:rFonts w:ascii="Calibri" w:hAnsi="Calibri"/>
          <w:noProof/>
          <w:kern w:val="2"/>
          <w:sz w:val="22"/>
          <w:szCs w:val="22"/>
        </w:rPr>
      </w:pPr>
      <w:hyperlink w:anchor="_Toc142565855" w:history="1">
        <w:r w:rsidR="001E2DC0" w:rsidRPr="000064EF">
          <w:rPr>
            <w:rStyle w:val="Hipervnculo"/>
            <w:noProof/>
          </w:rPr>
          <w:t>4.1.</w:t>
        </w:r>
        <w:r w:rsidR="001E2DC0" w:rsidRPr="00310B90">
          <w:rPr>
            <w:rFonts w:ascii="Calibri" w:hAnsi="Calibri"/>
            <w:noProof/>
            <w:kern w:val="2"/>
            <w:sz w:val="22"/>
            <w:szCs w:val="22"/>
          </w:rPr>
          <w:tab/>
        </w:r>
        <w:r w:rsidR="001E2DC0" w:rsidRPr="000064EF">
          <w:rPr>
            <w:rStyle w:val="Hipervnculo"/>
            <w:noProof/>
          </w:rPr>
          <w:t>Projektumfeld</w:t>
        </w:r>
        <w:r w:rsidR="001E2DC0">
          <w:rPr>
            <w:noProof/>
            <w:webHidden/>
          </w:rPr>
          <w:tab/>
        </w:r>
        <w:r w:rsidR="001E2DC0">
          <w:rPr>
            <w:noProof/>
            <w:webHidden/>
          </w:rPr>
          <w:fldChar w:fldCharType="begin"/>
        </w:r>
        <w:r w:rsidR="001E2DC0">
          <w:rPr>
            <w:noProof/>
            <w:webHidden/>
          </w:rPr>
          <w:instrText xml:space="preserve"> PAGEREF _Toc142565855 \h </w:instrText>
        </w:r>
        <w:r w:rsidR="001E2DC0">
          <w:rPr>
            <w:noProof/>
            <w:webHidden/>
          </w:rPr>
        </w:r>
        <w:r w:rsidR="001E2DC0">
          <w:rPr>
            <w:noProof/>
            <w:webHidden/>
          </w:rPr>
          <w:fldChar w:fldCharType="separate"/>
        </w:r>
        <w:r w:rsidR="001E2DC0">
          <w:rPr>
            <w:noProof/>
            <w:webHidden/>
          </w:rPr>
          <w:t>13</w:t>
        </w:r>
        <w:r w:rsidR="001E2DC0">
          <w:rPr>
            <w:noProof/>
            <w:webHidden/>
          </w:rPr>
          <w:fldChar w:fldCharType="end"/>
        </w:r>
      </w:hyperlink>
    </w:p>
    <w:p w14:paraId="6AE98EA8" w14:textId="77777777" w:rsidR="001E2DC0" w:rsidRPr="00310B90" w:rsidRDefault="00000000">
      <w:pPr>
        <w:pStyle w:val="TDC2"/>
        <w:rPr>
          <w:rFonts w:ascii="Calibri" w:hAnsi="Calibri"/>
          <w:noProof/>
          <w:kern w:val="2"/>
          <w:sz w:val="22"/>
          <w:szCs w:val="22"/>
        </w:rPr>
      </w:pPr>
      <w:hyperlink w:anchor="_Toc142565856" w:history="1">
        <w:r w:rsidR="001E2DC0" w:rsidRPr="000064EF">
          <w:rPr>
            <w:rStyle w:val="Hipervnculo"/>
            <w:noProof/>
          </w:rPr>
          <w:t>4.2.</w:t>
        </w:r>
        <w:r w:rsidR="001E2DC0" w:rsidRPr="00310B90">
          <w:rPr>
            <w:rFonts w:ascii="Calibri" w:hAnsi="Calibri"/>
            <w:noProof/>
            <w:kern w:val="2"/>
            <w:sz w:val="22"/>
            <w:szCs w:val="22"/>
          </w:rPr>
          <w:tab/>
        </w:r>
        <w:r w:rsidR="001E2DC0" w:rsidRPr="000064EF">
          <w:rPr>
            <w:rStyle w:val="Hipervnculo"/>
            <w:noProof/>
          </w:rPr>
          <w:t>Schnittstellen Stakeholder - Umfeld</w:t>
        </w:r>
        <w:r w:rsidR="001E2DC0">
          <w:rPr>
            <w:noProof/>
            <w:webHidden/>
          </w:rPr>
          <w:tab/>
        </w:r>
        <w:r w:rsidR="001E2DC0">
          <w:rPr>
            <w:noProof/>
            <w:webHidden/>
          </w:rPr>
          <w:fldChar w:fldCharType="begin"/>
        </w:r>
        <w:r w:rsidR="001E2DC0">
          <w:rPr>
            <w:noProof/>
            <w:webHidden/>
          </w:rPr>
          <w:instrText xml:space="preserve"> PAGEREF _Toc142565856 \h </w:instrText>
        </w:r>
        <w:r w:rsidR="001E2DC0">
          <w:rPr>
            <w:noProof/>
            <w:webHidden/>
          </w:rPr>
        </w:r>
        <w:r w:rsidR="001E2DC0">
          <w:rPr>
            <w:noProof/>
            <w:webHidden/>
          </w:rPr>
          <w:fldChar w:fldCharType="separate"/>
        </w:r>
        <w:r w:rsidR="001E2DC0">
          <w:rPr>
            <w:noProof/>
            <w:webHidden/>
          </w:rPr>
          <w:t>13</w:t>
        </w:r>
        <w:r w:rsidR="001E2DC0">
          <w:rPr>
            <w:noProof/>
            <w:webHidden/>
          </w:rPr>
          <w:fldChar w:fldCharType="end"/>
        </w:r>
      </w:hyperlink>
    </w:p>
    <w:p w14:paraId="1D12BA52" w14:textId="77777777" w:rsidR="001E2DC0" w:rsidRPr="00310B90" w:rsidRDefault="00000000">
      <w:pPr>
        <w:pStyle w:val="TDC2"/>
        <w:rPr>
          <w:rFonts w:ascii="Calibri" w:hAnsi="Calibri"/>
          <w:noProof/>
          <w:kern w:val="2"/>
          <w:sz w:val="22"/>
          <w:szCs w:val="22"/>
        </w:rPr>
      </w:pPr>
      <w:hyperlink w:anchor="_Toc142565857" w:history="1">
        <w:r w:rsidR="001E2DC0" w:rsidRPr="000064EF">
          <w:rPr>
            <w:rStyle w:val="Hipervnculo"/>
            <w:noProof/>
          </w:rPr>
          <w:t>4.3.</w:t>
        </w:r>
        <w:r w:rsidR="001E2DC0" w:rsidRPr="00310B90">
          <w:rPr>
            <w:rFonts w:ascii="Calibri" w:hAnsi="Calibri"/>
            <w:noProof/>
            <w:kern w:val="2"/>
            <w:sz w:val="22"/>
            <w:szCs w:val="22"/>
          </w:rPr>
          <w:tab/>
        </w:r>
        <w:r w:rsidR="001E2DC0" w:rsidRPr="000064EF">
          <w:rPr>
            <w:rStyle w:val="Hipervnculo"/>
            <w:noProof/>
          </w:rPr>
          <w:t>Stakeholderportfolio</w:t>
        </w:r>
        <w:r w:rsidR="001E2DC0">
          <w:rPr>
            <w:noProof/>
            <w:webHidden/>
          </w:rPr>
          <w:tab/>
        </w:r>
        <w:r w:rsidR="001E2DC0">
          <w:rPr>
            <w:noProof/>
            <w:webHidden/>
          </w:rPr>
          <w:fldChar w:fldCharType="begin"/>
        </w:r>
        <w:r w:rsidR="001E2DC0">
          <w:rPr>
            <w:noProof/>
            <w:webHidden/>
          </w:rPr>
          <w:instrText xml:space="preserve"> PAGEREF _Toc142565857 \h </w:instrText>
        </w:r>
        <w:r w:rsidR="001E2DC0">
          <w:rPr>
            <w:noProof/>
            <w:webHidden/>
          </w:rPr>
        </w:r>
        <w:r w:rsidR="001E2DC0">
          <w:rPr>
            <w:noProof/>
            <w:webHidden/>
          </w:rPr>
          <w:fldChar w:fldCharType="separate"/>
        </w:r>
        <w:r w:rsidR="001E2DC0">
          <w:rPr>
            <w:noProof/>
            <w:webHidden/>
          </w:rPr>
          <w:t>14</w:t>
        </w:r>
        <w:r w:rsidR="001E2DC0">
          <w:rPr>
            <w:noProof/>
            <w:webHidden/>
          </w:rPr>
          <w:fldChar w:fldCharType="end"/>
        </w:r>
      </w:hyperlink>
    </w:p>
    <w:p w14:paraId="728295DB" w14:textId="77777777" w:rsidR="001E2DC0" w:rsidRPr="00310B90" w:rsidRDefault="00000000">
      <w:pPr>
        <w:pStyle w:val="TDC2"/>
        <w:rPr>
          <w:rFonts w:ascii="Calibri" w:hAnsi="Calibri"/>
          <w:noProof/>
          <w:kern w:val="2"/>
          <w:sz w:val="22"/>
          <w:szCs w:val="22"/>
        </w:rPr>
      </w:pPr>
      <w:hyperlink w:anchor="_Toc142565858" w:history="1">
        <w:r w:rsidR="001E2DC0" w:rsidRPr="000064EF">
          <w:rPr>
            <w:rStyle w:val="Hipervnculo"/>
            <w:noProof/>
          </w:rPr>
          <w:t>4.4.</w:t>
        </w:r>
        <w:r w:rsidR="001E2DC0" w:rsidRPr="00310B90">
          <w:rPr>
            <w:rFonts w:ascii="Calibri" w:hAnsi="Calibri"/>
            <w:noProof/>
            <w:kern w:val="2"/>
            <w:sz w:val="22"/>
            <w:szCs w:val="22"/>
          </w:rPr>
          <w:tab/>
        </w:r>
        <w:r w:rsidR="001E2DC0" w:rsidRPr="000064EF">
          <w:rPr>
            <w:rStyle w:val="Hipervnculo"/>
            <w:noProof/>
          </w:rPr>
          <w:t>Stakeholderinteressen</w:t>
        </w:r>
        <w:r w:rsidR="001E2DC0">
          <w:rPr>
            <w:noProof/>
            <w:webHidden/>
          </w:rPr>
          <w:tab/>
        </w:r>
        <w:r w:rsidR="001E2DC0">
          <w:rPr>
            <w:noProof/>
            <w:webHidden/>
          </w:rPr>
          <w:fldChar w:fldCharType="begin"/>
        </w:r>
        <w:r w:rsidR="001E2DC0">
          <w:rPr>
            <w:noProof/>
            <w:webHidden/>
          </w:rPr>
          <w:instrText xml:space="preserve"> PAGEREF _Toc142565858 \h </w:instrText>
        </w:r>
        <w:r w:rsidR="001E2DC0">
          <w:rPr>
            <w:noProof/>
            <w:webHidden/>
          </w:rPr>
        </w:r>
        <w:r w:rsidR="001E2DC0">
          <w:rPr>
            <w:noProof/>
            <w:webHidden/>
          </w:rPr>
          <w:fldChar w:fldCharType="separate"/>
        </w:r>
        <w:r w:rsidR="001E2DC0">
          <w:rPr>
            <w:noProof/>
            <w:webHidden/>
          </w:rPr>
          <w:t>15</w:t>
        </w:r>
        <w:r w:rsidR="001E2DC0">
          <w:rPr>
            <w:noProof/>
            <w:webHidden/>
          </w:rPr>
          <w:fldChar w:fldCharType="end"/>
        </w:r>
      </w:hyperlink>
    </w:p>
    <w:p w14:paraId="16BBE9FF" w14:textId="77777777" w:rsidR="001E2DC0" w:rsidRPr="00310B90" w:rsidRDefault="00000000">
      <w:pPr>
        <w:pStyle w:val="TDC1"/>
        <w:rPr>
          <w:rFonts w:ascii="Calibri" w:hAnsi="Calibri"/>
          <w:b w:val="0"/>
          <w:noProof/>
          <w:kern w:val="2"/>
          <w:sz w:val="22"/>
          <w:szCs w:val="22"/>
        </w:rPr>
      </w:pPr>
      <w:hyperlink w:anchor="_Toc142565859" w:history="1">
        <w:r w:rsidR="001E2DC0" w:rsidRPr="000064EF">
          <w:rPr>
            <w:rStyle w:val="Hipervnculo"/>
            <w:noProof/>
          </w:rPr>
          <w:t>5.</w:t>
        </w:r>
        <w:r w:rsidR="001E2DC0" w:rsidRPr="00310B90">
          <w:rPr>
            <w:rFonts w:ascii="Calibri" w:hAnsi="Calibri"/>
            <w:b w:val="0"/>
            <w:noProof/>
            <w:kern w:val="2"/>
            <w:sz w:val="22"/>
            <w:szCs w:val="22"/>
          </w:rPr>
          <w:tab/>
        </w:r>
        <w:r w:rsidR="001E2DC0" w:rsidRPr="000064EF">
          <w:rPr>
            <w:rStyle w:val="Hipervnculo"/>
            <w:noProof/>
          </w:rPr>
          <w:t>Macht und Interessen 04.03.04</w:t>
        </w:r>
        <w:r w:rsidR="001E2DC0">
          <w:rPr>
            <w:noProof/>
            <w:webHidden/>
          </w:rPr>
          <w:tab/>
        </w:r>
        <w:r w:rsidR="001E2DC0">
          <w:rPr>
            <w:noProof/>
            <w:webHidden/>
          </w:rPr>
          <w:fldChar w:fldCharType="begin"/>
        </w:r>
        <w:r w:rsidR="001E2DC0">
          <w:rPr>
            <w:noProof/>
            <w:webHidden/>
          </w:rPr>
          <w:instrText xml:space="preserve"> PAGEREF _Toc142565859 \h </w:instrText>
        </w:r>
        <w:r w:rsidR="001E2DC0">
          <w:rPr>
            <w:noProof/>
            <w:webHidden/>
          </w:rPr>
        </w:r>
        <w:r w:rsidR="001E2DC0">
          <w:rPr>
            <w:noProof/>
            <w:webHidden/>
          </w:rPr>
          <w:fldChar w:fldCharType="separate"/>
        </w:r>
        <w:r w:rsidR="001E2DC0">
          <w:rPr>
            <w:noProof/>
            <w:webHidden/>
          </w:rPr>
          <w:t>16</w:t>
        </w:r>
        <w:r w:rsidR="001E2DC0">
          <w:rPr>
            <w:noProof/>
            <w:webHidden/>
          </w:rPr>
          <w:fldChar w:fldCharType="end"/>
        </w:r>
      </w:hyperlink>
    </w:p>
    <w:p w14:paraId="420CA3CB" w14:textId="77777777" w:rsidR="001E2DC0" w:rsidRPr="00310B90" w:rsidRDefault="00000000">
      <w:pPr>
        <w:pStyle w:val="TDC2"/>
        <w:rPr>
          <w:rFonts w:ascii="Calibri" w:hAnsi="Calibri"/>
          <w:noProof/>
          <w:kern w:val="2"/>
          <w:sz w:val="22"/>
          <w:szCs w:val="22"/>
        </w:rPr>
      </w:pPr>
      <w:hyperlink w:anchor="_Toc142565860" w:history="1">
        <w:r w:rsidR="001E2DC0" w:rsidRPr="000064EF">
          <w:rPr>
            <w:rStyle w:val="Hipervnculo"/>
            <w:noProof/>
          </w:rPr>
          <w:t>5.1.</w:t>
        </w:r>
        <w:r w:rsidR="001E2DC0" w:rsidRPr="00310B90">
          <w:rPr>
            <w:rFonts w:ascii="Calibri" w:hAnsi="Calibri"/>
            <w:noProof/>
            <w:kern w:val="2"/>
            <w:sz w:val="22"/>
            <w:szCs w:val="22"/>
          </w:rPr>
          <w:tab/>
        </w:r>
        <w:r w:rsidR="001E2DC0" w:rsidRPr="000064EF">
          <w:rPr>
            <w:rStyle w:val="Hipervnculo"/>
            <w:noProof/>
          </w:rPr>
          <w:t>Stakeholderbewertung</w:t>
        </w:r>
        <w:r w:rsidR="001E2DC0">
          <w:rPr>
            <w:noProof/>
            <w:webHidden/>
          </w:rPr>
          <w:tab/>
        </w:r>
        <w:r w:rsidR="001E2DC0">
          <w:rPr>
            <w:noProof/>
            <w:webHidden/>
          </w:rPr>
          <w:fldChar w:fldCharType="begin"/>
        </w:r>
        <w:r w:rsidR="001E2DC0">
          <w:rPr>
            <w:noProof/>
            <w:webHidden/>
          </w:rPr>
          <w:instrText xml:space="preserve"> PAGEREF _Toc142565860 \h </w:instrText>
        </w:r>
        <w:r w:rsidR="001E2DC0">
          <w:rPr>
            <w:noProof/>
            <w:webHidden/>
          </w:rPr>
        </w:r>
        <w:r w:rsidR="001E2DC0">
          <w:rPr>
            <w:noProof/>
            <w:webHidden/>
          </w:rPr>
          <w:fldChar w:fldCharType="separate"/>
        </w:r>
        <w:r w:rsidR="001E2DC0">
          <w:rPr>
            <w:noProof/>
            <w:webHidden/>
          </w:rPr>
          <w:t>16</w:t>
        </w:r>
        <w:r w:rsidR="001E2DC0">
          <w:rPr>
            <w:noProof/>
            <w:webHidden/>
          </w:rPr>
          <w:fldChar w:fldCharType="end"/>
        </w:r>
      </w:hyperlink>
    </w:p>
    <w:p w14:paraId="79F47983" w14:textId="77777777" w:rsidR="001E2DC0" w:rsidRPr="00310B90" w:rsidRDefault="00000000">
      <w:pPr>
        <w:pStyle w:val="TDC2"/>
        <w:rPr>
          <w:rFonts w:ascii="Calibri" w:hAnsi="Calibri"/>
          <w:noProof/>
          <w:kern w:val="2"/>
          <w:sz w:val="22"/>
          <w:szCs w:val="22"/>
        </w:rPr>
      </w:pPr>
      <w:hyperlink w:anchor="_Toc142565861" w:history="1">
        <w:r w:rsidR="001E2DC0" w:rsidRPr="000064EF">
          <w:rPr>
            <w:rStyle w:val="Hipervnculo"/>
            <w:noProof/>
          </w:rPr>
          <w:t>5.2.</w:t>
        </w:r>
        <w:r w:rsidR="001E2DC0" w:rsidRPr="00310B90">
          <w:rPr>
            <w:rFonts w:ascii="Calibri" w:hAnsi="Calibri"/>
            <w:noProof/>
            <w:kern w:val="2"/>
            <w:sz w:val="22"/>
            <w:szCs w:val="22"/>
          </w:rPr>
          <w:tab/>
        </w:r>
        <w:r w:rsidR="001E2DC0" w:rsidRPr="000064EF">
          <w:rPr>
            <w:rStyle w:val="Hipervnculo"/>
            <w:noProof/>
          </w:rPr>
          <w:t>Machtpromotoren</w:t>
        </w:r>
        <w:r w:rsidR="001E2DC0">
          <w:rPr>
            <w:noProof/>
            <w:webHidden/>
          </w:rPr>
          <w:tab/>
        </w:r>
        <w:r w:rsidR="001E2DC0">
          <w:rPr>
            <w:noProof/>
            <w:webHidden/>
          </w:rPr>
          <w:fldChar w:fldCharType="begin"/>
        </w:r>
        <w:r w:rsidR="001E2DC0">
          <w:rPr>
            <w:noProof/>
            <w:webHidden/>
          </w:rPr>
          <w:instrText xml:space="preserve"> PAGEREF _Toc142565861 \h </w:instrText>
        </w:r>
        <w:r w:rsidR="001E2DC0">
          <w:rPr>
            <w:noProof/>
            <w:webHidden/>
          </w:rPr>
        </w:r>
        <w:r w:rsidR="001E2DC0">
          <w:rPr>
            <w:noProof/>
            <w:webHidden/>
          </w:rPr>
          <w:fldChar w:fldCharType="separate"/>
        </w:r>
        <w:r w:rsidR="001E2DC0">
          <w:rPr>
            <w:noProof/>
            <w:webHidden/>
          </w:rPr>
          <w:t>16</w:t>
        </w:r>
        <w:r w:rsidR="001E2DC0">
          <w:rPr>
            <w:noProof/>
            <w:webHidden/>
          </w:rPr>
          <w:fldChar w:fldCharType="end"/>
        </w:r>
      </w:hyperlink>
    </w:p>
    <w:p w14:paraId="32E67D78" w14:textId="77777777" w:rsidR="001E2DC0" w:rsidRPr="00310B90" w:rsidRDefault="00000000">
      <w:pPr>
        <w:pStyle w:val="TDC1"/>
        <w:rPr>
          <w:rFonts w:ascii="Calibri" w:hAnsi="Calibri"/>
          <w:b w:val="0"/>
          <w:noProof/>
          <w:kern w:val="2"/>
          <w:sz w:val="22"/>
          <w:szCs w:val="22"/>
        </w:rPr>
      </w:pPr>
      <w:hyperlink w:anchor="_Toc142565862" w:history="1">
        <w:r w:rsidR="001E2DC0" w:rsidRPr="000064EF">
          <w:rPr>
            <w:rStyle w:val="Hipervnculo"/>
            <w:noProof/>
          </w:rPr>
          <w:t>6.</w:t>
        </w:r>
        <w:r w:rsidR="001E2DC0" w:rsidRPr="00310B90">
          <w:rPr>
            <w:rFonts w:ascii="Calibri" w:hAnsi="Calibri"/>
            <w:b w:val="0"/>
            <w:noProof/>
            <w:kern w:val="2"/>
            <w:sz w:val="22"/>
            <w:szCs w:val="22"/>
          </w:rPr>
          <w:tab/>
        </w:r>
        <w:r w:rsidR="001E2DC0" w:rsidRPr="000064EF">
          <w:rPr>
            <w:rStyle w:val="Hipervnculo"/>
            <w:noProof/>
          </w:rPr>
          <w:t>Chancen und Risiken 4.5.11.</w:t>
        </w:r>
        <w:r w:rsidR="001E2DC0">
          <w:rPr>
            <w:noProof/>
            <w:webHidden/>
          </w:rPr>
          <w:tab/>
        </w:r>
        <w:r w:rsidR="001E2DC0">
          <w:rPr>
            <w:noProof/>
            <w:webHidden/>
          </w:rPr>
          <w:fldChar w:fldCharType="begin"/>
        </w:r>
        <w:r w:rsidR="001E2DC0">
          <w:rPr>
            <w:noProof/>
            <w:webHidden/>
          </w:rPr>
          <w:instrText xml:space="preserve"> PAGEREF _Toc142565862 \h </w:instrText>
        </w:r>
        <w:r w:rsidR="001E2DC0">
          <w:rPr>
            <w:noProof/>
            <w:webHidden/>
          </w:rPr>
        </w:r>
        <w:r w:rsidR="001E2DC0">
          <w:rPr>
            <w:noProof/>
            <w:webHidden/>
          </w:rPr>
          <w:fldChar w:fldCharType="separate"/>
        </w:r>
        <w:r w:rsidR="001E2DC0">
          <w:rPr>
            <w:noProof/>
            <w:webHidden/>
          </w:rPr>
          <w:t>17</w:t>
        </w:r>
        <w:r w:rsidR="001E2DC0">
          <w:rPr>
            <w:noProof/>
            <w:webHidden/>
          </w:rPr>
          <w:fldChar w:fldCharType="end"/>
        </w:r>
      </w:hyperlink>
    </w:p>
    <w:p w14:paraId="4F682734" w14:textId="77777777" w:rsidR="001E2DC0" w:rsidRPr="00310B90" w:rsidRDefault="00000000">
      <w:pPr>
        <w:pStyle w:val="TDC2"/>
        <w:rPr>
          <w:rFonts w:ascii="Calibri" w:hAnsi="Calibri"/>
          <w:noProof/>
          <w:kern w:val="2"/>
          <w:sz w:val="22"/>
          <w:szCs w:val="22"/>
        </w:rPr>
      </w:pPr>
      <w:hyperlink w:anchor="_Toc142565863" w:history="1">
        <w:r w:rsidR="001E2DC0" w:rsidRPr="000064EF">
          <w:rPr>
            <w:rStyle w:val="Hipervnculo"/>
            <w:noProof/>
          </w:rPr>
          <w:t>6.1.</w:t>
        </w:r>
        <w:r w:rsidR="001E2DC0" w:rsidRPr="00310B90">
          <w:rPr>
            <w:rFonts w:ascii="Calibri" w:hAnsi="Calibri"/>
            <w:noProof/>
            <w:kern w:val="2"/>
            <w:sz w:val="22"/>
            <w:szCs w:val="22"/>
          </w:rPr>
          <w:tab/>
        </w:r>
        <w:r w:rsidR="001E2DC0" w:rsidRPr="000064EF">
          <w:rPr>
            <w:rStyle w:val="Hipervnculo"/>
            <w:noProof/>
          </w:rPr>
          <w:t>Erfassung und Benennung von drei Risiken</w:t>
        </w:r>
        <w:r w:rsidR="001E2DC0">
          <w:rPr>
            <w:noProof/>
            <w:webHidden/>
          </w:rPr>
          <w:tab/>
        </w:r>
        <w:r w:rsidR="001E2DC0">
          <w:rPr>
            <w:noProof/>
            <w:webHidden/>
          </w:rPr>
          <w:fldChar w:fldCharType="begin"/>
        </w:r>
        <w:r w:rsidR="001E2DC0">
          <w:rPr>
            <w:noProof/>
            <w:webHidden/>
          </w:rPr>
          <w:instrText xml:space="preserve"> PAGEREF _Toc142565863 \h </w:instrText>
        </w:r>
        <w:r w:rsidR="001E2DC0">
          <w:rPr>
            <w:noProof/>
            <w:webHidden/>
          </w:rPr>
        </w:r>
        <w:r w:rsidR="001E2DC0">
          <w:rPr>
            <w:noProof/>
            <w:webHidden/>
          </w:rPr>
          <w:fldChar w:fldCharType="separate"/>
        </w:r>
        <w:r w:rsidR="001E2DC0">
          <w:rPr>
            <w:noProof/>
            <w:webHidden/>
          </w:rPr>
          <w:t>17</w:t>
        </w:r>
        <w:r w:rsidR="001E2DC0">
          <w:rPr>
            <w:noProof/>
            <w:webHidden/>
          </w:rPr>
          <w:fldChar w:fldCharType="end"/>
        </w:r>
      </w:hyperlink>
    </w:p>
    <w:p w14:paraId="69B4E216" w14:textId="77777777" w:rsidR="001E2DC0" w:rsidRPr="00310B90" w:rsidRDefault="00000000">
      <w:pPr>
        <w:pStyle w:val="TDC2"/>
        <w:rPr>
          <w:rFonts w:ascii="Calibri" w:hAnsi="Calibri"/>
          <w:noProof/>
          <w:kern w:val="2"/>
          <w:sz w:val="22"/>
          <w:szCs w:val="22"/>
        </w:rPr>
      </w:pPr>
      <w:hyperlink w:anchor="_Toc142565864" w:history="1">
        <w:r w:rsidR="001E2DC0" w:rsidRPr="000064EF">
          <w:rPr>
            <w:rStyle w:val="Hipervnculo"/>
            <w:noProof/>
          </w:rPr>
          <w:t>6.2.</w:t>
        </w:r>
        <w:r w:rsidR="001E2DC0" w:rsidRPr="00310B90">
          <w:rPr>
            <w:rFonts w:ascii="Calibri" w:hAnsi="Calibri"/>
            <w:noProof/>
            <w:kern w:val="2"/>
            <w:sz w:val="22"/>
            <w:szCs w:val="22"/>
          </w:rPr>
          <w:tab/>
        </w:r>
        <w:r w:rsidR="001E2DC0" w:rsidRPr="000064EF">
          <w:rPr>
            <w:rStyle w:val="Hipervnculo"/>
            <w:noProof/>
          </w:rPr>
          <w:t>Maßnahmen</w:t>
        </w:r>
        <w:r w:rsidR="001E2DC0">
          <w:rPr>
            <w:noProof/>
            <w:webHidden/>
          </w:rPr>
          <w:tab/>
        </w:r>
        <w:r w:rsidR="001E2DC0">
          <w:rPr>
            <w:noProof/>
            <w:webHidden/>
          </w:rPr>
          <w:fldChar w:fldCharType="begin"/>
        </w:r>
        <w:r w:rsidR="001E2DC0">
          <w:rPr>
            <w:noProof/>
            <w:webHidden/>
          </w:rPr>
          <w:instrText xml:space="preserve"> PAGEREF _Toc142565864 \h </w:instrText>
        </w:r>
        <w:r w:rsidR="001E2DC0">
          <w:rPr>
            <w:noProof/>
            <w:webHidden/>
          </w:rPr>
        </w:r>
        <w:r w:rsidR="001E2DC0">
          <w:rPr>
            <w:noProof/>
            <w:webHidden/>
          </w:rPr>
          <w:fldChar w:fldCharType="separate"/>
        </w:r>
        <w:r w:rsidR="001E2DC0">
          <w:rPr>
            <w:noProof/>
            <w:webHidden/>
          </w:rPr>
          <w:t>17</w:t>
        </w:r>
        <w:r w:rsidR="001E2DC0">
          <w:rPr>
            <w:noProof/>
            <w:webHidden/>
          </w:rPr>
          <w:fldChar w:fldCharType="end"/>
        </w:r>
      </w:hyperlink>
    </w:p>
    <w:p w14:paraId="5B524AEB" w14:textId="77777777" w:rsidR="001E2DC0" w:rsidRPr="00310B90" w:rsidRDefault="00000000">
      <w:pPr>
        <w:pStyle w:val="TDC2"/>
        <w:rPr>
          <w:rFonts w:ascii="Calibri" w:hAnsi="Calibri"/>
          <w:noProof/>
          <w:kern w:val="2"/>
          <w:sz w:val="22"/>
          <w:szCs w:val="22"/>
        </w:rPr>
      </w:pPr>
      <w:hyperlink w:anchor="_Toc142565865" w:history="1">
        <w:r w:rsidR="001E2DC0" w:rsidRPr="000064EF">
          <w:rPr>
            <w:rStyle w:val="Hipervnculo"/>
            <w:noProof/>
          </w:rPr>
          <w:t>6.3.</w:t>
        </w:r>
        <w:r w:rsidR="001E2DC0" w:rsidRPr="00310B90">
          <w:rPr>
            <w:rFonts w:ascii="Calibri" w:hAnsi="Calibri"/>
            <w:noProof/>
            <w:kern w:val="2"/>
            <w:sz w:val="22"/>
            <w:szCs w:val="22"/>
          </w:rPr>
          <w:tab/>
        </w:r>
        <w:r w:rsidR="001E2DC0" w:rsidRPr="000064EF">
          <w:rPr>
            <w:rStyle w:val="Hipervnculo"/>
            <w:noProof/>
          </w:rPr>
          <w:t>Erfassung und Benennung einer Chance</w:t>
        </w:r>
        <w:r w:rsidR="001E2DC0">
          <w:rPr>
            <w:noProof/>
            <w:webHidden/>
          </w:rPr>
          <w:tab/>
        </w:r>
        <w:r w:rsidR="001E2DC0">
          <w:rPr>
            <w:noProof/>
            <w:webHidden/>
          </w:rPr>
          <w:fldChar w:fldCharType="begin"/>
        </w:r>
        <w:r w:rsidR="001E2DC0">
          <w:rPr>
            <w:noProof/>
            <w:webHidden/>
          </w:rPr>
          <w:instrText xml:space="preserve"> PAGEREF _Toc142565865 \h </w:instrText>
        </w:r>
        <w:r w:rsidR="001E2DC0">
          <w:rPr>
            <w:noProof/>
            <w:webHidden/>
          </w:rPr>
        </w:r>
        <w:r w:rsidR="001E2DC0">
          <w:rPr>
            <w:noProof/>
            <w:webHidden/>
          </w:rPr>
          <w:fldChar w:fldCharType="separate"/>
        </w:r>
        <w:r w:rsidR="001E2DC0">
          <w:rPr>
            <w:noProof/>
            <w:webHidden/>
          </w:rPr>
          <w:t>19</w:t>
        </w:r>
        <w:r w:rsidR="001E2DC0">
          <w:rPr>
            <w:noProof/>
            <w:webHidden/>
          </w:rPr>
          <w:fldChar w:fldCharType="end"/>
        </w:r>
      </w:hyperlink>
    </w:p>
    <w:p w14:paraId="7F110CE8" w14:textId="77777777" w:rsidR="001E2DC0" w:rsidRPr="00310B90" w:rsidRDefault="00000000">
      <w:pPr>
        <w:pStyle w:val="TDC1"/>
        <w:rPr>
          <w:rFonts w:ascii="Calibri" w:hAnsi="Calibri"/>
          <w:b w:val="0"/>
          <w:noProof/>
          <w:kern w:val="2"/>
          <w:sz w:val="22"/>
          <w:szCs w:val="22"/>
        </w:rPr>
      </w:pPr>
      <w:hyperlink w:anchor="_Toc142565866" w:history="1">
        <w:r w:rsidR="001E2DC0" w:rsidRPr="000064EF">
          <w:rPr>
            <w:rStyle w:val="Hipervnculo"/>
            <w:noProof/>
          </w:rPr>
          <w:t>7.</w:t>
        </w:r>
        <w:r w:rsidR="001E2DC0" w:rsidRPr="00310B90">
          <w:rPr>
            <w:rFonts w:ascii="Calibri" w:hAnsi="Calibri"/>
            <w:b w:val="0"/>
            <w:noProof/>
            <w:kern w:val="2"/>
            <w:sz w:val="22"/>
            <w:szCs w:val="22"/>
          </w:rPr>
          <w:tab/>
        </w:r>
        <w:r w:rsidR="001E2DC0" w:rsidRPr="000064EF">
          <w:rPr>
            <w:rStyle w:val="Hipervnculo"/>
            <w:noProof/>
          </w:rPr>
          <w:t>Projektdesign 04.05.01</w:t>
        </w:r>
        <w:r w:rsidR="001E2DC0">
          <w:rPr>
            <w:noProof/>
            <w:webHidden/>
          </w:rPr>
          <w:tab/>
        </w:r>
        <w:r w:rsidR="001E2DC0">
          <w:rPr>
            <w:noProof/>
            <w:webHidden/>
          </w:rPr>
          <w:fldChar w:fldCharType="begin"/>
        </w:r>
        <w:r w:rsidR="001E2DC0">
          <w:rPr>
            <w:noProof/>
            <w:webHidden/>
          </w:rPr>
          <w:instrText xml:space="preserve"> PAGEREF _Toc142565866 \h </w:instrText>
        </w:r>
        <w:r w:rsidR="001E2DC0">
          <w:rPr>
            <w:noProof/>
            <w:webHidden/>
          </w:rPr>
        </w:r>
        <w:r w:rsidR="001E2DC0">
          <w:rPr>
            <w:noProof/>
            <w:webHidden/>
          </w:rPr>
          <w:fldChar w:fldCharType="separate"/>
        </w:r>
        <w:r w:rsidR="001E2DC0">
          <w:rPr>
            <w:noProof/>
            <w:webHidden/>
          </w:rPr>
          <w:t>20</w:t>
        </w:r>
        <w:r w:rsidR="001E2DC0">
          <w:rPr>
            <w:noProof/>
            <w:webHidden/>
          </w:rPr>
          <w:fldChar w:fldCharType="end"/>
        </w:r>
      </w:hyperlink>
    </w:p>
    <w:p w14:paraId="4C2923EE" w14:textId="77777777" w:rsidR="001E2DC0" w:rsidRPr="00310B90" w:rsidRDefault="00000000">
      <w:pPr>
        <w:pStyle w:val="TDC2"/>
        <w:rPr>
          <w:rFonts w:ascii="Calibri" w:hAnsi="Calibri"/>
          <w:noProof/>
          <w:kern w:val="2"/>
          <w:sz w:val="22"/>
          <w:szCs w:val="22"/>
        </w:rPr>
      </w:pPr>
      <w:hyperlink w:anchor="_Toc142565867" w:history="1">
        <w:r w:rsidR="001E2DC0" w:rsidRPr="000064EF">
          <w:rPr>
            <w:rStyle w:val="Hipervnculo"/>
            <w:noProof/>
          </w:rPr>
          <w:t>7.1.</w:t>
        </w:r>
        <w:r w:rsidR="001E2DC0" w:rsidRPr="00310B90">
          <w:rPr>
            <w:rFonts w:ascii="Calibri" w:hAnsi="Calibri"/>
            <w:noProof/>
            <w:kern w:val="2"/>
            <w:sz w:val="22"/>
            <w:szCs w:val="22"/>
          </w:rPr>
          <w:tab/>
        </w:r>
        <w:r w:rsidR="001E2DC0" w:rsidRPr="000064EF">
          <w:rPr>
            <w:rStyle w:val="Hipervnculo"/>
            <w:noProof/>
          </w:rPr>
          <w:t>Erfolgskriterien</w:t>
        </w:r>
        <w:r w:rsidR="001E2DC0">
          <w:rPr>
            <w:noProof/>
            <w:webHidden/>
          </w:rPr>
          <w:tab/>
        </w:r>
        <w:r w:rsidR="001E2DC0">
          <w:rPr>
            <w:noProof/>
            <w:webHidden/>
          </w:rPr>
          <w:fldChar w:fldCharType="begin"/>
        </w:r>
        <w:r w:rsidR="001E2DC0">
          <w:rPr>
            <w:noProof/>
            <w:webHidden/>
          </w:rPr>
          <w:instrText xml:space="preserve"> PAGEREF _Toc142565867 \h </w:instrText>
        </w:r>
        <w:r w:rsidR="001E2DC0">
          <w:rPr>
            <w:noProof/>
            <w:webHidden/>
          </w:rPr>
        </w:r>
        <w:r w:rsidR="001E2DC0">
          <w:rPr>
            <w:noProof/>
            <w:webHidden/>
          </w:rPr>
          <w:fldChar w:fldCharType="separate"/>
        </w:r>
        <w:r w:rsidR="001E2DC0">
          <w:rPr>
            <w:noProof/>
            <w:webHidden/>
          </w:rPr>
          <w:t>20</w:t>
        </w:r>
        <w:r w:rsidR="001E2DC0">
          <w:rPr>
            <w:noProof/>
            <w:webHidden/>
          </w:rPr>
          <w:fldChar w:fldCharType="end"/>
        </w:r>
      </w:hyperlink>
    </w:p>
    <w:p w14:paraId="615440D8" w14:textId="77777777" w:rsidR="001E2DC0" w:rsidRPr="00310B90" w:rsidRDefault="00000000">
      <w:pPr>
        <w:pStyle w:val="TDC2"/>
        <w:rPr>
          <w:rFonts w:ascii="Calibri" w:hAnsi="Calibri"/>
          <w:noProof/>
          <w:kern w:val="2"/>
          <w:sz w:val="22"/>
          <w:szCs w:val="22"/>
        </w:rPr>
      </w:pPr>
      <w:hyperlink w:anchor="_Toc142565868" w:history="1">
        <w:r w:rsidR="001E2DC0" w:rsidRPr="000064EF">
          <w:rPr>
            <w:rStyle w:val="Hipervnculo"/>
            <w:noProof/>
          </w:rPr>
          <w:t>7.2.</w:t>
        </w:r>
        <w:r w:rsidR="001E2DC0" w:rsidRPr="00310B90">
          <w:rPr>
            <w:rFonts w:ascii="Calibri" w:hAnsi="Calibri"/>
            <w:noProof/>
            <w:kern w:val="2"/>
            <w:sz w:val="22"/>
            <w:szCs w:val="22"/>
          </w:rPr>
          <w:tab/>
        </w:r>
        <w:r w:rsidR="001E2DC0" w:rsidRPr="000064EF">
          <w:rPr>
            <w:rStyle w:val="Hipervnculo"/>
            <w:noProof/>
          </w:rPr>
          <w:t>Projektmanagementansatz</w:t>
        </w:r>
        <w:r w:rsidR="001E2DC0">
          <w:rPr>
            <w:noProof/>
            <w:webHidden/>
          </w:rPr>
          <w:tab/>
        </w:r>
        <w:r w:rsidR="001E2DC0">
          <w:rPr>
            <w:noProof/>
            <w:webHidden/>
          </w:rPr>
          <w:fldChar w:fldCharType="begin"/>
        </w:r>
        <w:r w:rsidR="001E2DC0">
          <w:rPr>
            <w:noProof/>
            <w:webHidden/>
          </w:rPr>
          <w:instrText xml:space="preserve"> PAGEREF _Toc142565868 \h </w:instrText>
        </w:r>
        <w:r w:rsidR="001E2DC0">
          <w:rPr>
            <w:noProof/>
            <w:webHidden/>
          </w:rPr>
        </w:r>
        <w:r w:rsidR="001E2DC0">
          <w:rPr>
            <w:noProof/>
            <w:webHidden/>
          </w:rPr>
          <w:fldChar w:fldCharType="separate"/>
        </w:r>
        <w:r w:rsidR="001E2DC0">
          <w:rPr>
            <w:noProof/>
            <w:webHidden/>
          </w:rPr>
          <w:t>20</w:t>
        </w:r>
        <w:r w:rsidR="001E2DC0">
          <w:rPr>
            <w:noProof/>
            <w:webHidden/>
          </w:rPr>
          <w:fldChar w:fldCharType="end"/>
        </w:r>
      </w:hyperlink>
    </w:p>
    <w:p w14:paraId="78488112" w14:textId="77777777" w:rsidR="001E2DC0" w:rsidRPr="00310B90" w:rsidRDefault="00000000">
      <w:pPr>
        <w:pStyle w:val="TDC1"/>
        <w:rPr>
          <w:rFonts w:ascii="Calibri" w:hAnsi="Calibri"/>
          <w:b w:val="0"/>
          <w:noProof/>
          <w:kern w:val="2"/>
          <w:sz w:val="22"/>
          <w:szCs w:val="22"/>
        </w:rPr>
      </w:pPr>
      <w:hyperlink w:anchor="_Toc142565869" w:history="1">
        <w:r w:rsidR="001E2DC0" w:rsidRPr="000064EF">
          <w:rPr>
            <w:rStyle w:val="Hipervnculo"/>
            <w:noProof/>
          </w:rPr>
          <w:t>8.</w:t>
        </w:r>
        <w:r w:rsidR="001E2DC0" w:rsidRPr="00310B90">
          <w:rPr>
            <w:rFonts w:ascii="Calibri" w:hAnsi="Calibri"/>
            <w:b w:val="0"/>
            <w:noProof/>
            <w:kern w:val="2"/>
            <w:sz w:val="22"/>
            <w:szCs w:val="22"/>
          </w:rPr>
          <w:tab/>
        </w:r>
        <w:r w:rsidR="001E2DC0" w:rsidRPr="000064EF">
          <w:rPr>
            <w:rStyle w:val="Hipervnculo"/>
            <w:noProof/>
          </w:rPr>
          <w:t>Organisation, Information und Dokumentation 4.5.5.</w:t>
        </w:r>
        <w:r w:rsidR="001E2DC0">
          <w:rPr>
            <w:noProof/>
            <w:webHidden/>
          </w:rPr>
          <w:tab/>
        </w:r>
        <w:r w:rsidR="001E2DC0">
          <w:rPr>
            <w:noProof/>
            <w:webHidden/>
          </w:rPr>
          <w:fldChar w:fldCharType="begin"/>
        </w:r>
        <w:r w:rsidR="001E2DC0">
          <w:rPr>
            <w:noProof/>
            <w:webHidden/>
          </w:rPr>
          <w:instrText xml:space="preserve"> PAGEREF _Toc142565869 \h </w:instrText>
        </w:r>
        <w:r w:rsidR="001E2DC0">
          <w:rPr>
            <w:noProof/>
            <w:webHidden/>
          </w:rPr>
        </w:r>
        <w:r w:rsidR="001E2DC0">
          <w:rPr>
            <w:noProof/>
            <w:webHidden/>
          </w:rPr>
          <w:fldChar w:fldCharType="separate"/>
        </w:r>
        <w:r w:rsidR="001E2DC0">
          <w:rPr>
            <w:noProof/>
            <w:webHidden/>
          </w:rPr>
          <w:t>21</w:t>
        </w:r>
        <w:r w:rsidR="001E2DC0">
          <w:rPr>
            <w:noProof/>
            <w:webHidden/>
          </w:rPr>
          <w:fldChar w:fldCharType="end"/>
        </w:r>
      </w:hyperlink>
    </w:p>
    <w:p w14:paraId="108C913E" w14:textId="77777777" w:rsidR="001E2DC0" w:rsidRPr="00310B90" w:rsidRDefault="00000000">
      <w:pPr>
        <w:pStyle w:val="TDC2"/>
        <w:rPr>
          <w:rFonts w:ascii="Calibri" w:hAnsi="Calibri"/>
          <w:noProof/>
          <w:kern w:val="2"/>
          <w:sz w:val="22"/>
          <w:szCs w:val="22"/>
        </w:rPr>
      </w:pPr>
      <w:hyperlink w:anchor="_Toc142565870" w:history="1">
        <w:r w:rsidR="001E2DC0" w:rsidRPr="000064EF">
          <w:rPr>
            <w:rStyle w:val="Hipervnculo"/>
            <w:noProof/>
          </w:rPr>
          <w:t>8.1.</w:t>
        </w:r>
        <w:r w:rsidR="001E2DC0" w:rsidRPr="00310B90">
          <w:rPr>
            <w:rFonts w:ascii="Calibri" w:hAnsi="Calibri"/>
            <w:noProof/>
            <w:kern w:val="2"/>
            <w:sz w:val="22"/>
            <w:szCs w:val="22"/>
          </w:rPr>
          <w:tab/>
        </w:r>
        <w:r w:rsidR="001E2DC0" w:rsidRPr="000064EF">
          <w:rPr>
            <w:rStyle w:val="Hipervnculo"/>
            <w:noProof/>
          </w:rPr>
          <w:t>Projektorganisation</w:t>
        </w:r>
        <w:r w:rsidR="001E2DC0">
          <w:rPr>
            <w:noProof/>
            <w:webHidden/>
          </w:rPr>
          <w:tab/>
        </w:r>
        <w:r w:rsidR="001E2DC0">
          <w:rPr>
            <w:noProof/>
            <w:webHidden/>
          </w:rPr>
          <w:fldChar w:fldCharType="begin"/>
        </w:r>
        <w:r w:rsidR="001E2DC0">
          <w:rPr>
            <w:noProof/>
            <w:webHidden/>
          </w:rPr>
          <w:instrText xml:space="preserve"> PAGEREF _Toc142565870 \h </w:instrText>
        </w:r>
        <w:r w:rsidR="001E2DC0">
          <w:rPr>
            <w:noProof/>
            <w:webHidden/>
          </w:rPr>
        </w:r>
        <w:r w:rsidR="001E2DC0">
          <w:rPr>
            <w:noProof/>
            <w:webHidden/>
          </w:rPr>
          <w:fldChar w:fldCharType="separate"/>
        </w:r>
        <w:r w:rsidR="001E2DC0">
          <w:rPr>
            <w:noProof/>
            <w:webHidden/>
          </w:rPr>
          <w:t>21</w:t>
        </w:r>
        <w:r w:rsidR="001E2DC0">
          <w:rPr>
            <w:noProof/>
            <w:webHidden/>
          </w:rPr>
          <w:fldChar w:fldCharType="end"/>
        </w:r>
      </w:hyperlink>
    </w:p>
    <w:p w14:paraId="7BACBB2E" w14:textId="77777777" w:rsidR="001E2DC0" w:rsidRPr="00310B90" w:rsidRDefault="00000000">
      <w:pPr>
        <w:pStyle w:val="TDC2"/>
        <w:rPr>
          <w:rFonts w:ascii="Calibri" w:hAnsi="Calibri"/>
          <w:noProof/>
          <w:kern w:val="2"/>
          <w:sz w:val="22"/>
          <w:szCs w:val="22"/>
        </w:rPr>
      </w:pPr>
      <w:hyperlink w:anchor="_Toc142565871" w:history="1">
        <w:r w:rsidR="001E2DC0" w:rsidRPr="000064EF">
          <w:rPr>
            <w:rStyle w:val="Hipervnculo"/>
            <w:noProof/>
          </w:rPr>
          <w:t>8.2.</w:t>
        </w:r>
        <w:r w:rsidR="001E2DC0" w:rsidRPr="00310B90">
          <w:rPr>
            <w:rFonts w:ascii="Calibri" w:hAnsi="Calibri"/>
            <w:noProof/>
            <w:kern w:val="2"/>
            <w:sz w:val="22"/>
            <w:szCs w:val="22"/>
          </w:rPr>
          <w:tab/>
        </w:r>
        <w:r w:rsidR="001E2DC0" w:rsidRPr="000064EF">
          <w:rPr>
            <w:rStyle w:val="Hipervnculo"/>
            <w:noProof/>
          </w:rPr>
          <w:t>Projektrollen</w:t>
        </w:r>
        <w:r w:rsidR="001E2DC0">
          <w:rPr>
            <w:noProof/>
            <w:webHidden/>
          </w:rPr>
          <w:tab/>
        </w:r>
        <w:r w:rsidR="001E2DC0">
          <w:rPr>
            <w:noProof/>
            <w:webHidden/>
          </w:rPr>
          <w:fldChar w:fldCharType="begin"/>
        </w:r>
        <w:r w:rsidR="001E2DC0">
          <w:rPr>
            <w:noProof/>
            <w:webHidden/>
          </w:rPr>
          <w:instrText xml:space="preserve"> PAGEREF _Toc142565871 \h </w:instrText>
        </w:r>
        <w:r w:rsidR="001E2DC0">
          <w:rPr>
            <w:noProof/>
            <w:webHidden/>
          </w:rPr>
        </w:r>
        <w:r w:rsidR="001E2DC0">
          <w:rPr>
            <w:noProof/>
            <w:webHidden/>
          </w:rPr>
          <w:fldChar w:fldCharType="separate"/>
        </w:r>
        <w:r w:rsidR="001E2DC0">
          <w:rPr>
            <w:noProof/>
            <w:webHidden/>
          </w:rPr>
          <w:t>24</w:t>
        </w:r>
        <w:r w:rsidR="001E2DC0">
          <w:rPr>
            <w:noProof/>
            <w:webHidden/>
          </w:rPr>
          <w:fldChar w:fldCharType="end"/>
        </w:r>
      </w:hyperlink>
    </w:p>
    <w:p w14:paraId="2C95D4BD" w14:textId="77777777" w:rsidR="001E2DC0" w:rsidRPr="00310B90" w:rsidRDefault="00000000">
      <w:pPr>
        <w:pStyle w:val="TDC2"/>
        <w:rPr>
          <w:rFonts w:ascii="Calibri" w:hAnsi="Calibri"/>
          <w:noProof/>
          <w:kern w:val="2"/>
          <w:sz w:val="22"/>
          <w:szCs w:val="22"/>
        </w:rPr>
      </w:pPr>
      <w:hyperlink w:anchor="_Toc142565872" w:history="1">
        <w:r w:rsidR="001E2DC0" w:rsidRPr="000064EF">
          <w:rPr>
            <w:rStyle w:val="Hipervnculo"/>
            <w:noProof/>
          </w:rPr>
          <w:t>8.3.</w:t>
        </w:r>
        <w:r w:rsidR="001E2DC0" w:rsidRPr="00310B90">
          <w:rPr>
            <w:rFonts w:ascii="Calibri" w:hAnsi="Calibri"/>
            <w:noProof/>
            <w:kern w:val="2"/>
            <w:sz w:val="22"/>
            <w:szCs w:val="22"/>
          </w:rPr>
          <w:tab/>
        </w:r>
        <w:r w:rsidR="001E2DC0" w:rsidRPr="000064EF">
          <w:rPr>
            <w:rStyle w:val="Hipervnculo"/>
            <w:noProof/>
          </w:rPr>
          <w:t>Kommunikationsmatrix</w:t>
        </w:r>
        <w:r w:rsidR="001E2DC0">
          <w:rPr>
            <w:noProof/>
            <w:webHidden/>
          </w:rPr>
          <w:tab/>
        </w:r>
        <w:r w:rsidR="001E2DC0">
          <w:rPr>
            <w:noProof/>
            <w:webHidden/>
          </w:rPr>
          <w:fldChar w:fldCharType="begin"/>
        </w:r>
        <w:r w:rsidR="001E2DC0">
          <w:rPr>
            <w:noProof/>
            <w:webHidden/>
          </w:rPr>
          <w:instrText xml:space="preserve"> PAGEREF _Toc142565872 \h </w:instrText>
        </w:r>
        <w:r w:rsidR="001E2DC0">
          <w:rPr>
            <w:noProof/>
            <w:webHidden/>
          </w:rPr>
        </w:r>
        <w:r w:rsidR="001E2DC0">
          <w:rPr>
            <w:noProof/>
            <w:webHidden/>
          </w:rPr>
          <w:fldChar w:fldCharType="separate"/>
        </w:r>
        <w:r w:rsidR="001E2DC0">
          <w:rPr>
            <w:noProof/>
            <w:webHidden/>
          </w:rPr>
          <w:t>25</w:t>
        </w:r>
        <w:r w:rsidR="001E2DC0">
          <w:rPr>
            <w:noProof/>
            <w:webHidden/>
          </w:rPr>
          <w:fldChar w:fldCharType="end"/>
        </w:r>
      </w:hyperlink>
    </w:p>
    <w:p w14:paraId="0B0F2869" w14:textId="77777777" w:rsidR="001E2DC0" w:rsidRPr="00310B90" w:rsidRDefault="00000000">
      <w:pPr>
        <w:pStyle w:val="TDC1"/>
        <w:rPr>
          <w:rFonts w:ascii="Calibri" w:hAnsi="Calibri"/>
          <w:b w:val="0"/>
          <w:noProof/>
          <w:kern w:val="2"/>
          <w:sz w:val="22"/>
          <w:szCs w:val="22"/>
        </w:rPr>
      </w:pPr>
      <w:hyperlink w:anchor="_Toc142565873" w:history="1">
        <w:r w:rsidR="001E2DC0" w:rsidRPr="000064EF">
          <w:rPr>
            <w:rStyle w:val="Hipervnculo"/>
            <w:noProof/>
          </w:rPr>
          <w:t>9.</w:t>
        </w:r>
        <w:r w:rsidR="001E2DC0" w:rsidRPr="00310B90">
          <w:rPr>
            <w:rFonts w:ascii="Calibri" w:hAnsi="Calibri"/>
            <w:b w:val="0"/>
            <w:noProof/>
            <w:kern w:val="2"/>
            <w:sz w:val="22"/>
            <w:szCs w:val="22"/>
          </w:rPr>
          <w:tab/>
        </w:r>
        <w:r w:rsidR="001E2DC0" w:rsidRPr="000064EF">
          <w:rPr>
            <w:rStyle w:val="Hipervnculo"/>
            <w:noProof/>
          </w:rPr>
          <w:t>Ablauf und Termine 4.5.4. Teil 1</w:t>
        </w:r>
        <w:r w:rsidR="001E2DC0">
          <w:rPr>
            <w:noProof/>
            <w:webHidden/>
          </w:rPr>
          <w:tab/>
        </w:r>
        <w:r w:rsidR="001E2DC0">
          <w:rPr>
            <w:noProof/>
            <w:webHidden/>
          </w:rPr>
          <w:fldChar w:fldCharType="begin"/>
        </w:r>
        <w:r w:rsidR="001E2DC0">
          <w:rPr>
            <w:noProof/>
            <w:webHidden/>
          </w:rPr>
          <w:instrText xml:space="preserve"> PAGEREF _Toc142565873 \h </w:instrText>
        </w:r>
        <w:r w:rsidR="001E2DC0">
          <w:rPr>
            <w:noProof/>
            <w:webHidden/>
          </w:rPr>
        </w:r>
        <w:r w:rsidR="001E2DC0">
          <w:rPr>
            <w:noProof/>
            <w:webHidden/>
          </w:rPr>
          <w:fldChar w:fldCharType="separate"/>
        </w:r>
        <w:r w:rsidR="001E2DC0">
          <w:rPr>
            <w:noProof/>
            <w:webHidden/>
          </w:rPr>
          <w:t>26</w:t>
        </w:r>
        <w:r w:rsidR="001E2DC0">
          <w:rPr>
            <w:noProof/>
            <w:webHidden/>
          </w:rPr>
          <w:fldChar w:fldCharType="end"/>
        </w:r>
      </w:hyperlink>
    </w:p>
    <w:p w14:paraId="5F8DFE23" w14:textId="77777777" w:rsidR="001E2DC0" w:rsidRPr="00310B90" w:rsidRDefault="00000000">
      <w:pPr>
        <w:pStyle w:val="TDC2"/>
        <w:rPr>
          <w:rFonts w:ascii="Calibri" w:hAnsi="Calibri"/>
          <w:noProof/>
          <w:kern w:val="2"/>
          <w:sz w:val="22"/>
          <w:szCs w:val="22"/>
        </w:rPr>
      </w:pPr>
      <w:hyperlink w:anchor="_Toc142565874" w:history="1">
        <w:r w:rsidR="001E2DC0" w:rsidRPr="000064EF">
          <w:rPr>
            <w:rStyle w:val="Hipervnculo"/>
            <w:noProof/>
          </w:rPr>
          <w:t>9.1.</w:t>
        </w:r>
        <w:r w:rsidR="001E2DC0" w:rsidRPr="00310B90">
          <w:rPr>
            <w:rFonts w:ascii="Calibri" w:hAnsi="Calibri"/>
            <w:noProof/>
            <w:kern w:val="2"/>
            <w:sz w:val="22"/>
            <w:szCs w:val="22"/>
          </w:rPr>
          <w:tab/>
        </w:r>
        <w:r w:rsidR="001E2DC0" w:rsidRPr="000064EF">
          <w:rPr>
            <w:rStyle w:val="Hipervnculo"/>
            <w:noProof/>
          </w:rPr>
          <w:t>Phasenplan</w:t>
        </w:r>
        <w:r w:rsidR="001E2DC0">
          <w:rPr>
            <w:noProof/>
            <w:webHidden/>
          </w:rPr>
          <w:tab/>
        </w:r>
        <w:r w:rsidR="001E2DC0">
          <w:rPr>
            <w:noProof/>
            <w:webHidden/>
          </w:rPr>
          <w:fldChar w:fldCharType="begin"/>
        </w:r>
        <w:r w:rsidR="001E2DC0">
          <w:rPr>
            <w:noProof/>
            <w:webHidden/>
          </w:rPr>
          <w:instrText xml:space="preserve"> PAGEREF _Toc142565874 \h </w:instrText>
        </w:r>
        <w:r w:rsidR="001E2DC0">
          <w:rPr>
            <w:noProof/>
            <w:webHidden/>
          </w:rPr>
        </w:r>
        <w:r w:rsidR="001E2DC0">
          <w:rPr>
            <w:noProof/>
            <w:webHidden/>
          </w:rPr>
          <w:fldChar w:fldCharType="separate"/>
        </w:r>
        <w:r w:rsidR="001E2DC0">
          <w:rPr>
            <w:noProof/>
            <w:webHidden/>
          </w:rPr>
          <w:t>26</w:t>
        </w:r>
        <w:r w:rsidR="001E2DC0">
          <w:rPr>
            <w:noProof/>
            <w:webHidden/>
          </w:rPr>
          <w:fldChar w:fldCharType="end"/>
        </w:r>
      </w:hyperlink>
    </w:p>
    <w:p w14:paraId="655B752E" w14:textId="77777777" w:rsidR="001E2DC0" w:rsidRPr="00310B90" w:rsidRDefault="00000000">
      <w:pPr>
        <w:pStyle w:val="TDC2"/>
        <w:rPr>
          <w:rFonts w:ascii="Calibri" w:hAnsi="Calibri"/>
          <w:noProof/>
          <w:kern w:val="2"/>
          <w:sz w:val="22"/>
          <w:szCs w:val="22"/>
        </w:rPr>
      </w:pPr>
      <w:hyperlink w:anchor="_Toc142565875" w:history="1">
        <w:r w:rsidR="001E2DC0" w:rsidRPr="000064EF">
          <w:rPr>
            <w:rStyle w:val="Hipervnculo"/>
            <w:noProof/>
          </w:rPr>
          <w:t>9.2.</w:t>
        </w:r>
        <w:r w:rsidR="001E2DC0" w:rsidRPr="00310B90">
          <w:rPr>
            <w:rFonts w:ascii="Calibri" w:hAnsi="Calibri"/>
            <w:noProof/>
            <w:kern w:val="2"/>
            <w:sz w:val="22"/>
            <w:szCs w:val="22"/>
          </w:rPr>
          <w:tab/>
        </w:r>
        <w:r w:rsidR="001E2DC0" w:rsidRPr="000064EF">
          <w:rPr>
            <w:rStyle w:val="Hipervnculo"/>
            <w:noProof/>
          </w:rPr>
          <w:t>Phasen</w:t>
        </w:r>
        <w:r w:rsidR="001E2DC0">
          <w:rPr>
            <w:noProof/>
            <w:webHidden/>
          </w:rPr>
          <w:tab/>
        </w:r>
        <w:r w:rsidR="001E2DC0">
          <w:rPr>
            <w:noProof/>
            <w:webHidden/>
          </w:rPr>
          <w:fldChar w:fldCharType="begin"/>
        </w:r>
        <w:r w:rsidR="001E2DC0">
          <w:rPr>
            <w:noProof/>
            <w:webHidden/>
          </w:rPr>
          <w:instrText xml:space="preserve"> PAGEREF _Toc142565875 \h </w:instrText>
        </w:r>
        <w:r w:rsidR="001E2DC0">
          <w:rPr>
            <w:noProof/>
            <w:webHidden/>
          </w:rPr>
        </w:r>
        <w:r w:rsidR="001E2DC0">
          <w:rPr>
            <w:noProof/>
            <w:webHidden/>
          </w:rPr>
          <w:fldChar w:fldCharType="separate"/>
        </w:r>
        <w:r w:rsidR="001E2DC0">
          <w:rPr>
            <w:noProof/>
            <w:webHidden/>
          </w:rPr>
          <w:t>27</w:t>
        </w:r>
        <w:r w:rsidR="001E2DC0">
          <w:rPr>
            <w:noProof/>
            <w:webHidden/>
          </w:rPr>
          <w:fldChar w:fldCharType="end"/>
        </w:r>
      </w:hyperlink>
    </w:p>
    <w:p w14:paraId="00AB5835" w14:textId="77777777" w:rsidR="001E2DC0" w:rsidRPr="00310B90" w:rsidRDefault="00000000">
      <w:pPr>
        <w:pStyle w:val="TDC1"/>
        <w:rPr>
          <w:rFonts w:ascii="Calibri" w:hAnsi="Calibri"/>
          <w:b w:val="0"/>
          <w:noProof/>
          <w:kern w:val="2"/>
          <w:sz w:val="22"/>
          <w:szCs w:val="22"/>
        </w:rPr>
      </w:pPr>
      <w:hyperlink w:anchor="_Toc142565876" w:history="1">
        <w:r w:rsidR="001E2DC0" w:rsidRPr="000064EF">
          <w:rPr>
            <w:rStyle w:val="Hipervnculo"/>
            <w:noProof/>
          </w:rPr>
          <w:t>10.</w:t>
        </w:r>
        <w:r w:rsidR="001E2DC0" w:rsidRPr="00310B90">
          <w:rPr>
            <w:rFonts w:ascii="Calibri" w:hAnsi="Calibri"/>
            <w:b w:val="0"/>
            <w:noProof/>
            <w:kern w:val="2"/>
            <w:sz w:val="22"/>
            <w:szCs w:val="22"/>
          </w:rPr>
          <w:tab/>
        </w:r>
        <w:r w:rsidR="001E2DC0" w:rsidRPr="000064EF">
          <w:rPr>
            <w:rStyle w:val="Hipervnculo"/>
            <w:noProof/>
          </w:rPr>
          <w:t>Leistungsumfang und Lieferobjekte 4.5.3.</w:t>
        </w:r>
        <w:r w:rsidR="001E2DC0">
          <w:rPr>
            <w:noProof/>
            <w:webHidden/>
          </w:rPr>
          <w:tab/>
        </w:r>
        <w:r w:rsidR="001E2DC0">
          <w:rPr>
            <w:noProof/>
            <w:webHidden/>
          </w:rPr>
          <w:fldChar w:fldCharType="begin"/>
        </w:r>
        <w:r w:rsidR="001E2DC0">
          <w:rPr>
            <w:noProof/>
            <w:webHidden/>
          </w:rPr>
          <w:instrText xml:space="preserve"> PAGEREF _Toc142565876 \h </w:instrText>
        </w:r>
        <w:r w:rsidR="001E2DC0">
          <w:rPr>
            <w:noProof/>
            <w:webHidden/>
          </w:rPr>
        </w:r>
        <w:r w:rsidR="001E2DC0">
          <w:rPr>
            <w:noProof/>
            <w:webHidden/>
          </w:rPr>
          <w:fldChar w:fldCharType="separate"/>
        </w:r>
        <w:r w:rsidR="001E2DC0">
          <w:rPr>
            <w:noProof/>
            <w:webHidden/>
          </w:rPr>
          <w:t>28</w:t>
        </w:r>
        <w:r w:rsidR="001E2DC0">
          <w:rPr>
            <w:noProof/>
            <w:webHidden/>
          </w:rPr>
          <w:fldChar w:fldCharType="end"/>
        </w:r>
      </w:hyperlink>
    </w:p>
    <w:p w14:paraId="48638B59" w14:textId="77777777" w:rsidR="001E2DC0" w:rsidRPr="00310B90" w:rsidRDefault="00000000">
      <w:pPr>
        <w:pStyle w:val="TDC2"/>
        <w:rPr>
          <w:rFonts w:ascii="Calibri" w:hAnsi="Calibri"/>
          <w:noProof/>
          <w:kern w:val="2"/>
          <w:sz w:val="22"/>
          <w:szCs w:val="22"/>
        </w:rPr>
      </w:pPr>
      <w:hyperlink w:anchor="_Toc142565877" w:history="1">
        <w:r w:rsidR="001E2DC0" w:rsidRPr="000064EF">
          <w:rPr>
            <w:rStyle w:val="Hipervnculo"/>
            <w:noProof/>
          </w:rPr>
          <w:t>10.1.</w:t>
        </w:r>
        <w:r w:rsidR="001E2DC0" w:rsidRPr="00310B90">
          <w:rPr>
            <w:rFonts w:ascii="Calibri" w:hAnsi="Calibri"/>
            <w:noProof/>
            <w:kern w:val="2"/>
            <w:sz w:val="22"/>
            <w:szCs w:val="22"/>
          </w:rPr>
          <w:tab/>
        </w:r>
        <w:r w:rsidR="001E2DC0" w:rsidRPr="000064EF">
          <w:rPr>
            <w:rStyle w:val="Hipervnculo"/>
            <w:noProof/>
          </w:rPr>
          <w:t>Grafische Darstellung eines codierten PSP</w:t>
        </w:r>
        <w:r w:rsidR="001E2DC0">
          <w:rPr>
            <w:noProof/>
            <w:webHidden/>
          </w:rPr>
          <w:tab/>
        </w:r>
        <w:r w:rsidR="001E2DC0">
          <w:rPr>
            <w:noProof/>
            <w:webHidden/>
          </w:rPr>
          <w:fldChar w:fldCharType="begin"/>
        </w:r>
        <w:r w:rsidR="001E2DC0">
          <w:rPr>
            <w:noProof/>
            <w:webHidden/>
          </w:rPr>
          <w:instrText xml:space="preserve"> PAGEREF _Toc142565877 \h </w:instrText>
        </w:r>
        <w:r w:rsidR="001E2DC0">
          <w:rPr>
            <w:noProof/>
            <w:webHidden/>
          </w:rPr>
        </w:r>
        <w:r w:rsidR="001E2DC0">
          <w:rPr>
            <w:noProof/>
            <w:webHidden/>
          </w:rPr>
          <w:fldChar w:fldCharType="separate"/>
        </w:r>
        <w:r w:rsidR="001E2DC0">
          <w:rPr>
            <w:noProof/>
            <w:webHidden/>
          </w:rPr>
          <w:t>28</w:t>
        </w:r>
        <w:r w:rsidR="001E2DC0">
          <w:rPr>
            <w:noProof/>
            <w:webHidden/>
          </w:rPr>
          <w:fldChar w:fldCharType="end"/>
        </w:r>
      </w:hyperlink>
    </w:p>
    <w:p w14:paraId="2DE5A19D" w14:textId="77777777" w:rsidR="001E2DC0" w:rsidRPr="00310B90" w:rsidRDefault="00000000">
      <w:pPr>
        <w:pStyle w:val="TDC2"/>
        <w:rPr>
          <w:rFonts w:ascii="Calibri" w:hAnsi="Calibri"/>
          <w:noProof/>
          <w:kern w:val="2"/>
          <w:sz w:val="22"/>
          <w:szCs w:val="22"/>
        </w:rPr>
      </w:pPr>
      <w:hyperlink w:anchor="_Toc142565878" w:history="1">
        <w:r w:rsidR="001E2DC0" w:rsidRPr="000064EF">
          <w:rPr>
            <w:rStyle w:val="Hipervnculo"/>
            <w:noProof/>
          </w:rPr>
          <w:t>10.2.</w:t>
        </w:r>
        <w:r w:rsidR="001E2DC0" w:rsidRPr="00310B90">
          <w:rPr>
            <w:rFonts w:ascii="Calibri" w:hAnsi="Calibri"/>
            <w:noProof/>
            <w:kern w:val="2"/>
            <w:sz w:val="22"/>
            <w:szCs w:val="22"/>
          </w:rPr>
          <w:tab/>
        </w:r>
        <w:r w:rsidR="001E2DC0" w:rsidRPr="000064EF">
          <w:rPr>
            <w:rStyle w:val="Hipervnculo"/>
            <w:noProof/>
          </w:rPr>
          <w:t>Begründung der gewählten Gliederung</w:t>
        </w:r>
        <w:r w:rsidR="001E2DC0">
          <w:rPr>
            <w:noProof/>
            <w:webHidden/>
          </w:rPr>
          <w:tab/>
        </w:r>
        <w:r w:rsidR="001E2DC0">
          <w:rPr>
            <w:noProof/>
            <w:webHidden/>
          </w:rPr>
          <w:fldChar w:fldCharType="begin"/>
        </w:r>
        <w:r w:rsidR="001E2DC0">
          <w:rPr>
            <w:noProof/>
            <w:webHidden/>
          </w:rPr>
          <w:instrText xml:space="preserve"> PAGEREF _Toc142565878 \h </w:instrText>
        </w:r>
        <w:r w:rsidR="001E2DC0">
          <w:rPr>
            <w:noProof/>
            <w:webHidden/>
          </w:rPr>
        </w:r>
        <w:r w:rsidR="001E2DC0">
          <w:rPr>
            <w:noProof/>
            <w:webHidden/>
          </w:rPr>
          <w:fldChar w:fldCharType="separate"/>
        </w:r>
        <w:r w:rsidR="001E2DC0">
          <w:rPr>
            <w:noProof/>
            <w:webHidden/>
          </w:rPr>
          <w:t>30</w:t>
        </w:r>
        <w:r w:rsidR="001E2DC0">
          <w:rPr>
            <w:noProof/>
            <w:webHidden/>
          </w:rPr>
          <w:fldChar w:fldCharType="end"/>
        </w:r>
      </w:hyperlink>
    </w:p>
    <w:p w14:paraId="5D75BF87" w14:textId="77777777" w:rsidR="001E2DC0" w:rsidRPr="00310B90" w:rsidRDefault="00000000">
      <w:pPr>
        <w:pStyle w:val="TDC2"/>
        <w:rPr>
          <w:rFonts w:ascii="Calibri" w:hAnsi="Calibri"/>
          <w:noProof/>
          <w:kern w:val="2"/>
          <w:sz w:val="22"/>
          <w:szCs w:val="22"/>
        </w:rPr>
      </w:pPr>
      <w:hyperlink w:anchor="_Toc142565879" w:history="1">
        <w:r w:rsidR="001E2DC0" w:rsidRPr="000064EF">
          <w:rPr>
            <w:rStyle w:val="Hipervnculo"/>
            <w:noProof/>
          </w:rPr>
          <w:t>10.3.</w:t>
        </w:r>
        <w:r w:rsidR="001E2DC0" w:rsidRPr="00310B90">
          <w:rPr>
            <w:rFonts w:ascii="Calibri" w:hAnsi="Calibri"/>
            <w:noProof/>
            <w:kern w:val="2"/>
            <w:sz w:val="22"/>
            <w:szCs w:val="22"/>
          </w:rPr>
          <w:tab/>
        </w:r>
        <w:r w:rsidR="001E2DC0" w:rsidRPr="000064EF">
          <w:rPr>
            <w:rStyle w:val="Hipervnculo"/>
            <w:noProof/>
          </w:rPr>
          <w:t>Arbeitspaketbeschreibung</w:t>
        </w:r>
        <w:r w:rsidR="001E2DC0">
          <w:rPr>
            <w:noProof/>
            <w:webHidden/>
          </w:rPr>
          <w:tab/>
        </w:r>
        <w:r w:rsidR="001E2DC0">
          <w:rPr>
            <w:noProof/>
            <w:webHidden/>
          </w:rPr>
          <w:fldChar w:fldCharType="begin"/>
        </w:r>
        <w:r w:rsidR="001E2DC0">
          <w:rPr>
            <w:noProof/>
            <w:webHidden/>
          </w:rPr>
          <w:instrText xml:space="preserve"> PAGEREF _Toc142565879 \h </w:instrText>
        </w:r>
        <w:r w:rsidR="001E2DC0">
          <w:rPr>
            <w:noProof/>
            <w:webHidden/>
          </w:rPr>
        </w:r>
        <w:r w:rsidR="001E2DC0">
          <w:rPr>
            <w:noProof/>
            <w:webHidden/>
          </w:rPr>
          <w:fldChar w:fldCharType="separate"/>
        </w:r>
        <w:r w:rsidR="001E2DC0">
          <w:rPr>
            <w:noProof/>
            <w:webHidden/>
          </w:rPr>
          <w:t>31</w:t>
        </w:r>
        <w:r w:rsidR="001E2DC0">
          <w:rPr>
            <w:noProof/>
            <w:webHidden/>
          </w:rPr>
          <w:fldChar w:fldCharType="end"/>
        </w:r>
      </w:hyperlink>
    </w:p>
    <w:p w14:paraId="0941806D" w14:textId="77777777" w:rsidR="001E2DC0" w:rsidRPr="00310B90" w:rsidRDefault="00000000">
      <w:pPr>
        <w:pStyle w:val="TDC1"/>
        <w:rPr>
          <w:rFonts w:ascii="Calibri" w:hAnsi="Calibri"/>
          <w:b w:val="0"/>
          <w:noProof/>
          <w:kern w:val="2"/>
          <w:sz w:val="22"/>
          <w:szCs w:val="22"/>
        </w:rPr>
      </w:pPr>
      <w:hyperlink w:anchor="_Toc142565880" w:history="1">
        <w:r w:rsidR="001E2DC0" w:rsidRPr="000064EF">
          <w:rPr>
            <w:rStyle w:val="Hipervnculo"/>
            <w:noProof/>
          </w:rPr>
          <w:t>11.</w:t>
        </w:r>
        <w:r w:rsidR="001E2DC0" w:rsidRPr="00310B90">
          <w:rPr>
            <w:rFonts w:ascii="Calibri" w:hAnsi="Calibri"/>
            <w:b w:val="0"/>
            <w:noProof/>
            <w:kern w:val="2"/>
            <w:sz w:val="22"/>
            <w:szCs w:val="22"/>
          </w:rPr>
          <w:tab/>
        </w:r>
        <w:r w:rsidR="001E2DC0" w:rsidRPr="000064EF">
          <w:rPr>
            <w:rStyle w:val="Hipervnculo"/>
            <w:noProof/>
          </w:rPr>
          <w:t>Ablauf und Termine 4.5.4. Teil 2</w:t>
        </w:r>
        <w:r w:rsidR="001E2DC0">
          <w:rPr>
            <w:noProof/>
            <w:webHidden/>
          </w:rPr>
          <w:tab/>
        </w:r>
        <w:r w:rsidR="001E2DC0">
          <w:rPr>
            <w:noProof/>
            <w:webHidden/>
          </w:rPr>
          <w:fldChar w:fldCharType="begin"/>
        </w:r>
        <w:r w:rsidR="001E2DC0">
          <w:rPr>
            <w:noProof/>
            <w:webHidden/>
          </w:rPr>
          <w:instrText xml:space="preserve"> PAGEREF _Toc142565880 \h </w:instrText>
        </w:r>
        <w:r w:rsidR="001E2DC0">
          <w:rPr>
            <w:noProof/>
            <w:webHidden/>
          </w:rPr>
        </w:r>
        <w:r w:rsidR="001E2DC0">
          <w:rPr>
            <w:noProof/>
            <w:webHidden/>
          </w:rPr>
          <w:fldChar w:fldCharType="separate"/>
        </w:r>
        <w:r w:rsidR="001E2DC0">
          <w:rPr>
            <w:noProof/>
            <w:webHidden/>
          </w:rPr>
          <w:t>33</w:t>
        </w:r>
        <w:r w:rsidR="001E2DC0">
          <w:rPr>
            <w:noProof/>
            <w:webHidden/>
          </w:rPr>
          <w:fldChar w:fldCharType="end"/>
        </w:r>
      </w:hyperlink>
    </w:p>
    <w:p w14:paraId="30E89C08" w14:textId="77777777" w:rsidR="001E2DC0" w:rsidRPr="00310B90" w:rsidRDefault="00000000">
      <w:pPr>
        <w:pStyle w:val="TDC2"/>
        <w:rPr>
          <w:rFonts w:ascii="Calibri" w:hAnsi="Calibri"/>
          <w:noProof/>
          <w:kern w:val="2"/>
          <w:sz w:val="22"/>
          <w:szCs w:val="22"/>
        </w:rPr>
      </w:pPr>
      <w:hyperlink w:anchor="_Toc142565881" w:history="1">
        <w:r w:rsidR="001E2DC0" w:rsidRPr="000064EF">
          <w:rPr>
            <w:rStyle w:val="Hipervnculo"/>
            <w:noProof/>
          </w:rPr>
          <w:t>11.1.</w:t>
        </w:r>
        <w:r w:rsidR="001E2DC0" w:rsidRPr="00310B90">
          <w:rPr>
            <w:rFonts w:ascii="Calibri" w:hAnsi="Calibri"/>
            <w:noProof/>
            <w:kern w:val="2"/>
            <w:sz w:val="22"/>
            <w:szCs w:val="22"/>
          </w:rPr>
          <w:tab/>
        </w:r>
        <w:r w:rsidR="001E2DC0" w:rsidRPr="000064EF">
          <w:rPr>
            <w:rStyle w:val="Hipervnculo"/>
            <w:noProof/>
          </w:rPr>
          <w:t>Vernetzter Balkenplan</w:t>
        </w:r>
        <w:r w:rsidR="001E2DC0">
          <w:rPr>
            <w:noProof/>
            <w:webHidden/>
          </w:rPr>
          <w:tab/>
        </w:r>
        <w:r w:rsidR="001E2DC0">
          <w:rPr>
            <w:noProof/>
            <w:webHidden/>
          </w:rPr>
          <w:fldChar w:fldCharType="begin"/>
        </w:r>
        <w:r w:rsidR="001E2DC0">
          <w:rPr>
            <w:noProof/>
            <w:webHidden/>
          </w:rPr>
          <w:instrText xml:space="preserve"> PAGEREF _Toc142565881 \h </w:instrText>
        </w:r>
        <w:r w:rsidR="001E2DC0">
          <w:rPr>
            <w:noProof/>
            <w:webHidden/>
          </w:rPr>
        </w:r>
        <w:r w:rsidR="001E2DC0">
          <w:rPr>
            <w:noProof/>
            <w:webHidden/>
          </w:rPr>
          <w:fldChar w:fldCharType="separate"/>
        </w:r>
        <w:r w:rsidR="001E2DC0">
          <w:rPr>
            <w:noProof/>
            <w:webHidden/>
          </w:rPr>
          <w:t>33</w:t>
        </w:r>
        <w:r w:rsidR="001E2DC0">
          <w:rPr>
            <w:noProof/>
            <w:webHidden/>
          </w:rPr>
          <w:fldChar w:fldCharType="end"/>
        </w:r>
      </w:hyperlink>
    </w:p>
    <w:p w14:paraId="66B6AEDA" w14:textId="77777777" w:rsidR="001E2DC0" w:rsidRPr="00310B90" w:rsidRDefault="00000000">
      <w:pPr>
        <w:pStyle w:val="TDC1"/>
        <w:rPr>
          <w:rFonts w:ascii="Calibri" w:hAnsi="Calibri"/>
          <w:b w:val="0"/>
          <w:noProof/>
          <w:kern w:val="2"/>
          <w:sz w:val="22"/>
          <w:szCs w:val="22"/>
        </w:rPr>
      </w:pPr>
      <w:hyperlink w:anchor="_Toc142565882" w:history="1">
        <w:r w:rsidR="001E2DC0" w:rsidRPr="000064EF">
          <w:rPr>
            <w:rStyle w:val="Hipervnculo"/>
            <w:noProof/>
          </w:rPr>
          <w:t>12.</w:t>
        </w:r>
        <w:r w:rsidR="001E2DC0" w:rsidRPr="00310B90">
          <w:rPr>
            <w:rFonts w:ascii="Calibri" w:hAnsi="Calibri"/>
            <w:b w:val="0"/>
            <w:noProof/>
            <w:kern w:val="2"/>
            <w:sz w:val="22"/>
            <w:szCs w:val="22"/>
          </w:rPr>
          <w:tab/>
        </w:r>
        <w:r w:rsidR="001E2DC0" w:rsidRPr="000064EF">
          <w:rPr>
            <w:rStyle w:val="Hipervnculo"/>
            <w:noProof/>
          </w:rPr>
          <w:t>Ressourcen 4.5.8.</w:t>
        </w:r>
        <w:r w:rsidR="001E2DC0">
          <w:rPr>
            <w:noProof/>
            <w:webHidden/>
          </w:rPr>
          <w:tab/>
        </w:r>
        <w:r w:rsidR="001E2DC0">
          <w:rPr>
            <w:noProof/>
            <w:webHidden/>
          </w:rPr>
          <w:fldChar w:fldCharType="begin"/>
        </w:r>
        <w:r w:rsidR="001E2DC0">
          <w:rPr>
            <w:noProof/>
            <w:webHidden/>
          </w:rPr>
          <w:instrText xml:space="preserve"> PAGEREF _Toc142565882 \h </w:instrText>
        </w:r>
        <w:r w:rsidR="001E2DC0">
          <w:rPr>
            <w:noProof/>
            <w:webHidden/>
          </w:rPr>
        </w:r>
        <w:r w:rsidR="001E2DC0">
          <w:rPr>
            <w:noProof/>
            <w:webHidden/>
          </w:rPr>
          <w:fldChar w:fldCharType="separate"/>
        </w:r>
        <w:r w:rsidR="001E2DC0">
          <w:rPr>
            <w:noProof/>
            <w:webHidden/>
          </w:rPr>
          <w:t>34</w:t>
        </w:r>
        <w:r w:rsidR="001E2DC0">
          <w:rPr>
            <w:noProof/>
            <w:webHidden/>
          </w:rPr>
          <w:fldChar w:fldCharType="end"/>
        </w:r>
      </w:hyperlink>
    </w:p>
    <w:p w14:paraId="095EDA22" w14:textId="77777777" w:rsidR="001E2DC0" w:rsidRPr="00310B90" w:rsidRDefault="00000000">
      <w:pPr>
        <w:pStyle w:val="TDC2"/>
        <w:rPr>
          <w:rFonts w:ascii="Calibri" w:hAnsi="Calibri"/>
          <w:noProof/>
          <w:kern w:val="2"/>
          <w:sz w:val="22"/>
          <w:szCs w:val="22"/>
        </w:rPr>
      </w:pPr>
      <w:hyperlink w:anchor="_Toc142565883" w:history="1">
        <w:r w:rsidR="001E2DC0" w:rsidRPr="000064EF">
          <w:rPr>
            <w:rStyle w:val="Hipervnculo"/>
            <w:noProof/>
          </w:rPr>
          <w:t>12.1.</w:t>
        </w:r>
        <w:r w:rsidR="001E2DC0" w:rsidRPr="00310B90">
          <w:rPr>
            <w:rFonts w:ascii="Calibri" w:hAnsi="Calibri"/>
            <w:noProof/>
            <w:kern w:val="2"/>
            <w:sz w:val="22"/>
            <w:szCs w:val="22"/>
          </w:rPr>
          <w:tab/>
        </w:r>
        <w:r w:rsidR="001E2DC0" w:rsidRPr="000064EF">
          <w:rPr>
            <w:rStyle w:val="Hipervnculo"/>
            <w:noProof/>
          </w:rPr>
          <w:t>Personalressourcen</w:t>
        </w:r>
        <w:r w:rsidR="001E2DC0">
          <w:rPr>
            <w:noProof/>
            <w:webHidden/>
          </w:rPr>
          <w:tab/>
        </w:r>
        <w:r w:rsidR="001E2DC0">
          <w:rPr>
            <w:noProof/>
            <w:webHidden/>
          </w:rPr>
          <w:fldChar w:fldCharType="begin"/>
        </w:r>
        <w:r w:rsidR="001E2DC0">
          <w:rPr>
            <w:noProof/>
            <w:webHidden/>
          </w:rPr>
          <w:instrText xml:space="preserve"> PAGEREF _Toc142565883 \h </w:instrText>
        </w:r>
        <w:r w:rsidR="001E2DC0">
          <w:rPr>
            <w:noProof/>
            <w:webHidden/>
          </w:rPr>
        </w:r>
        <w:r w:rsidR="001E2DC0">
          <w:rPr>
            <w:noProof/>
            <w:webHidden/>
          </w:rPr>
          <w:fldChar w:fldCharType="separate"/>
        </w:r>
        <w:r w:rsidR="001E2DC0">
          <w:rPr>
            <w:noProof/>
            <w:webHidden/>
          </w:rPr>
          <w:t>34</w:t>
        </w:r>
        <w:r w:rsidR="001E2DC0">
          <w:rPr>
            <w:noProof/>
            <w:webHidden/>
          </w:rPr>
          <w:fldChar w:fldCharType="end"/>
        </w:r>
      </w:hyperlink>
    </w:p>
    <w:p w14:paraId="16E30446" w14:textId="77777777" w:rsidR="001E2DC0" w:rsidRPr="00310B90" w:rsidRDefault="00000000">
      <w:pPr>
        <w:pStyle w:val="TDC2"/>
        <w:rPr>
          <w:rFonts w:ascii="Calibri" w:hAnsi="Calibri"/>
          <w:noProof/>
          <w:kern w:val="2"/>
          <w:sz w:val="22"/>
          <w:szCs w:val="22"/>
        </w:rPr>
      </w:pPr>
      <w:hyperlink w:anchor="_Toc142565884" w:history="1">
        <w:r w:rsidR="001E2DC0" w:rsidRPr="000064EF">
          <w:rPr>
            <w:rStyle w:val="Hipervnculo"/>
            <w:noProof/>
          </w:rPr>
          <w:t>12.2.</w:t>
        </w:r>
        <w:r w:rsidR="001E2DC0" w:rsidRPr="00310B90">
          <w:rPr>
            <w:rFonts w:ascii="Calibri" w:hAnsi="Calibri"/>
            <w:noProof/>
            <w:kern w:val="2"/>
            <w:sz w:val="22"/>
            <w:szCs w:val="22"/>
          </w:rPr>
          <w:tab/>
        </w:r>
        <w:r w:rsidR="001E2DC0" w:rsidRPr="000064EF">
          <w:rPr>
            <w:rStyle w:val="Hipervnculo"/>
            <w:noProof/>
          </w:rPr>
          <w:t>Sachmittel</w:t>
        </w:r>
        <w:r w:rsidR="001E2DC0">
          <w:rPr>
            <w:noProof/>
            <w:webHidden/>
          </w:rPr>
          <w:tab/>
        </w:r>
        <w:r w:rsidR="001E2DC0">
          <w:rPr>
            <w:noProof/>
            <w:webHidden/>
          </w:rPr>
          <w:fldChar w:fldCharType="begin"/>
        </w:r>
        <w:r w:rsidR="001E2DC0">
          <w:rPr>
            <w:noProof/>
            <w:webHidden/>
          </w:rPr>
          <w:instrText xml:space="preserve"> PAGEREF _Toc142565884 \h </w:instrText>
        </w:r>
        <w:r w:rsidR="001E2DC0">
          <w:rPr>
            <w:noProof/>
            <w:webHidden/>
          </w:rPr>
        </w:r>
        <w:r w:rsidR="001E2DC0">
          <w:rPr>
            <w:noProof/>
            <w:webHidden/>
          </w:rPr>
          <w:fldChar w:fldCharType="separate"/>
        </w:r>
        <w:r w:rsidR="001E2DC0">
          <w:rPr>
            <w:noProof/>
            <w:webHidden/>
          </w:rPr>
          <w:t>34</w:t>
        </w:r>
        <w:r w:rsidR="001E2DC0">
          <w:rPr>
            <w:noProof/>
            <w:webHidden/>
          </w:rPr>
          <w:fldChar w:fldCharType="end"/>
        </w:r>
      </w:hyperlink>
    </w:p>
    <w:p w14:paraId="1E27B491" w14:textId="77777777" w:rsidR="001E2DC0" w:rsidRPr="00310B90" w:rsidRDefault="00000000">
      <w:pPr>
        <w:pStyle w:val="TDC2"/>
        <w:rPr>
          <w:rFonts w:ascii="Calibri" w:hAnsi="Calibri"/>
          <w:noProof/>
          <w:kern w:val="2"/>
          <w:sz w:val="22"/>
          <w:szCs w:val="22"/>
        </w:rPr>
      </w:pPr>
      <w:hyperlink w:anchor="_Toc142565885" w:history="1">
        <w:r w:rsidR="001E2DC0" w:rsidRPr="000064EF">
          <w:rPr>
            <w:rStyle w:val="Hipervnculo"/>
            <w:noProof/>
          </w:rPr>
          <w:t>12.3.</w:t>
        </w:r>
        <w:r w:rsidR="001E2DC0" w:rsidRPr="00310B90">
          <w:rPr>
            <w:rFonts w:ascii="Calibri" w:hAnsi="Calibri"/>
            <w:noProof/>
            <w:kern w:val="2"/>
            <w:sz w:val="22"/>
            <w:szCs w:val="22"/>
          </w:rPr>
          <w:tab/>
        </w:r>
        <w:r w:rsidR="001E2DC0" w:rsidRPr="000064EF">
          <w:rPr>
            <w:rStyle w:val="Hipervnculo"/>
            <w:noProof/>
          </w:rPr>
          <w:t>Ressourcenganglinie</w:t>
        </w:r>
        <w:r w:rsidR="001E2DC0">
          <w:rPr>
            <w:noProof/>
            <w:webHidden/>
          </w:rPr>
          <w:tab/>
        </w:r>
        <w:r w:rsidR="001E2DC0">
          <w:rPr>
            <w:noProof/>
            <w:webHidden/>
          </w:rPr>
          <w:fldChar w:fldCharType="begin"/>
        </w:r>
        <w:r w:rsidR="001E2DC0">
          <w:rPr>
            <w:noProof/>
            <w:webHidden/>
          </w:rPr>
          <w:instrText xml:space="preserve"> PAGEREF _Toc142565885 \h </w:instrText>
        </w:r>
        <w:r w:rsidR="001E2DC0">
          <w:rPr>
            <w:noProof/>
            <w:webHidden/>
          </w:rPr>
        </w:r>
        <w:r w:rsidR="001E2DC0">
          <w:rPr>
            <w:noProof/>
            <w:webHidden/>
          </w:rPr>
          <w:fldChar w:fldCharType="separate"/>
        </w:r>
        <w:r w:rsidR="001E2DC0">
          <w:rPr>
            <w:noProof/>
            <w:webHidden/>
          </w:rPr>
          <w:t>35</w:t>
        </w:r>
        <w:r w:rsidR="001E2DC0">
          <w:rPr>
            <w:noProof/>
            <w:webHidden/>
          </w:rPr>
          <w:fldChar w:fldCharType="end"/>
        </w:r>
      </w:hyperlink>
    </w:p>
    <w:p w14:paraId="7446EEEC" w14:textId="77777777" w:rsidR="001E2DC0" w:rsidRPr="00310B90" w:rsidRDefault="00000000">
      <w:pPr>
        <w:pStyle w:val="TDC1"/>
        <w:rPr>
          <w:rFonts w:ascii="Calibri" w:hAnsi="Calibri"/>
          <w:b w:val="0"/>
          <w:noProof/>
          <w:kern w:val="2"/>
          <w:sz w:val="22"/>
          <w:szCs w:val="22"/>
        </w:rPr>
      </w:pPr>
      <w:hyperlink w:anchor="_Toc142565886" w:history="1">
        <w:r w:rsidR="001E2DC0" w:rsidRPr="000064EF">
          <w:rPr>
            <w:rStyle w:val="Hipervnculo"/>
            <w:noProof/>
          </w:rPr>
          <w:t>13.</w:t>
        </w:r>
        <w:r w:rsidR="001E2DC0" w:rsidRPr="00310B90">
          <w:rPr>
            <w:rFonts w:ascii="Calibri" w:hAnsi="Calibri"/>
            <w:b w:val="0"/>
            <w:noProof/>
            <w:kern w:val="2"/>
            <w:sz w:val="22"/>
            <w:szCs w:val="22"/>
          </w:rPr>
          <w:tab/>
        </w:r>
        <w:r w:rsidR="001E2DC0" w:rsidRPr="000064EF">
          <w:rPr>
            <w:rStyle w:val="Hipervnculo"/>
            <w:noProof/>
          </w:rPr>
          <w:t>Kosten und Finanzierung 4.5.7.</w:t>
        </w:r>
        <w:r w:rsidR="001E2DC0">
          <w:rPr>
            <w:noProof/>
            <w:webHidden/>
          </w:rPr>
          <w:tab/>
        </w:r>
        <w:r w:rsidR="001E2DC0">
          <w:rPr>
            <w:noProof/>
            <w:webHidden/>
          </w:rPr>
          <w:fldChar w:fldCharType="begin"/>
        </w:r>
        <w:r w:rsidR="001E2DC0">
          <w:rPr>
            <w:noProof/>
            <w:webHidden/>
          </w:rPr>
          <w:instrText xml:space="preserve"> PAGEREF _Toc142565886 \h </w:instrText>
        </w:r>
        <w:r w:rsidR="001E2DC0">
          <w:rPr>
            <w:noProof/>
            <w:webHidden/>
          </w:rPr>
        </w:r>
        <w:r w:rsidR="001E2DC0">
          <w:rPr>
            <w:noProof/>
            <w:webHidden/>
          </w:rPr>
          <w:fldChar w:fldCharType="separate"/>
        </w:r>
        <w:r w:rsidR="001E2DC0">
          <w:rPr>
            <w:noProof/>
            <w:webHidden/>
          </w:rPr>
          <w:t>36</w:t>
        </w:r>
        <w:r w:rsidR="001E2DC0">
          <w:rPr>
            <w:noProof/>
            <w:webHidden/>
          </w:rPr>
          <w:fldChar w:fldCharType="end"/>
        </w:r>
      </w:hyperlink>
    </w:p>
    <w:p w14:paraId="6048C22D" w14:textId="77777777" w:rsidR="001E2DC0" w:rsidRPr="00310B90" w:rsidRDefault="00000000">
      <w:pPr>
        <w:pStyle w:val="TDC2"/>
        <w:rPr>
          <w:rFonts w:ascii="Calibri" w:hAnsi="Calibri"/>
          <w:noProof/>
          <w:kern w:val="2"/>
          <w:sz w:val="22"/>
          <w:szCs w:val="22"/>
        </w:rPr>
      </w:pPr>
      <w:hyperlink w:anchor="_Toc142565887" w:history="1">
        <w:r w:rsidR="001E2DC0" w:rsidRPr="000064EF">
          <w:rPr>
            <w:rStyle w:val="Hipervnculo"/>
            <w:noProof/>
          </w:rPr>
          <w:t>13.1.</w:t>
        </w:r>
        <w:r w:rsidR="001E2DC0" w:rsidRPr="00310B90">
          <w:rPr>
            <w:rFonts w:ascii="Calibri" w:hAnsi="Calibri"/>
            <w:noProof/>
            <w:kern w:val="2"/>
            <w:sz w:val="22"/>
            <w:szCs w:val="22"/>
          </w:rPr>
          <w:tab/>
        </w:r>
        <w:r w:rsidR="001E2DC0" w:rsidRPr="000064EF">
          <w:rPr>
            <w:rStyle w:val="Hipervnculo"/>
            <w:noProof/>
          </w:rPr>
          <w:t>Aufwandsermittlung</w:t>
        </w:r>
        <w:r w:rsidR="001E2DC0">
          <w:rPr>
            <w:noProof/>
            <w:webHidden/>
          </w:rPr>
          <w:tab/>
        </w:r>
        <w:r w:rsidR="001E2DC0">
          <w:rPr>
            <w:noProof/>
            <w:webHidden/>
          </w:rPr>
          <w:fldChar w:fldCharType="begin"/>
        </w:r>
        <w:r w:rsidR="001E2DC0">
          <w:rPr>
            <w:noProof/>
            <w:webHidden/>
          </w:rPr>
          <w:instrText xml:space="preserve"> PAGEREF _Toc142565887 \h </w:instrText>
        </w:r>
        <w:r w:rsidR="001E2DC0">
          <w:rPr>
            <w:noProof/>
            <w:webHidden/>
          </w:rPr>
        </w:r>
        <w:r w:rsidR="001E2DC0">
          <w:rPr>
            <w:noProof/>
            <w:webHidden/>
          </w:rPr>
          <w:fldChar w:fldCharType="separate"/>
        </w:r>
        <w:r w:rsidR="001E2DC0">
          <w:rPr>
            <w:noProof/>
            <w:webHidden/>
          </w:rPr>
          <w:t>36</w:t>
        </w:r>
        <w:r w:rsidR="001E2DC0">
          <w:rPr>
            <w:noProof/>
            <w:webHidden/>
          </w:rPr>
          <w:fldChar w:fldCharType="end"/>
        </w:r>
      </w:hyperlink>
    </w:p>
    <w:p w14:paraId="624E2EA8" w14:textId="77777777" w:rsidR="001E2DC0" w:rsidRPr="00310B90" w:rsidRDefault="00000000">
      <w:pPr>
        <w:pStyle w:val="TDC2"/>
        <w:rPr>
          <w:rFonts w:ascii="Calibri" w:hAnsi="Calibri"/>
          <w:noProof/>
          <w:kern w:val="2"/>
          <w:sz w:val="22"/>
          <w:szCs w:val="22"/>
        </w:rPr>
      </w:pPr>
      <w:hyperlink w:anchor="_Toc142565888" w:history="1">
        <w:r w:rsidR="001E2DC0" w:rsidRPr="000064EF">
          <w:rPr>
            <w:rStyle w:val="Hipervnculo"/>
            <w:noProof/>
          </w:rPr>
          <w:t>13.2.</w:t>
        </w:r>
        <w:r w:rsidR="001E2DC0" w:rsidRPr="00310B90">
          <w:rPr>
            <w:rFonts w:ascii="Calibri" w:hAnsi="Calibri"/>
            <w:noProof/>
            <w:kern w:val="2"/>
            <w:sz w:val="22"/>
            <w:szCs w:val="22"/>
          </w:rPr>
          <w:tab/>
        </w:r>
        <w:r w:rsidR="001E2DC0" w:rsidRPr="000064EF">
          <w:rPr>
            <w:rStyle w:val="Hipervnculo"/>
            <w:noProof/>
          </w:rPr>
          <w:t>Kostenganglinie</w:t>
        </w:r>
        <w:r w:rsidR="001E2DC0">
          <w:rPr>
            <w:noProof/>
            <w:webHidden/>
          </w:rPr>
          <w:tab/>
        </w:r>
        <w:r w:rsidR="001E2DC0">
          <w:rPr>
            <w:noProof/>
            <w:webHidden/>
          </w:rPr>
          <w:fldChar w:fldCharType="begin"/>
        </w:r>
        <w:r w:rsidR="001E2DC0">
          <w:rPr>
            <w:noProof/>
            <w:webHidden/>
          </w:rPr>
          <w:instrText xml:space="preserve"> PAGEREF _Toc142565888 \h </w:instrText>
        </w:r>
        <w:r w:rsidR="001E2DC0">
          <w:rPr>
            <w:noProof/>
            <w:webHidden/>
          </w:rPr>
        </w:r>
        <w:r w:rsidR="001E2DC0">
          <w:rPr>
            <w:noProof/>
            <w:webHidden/>
          </w:rPr>
          <w:fldChar w:fldCharType="separate"/>
        </w:r>
        <w:r w:rsidR="001E2DC0">
          <w:rPr>
            <w:noProof/>
            <w:webHidden/>
          </w:rPr>
          <w:t>37</w:t>
        </w:r>
        <w:r w:rsidR="001E2DC0">
          <w:rPr>
            <w:noProof/>
            <w:webHidden/>
          </w:rPr>
          <w:fldChar w:fldCharType="end"/>
        </w:r>
      </w:hyperlink>
    </w:p>
    <w:p w14:paraId="6C60DBF7" w14:textId="77777777" w:rsidR="001E2DC0" w:rsidRPr="00310B90" w:rsidRDefault="00000000">
      <w:pPr>
        <w:pStyle w:val="TDC2"/>
        <w:rPr>
          <w:rFonts w:ascii="Calibri" w:hAnsi="Calibri"/>
          <w:noProof/>
          <w:kern w:val="2"/>
          <w:sz w:val="22"/>
          <w:szCs w:val="22"/>
        </w:rPr>
      </w:pPr>
      <w:hyperlink w:anchor="_Toc142565889" w:history="1">
        <w:r w:rsidR="001E2DC0" w:rsidRPr="000064EF">
          <w:rPr>
            <w:rStyle w:val="Hipervnculo"/>
            <w:noProof/>
          </w:rPr>
          <w:t>13.3.</w:t>
        </w:r>
        <w:r w:rsidR="001E2DC0" w:rsidRPr="00310B90">
          <w:rPr>
            <w:rFonts w:ascii="Calibri" w:hAnsi="Calibri"/>
            <w:noProof/>
            <w:kern w:val="2"/>
            <w:sz w:val="22"/>
            <w:szCs w:val="22"/>
          </w:rPr>
          <w:tab/>
        </w:r>
        <w:r w:rsidR="001E2DC0" w:rsidRPr="000064EF">
          <w:rPr>
            <w:rStyle w:val="Hipervnculo"/>
            <w:noProof/>
          </w:rPr>
          <w:t>Kostensummenlinie</w:t>
        </w:r>
        <w:r w:rsidR="001E2DC0">
          <w:rPr>
            <w:noProof/>
            <w:webHidden/>
          </w:rPr>
          <w:tab/>
        </w:r>
        <w:r w:rsidR="001E2DC0">
          <w:rPr>
            <w:noProof/>
            <w:webHidden/>
          </w:rPr>
          <w:fldChar w:fldCharType="begin"/>
        </w:r>
        <w:r w:rsidR="001E2DC0">
          <w:rPr>
            <w:noProof/>
            <w:webHidden/>
          </w:rPr>
          <w:instrText xml:space="preserve"> PAGEREF _Toc142565889 \h </w:instrText>
        </w:r>
        <w:r w:rsidR="001E2DC0">
          <w:rPr>
            <w:noProof/>
            <w:webHidden/>
          </w:rPr>
        </w:r>
        <w:r w:rsidR="001E2DC0">
          <w:rPr>
            <w:noProof/>
            <w:webHidden/>
          </w:rPr>
          <w:fldChar w:fldCharType="separate"/>
        </w:r>
        <w:r w:rsidR="001E2DC0">
          <w:rPr>
            <w:noProof/>
            <w:webHidden/>
          </w:rPr>
          <w:t>37</w:t>
        </w:r>
        <w:r w:rsidR="001E2DC0">
          <w:rPr>
            <w:noProof/>
            <w:webHidden/>
          </w:rPr>
          <w:fldChar w:fldCharType="end"/>
        </w:r>
      </w:hyperlink>
    </w:p>
    <w:p w14:paraId="5AE37303" w14:textId="77777777" w:rsidR="001E2DC0" w:rsidRPr="00310B90" w:rsidRDefault="00000000">
      <w:pPr>
        <w:pStyle w:val="TDC1"/>
        <w:rPr>
          <w:rFonts w:ascii="Calibri" w:hAnsi="Calibri"/>
          <w:b w:val="0"/>
          <w:noProof/>
          <w:kern w:val="2"/>
          <w:sz w:val="22"/>
          <w:szCs w:val="22"/>
        </w:rPr>
      </w:pPr>
      <w:hyperlink w:anchor="_Toc142565890" w:history="1">
        <w:r w:rsidR="001E2DC0" w:rsidRPr="000064EF">
          <w:rPr>
            <w:rStyle w:val="Hipervnculo"/>
            <w:noProof/>
          </w:rPr>
          <w:t>14.</w:t>
        </w:r>
        <w:r w:rsidR="001E2DC0" w:rsidRPr="00310B90">
          <w:rPr>
            <w:rFonts w:ascii="Calibri" w:hAnsi="Calibri"/>
            <w:b w:val="0"/>
            <w:noProof/>
            <w:kern w:val="2"/>
            <w:sz w:val="22"/>
            <w:szCs w:val="22"/>
          </w:rPr>
          <w:tab/>
        </w:r>
        <w:r w:rsidR="001E2DC0" w:rsidRPr="000064EF">
          <w:rPr>
            <w:rStyle w:val="Hipervnculo"/>
            <w:noProof/>
          </w:rPr>
          <w:t>Planung und Steuerung 4.5.10.</w:t>
        </w:r>
        <w:r w:rsidR="001E2DC0">
          <w:rPr>
            <w:noProof/>
            <w:webHidden/>
          </w:rPr>
          <w:tab/>
        </w:r>
        <w:r w:rsidR="001E2DC0">
          <w:rPr>
            <w:noProof/>
            <w:webHidden/>
          </w:rPr>
          <w:fldChar w:fldCharType="begin"/>
        </w:r>
        <w:r w:rsidR="001E2DC0">
          <w:rPr>
            <w:noProof/>
            <w:webHidden/>
          </w:rPr>
          <w:instrText xml:space="preserve"> PAGEREF _Toc142565890 \h </w:instrText>
        </w:r>
        <w:r w:rsidR="001E2DC0">
          <w:rPr>
            <w:noProof/>
            <w:webHidden/>
          </w:rPr>
        </w:r>
        <w:r w:rsidR="001E2DC0">
          <w:rPr>
            <w:noProof/>
            <w:webHidden/>
          </w:rPr>
          <w:fldChar w:fldCharType="separate"/>
        </w:r>
        <w:r w:rsidR="001E2DC0">
          <w:rPr>
            <w:noProof/>
            <w:webHidden/>
          </w:rPr>
          <w:t>39</w:t>
        </w:r>
        <w:r w:rsidR="001E2DC0">
          <w:rPr>
            <w:noProof/>
            <w:webHidden/>
          </w:rPr>
          <w:fldChar w:fldCharType="end"/>
        </w:r>
      </w:hyperlink>
    </w:p>
    <w:p w14:paraId="62C023A9" w14:textId="77777777" w:rsidR="001E2DC0" w:rsidRPr="00310B90" w:rsidRDefault="00000000">
      <w:pPr>
        <w:pStyle w:val="TDC2"/>
        <w:rPr>
          <w:rFonts w:ascii="Calibri" w:hAnsi="Calibri"/>
          <w:noProof/>
          <w:kern w:val="2"/>
          <w:sz w:val="22"/>
          <w:szCs w:val="22"/>
        </w:rPr>
      </w:pPr>
      <w:hyperlink w:anchor="_Toc142565891" w:history="1">
        <w:r w:rsidR="001E2DC0" w:rsidRPr="000064EF">
          <w:rPr>
            <w:rStyle w:val="Hipervnculo"/>
            <w:noProof/>
          </w:rPr>
          <w:t>14.1.</w:t>
        </w:r>
        <w:r w:rsidR="001E2DC0" w:rsidRPr="00310B90">
          <w:rPr>
            <w:rFonts w:ascii="Calibri" w:hAnsi="Calibri"/>
            <w:noProof/>
            <w:kern w:val="2"/>
            <w:sz w:val="22"/>
            <w:szCs w:val="22"/>
          </w:rPr>
          <w:tab/>
        </w:r>
        <w:r w:rsidR="001E2DC0" w:rsidRPr="000064EF">
          <w:rPr>
            <w:rStyle w:val="Hipervnculo"/>
            <w:noProof/>
          </w:rPr>
          <w:t>Statusbericht</w:t>
        </w:r>
        <w:r w:rsidR="001E2DC0">
          <w:rPr>
            <w:noProof/>
            <w:webHidden/>
          </w:rPr>
          <w:tab/>
        </w:r>
        <w:r w:rsidR="001E2DC0">
          <w:rPr>
            <w:noProof/>
            <w:webHidden/>
          </w:rPr>
          <w:fldChar w:fldCharType="begin"/>
        </w:r>
        <w:r w:rsidR="001E2DC0">
          <w:rPr>
            <w:noProof/>
            <w:webHidden/>
          </w:rPr>
          <w:instrText xml:space="preserve"> PAGEREF _Toc142565891 \h </w:instrText>
        </w:r>
        <w:r w:rsidR="001E2DC0">
          <w:rPr>
            <w:noProof/>
            <w:webHidden/>
          </w:rPr>
        </w:r>
        <w:r w:rsidR="001E2DC0">
          <w:rPr>
            <w:noProof/>
            <w:webHidden/>
          </w:rPr>
          <w:fldChar w:fldCharType="separate"/>
        </w:r>
        <w:r w:rsidR="001E2DC0">
          <w:rPr>
            <w:noProof/>
            <w:webHidden/>
          </w:rPr>
          <w:t>39</w:t>
        </w:r>
        <w:r w:rsidR="001E2DC0">
          <w:rPr>
            <w:noProof/>
            <w:webHidden/>
          </w:rPr>
          <w:fldChar w:fldCharType="end"/>
        </w:r>
      </w:hyperlink>
    </w:p>
    <w:p w14:paraId="002507FB" w14:textId="77777777" w:rsidR="001E2DC0" w:rsidRPr="00310B90" w:rsidRDefault="00000000">
      <w:pPr>
        <w:pStyle w:val="TDC1"/>
        <w:rPr>
          <w:rFonts w:ascii="Calibri" w:hAnsi="Calibri"/>
          <w:b w:val="0"/>
          <w:noProof/>
          <w:kern w:val="2"/>
          <w:sz w:val="22"/>
          <w:szCs w:val="22"/>
        </w:rPr>
      </w:pPr>
      <w:hyperlink w:anchor="_Toc142565892" w:history="1">
        <w:r w:rsidR="001E2DC0" w:rsidRPr="000064EF">
          <w:rPr>
            <w:rStyle w:val="Hipervnculo"/>
            <w:noProof/>
          </w:rPr>
          <w:t>15.</w:t>
        </w:r>
        <w:r w:rsidR="001E2DC0" w:rsidRPr="00310B90">
          <w:rPr>
            <w:rFonts w:ascii="Calibri" w:hAnsi="Calibri"/>
            <w:b w:val="0"/>
            <w:noProof/>
            <w:kern w:val="2"/>
            <w:sz w:val="22"/>
            <w:szCs w:val="22"/>
          </w:rPr>
          <w:tab/>
        </w:r>
        <w:r w:rsidR="001E2DC0" w:rsidRPr="000064EF">
          <w:rPr>
            <w:rStyle w:val="Hipervnculo"/>
            <w:noProof/>
          </w:rPr>
          <w:t>Persönliche Kommunikation 4.4.3.</w:t>
        </w:r>
        <w:r w:rsidR="001E2DC0">
          <w:rPr>
            <w:noProof/>
            <w:webHidden/>
          </w:rPr>
          <w:tab/>
        </w:r>
        <w:r w:rsidR="001E2DC0">
          <w:rPr>
            <w:noProof/>
            <w:webHidden/>
          </w:rPr>
          <w:fldChar w:fldCharType="begin"/>
        </w:r>
        <w:r w:rsidR="001E2DC0">
          <w:rPr>
            <w:noProof/>
            <w:webHidden/>
          </w:rPr>
          <w:instrText xml:space="preserve"> PAGEREF _Toc142565892 \h </w:instrText>
        </w:r>
        <w:r w:rsidR="001E2DC0">
          <w:rPr>
            <w:noProof/>
            <w:webHidden/>
          </w:rPr>
        </w:r>
        <w:r w:rsidR="001E2DC0">
          <w:rPr>
            <w:noProof/>
            <w:webHidden/>
          </w:rPr>
          <w:fldChar w:fldCharType="separate"/>
        </w:r>
        <w:r w:rsidR="001E2DC0">
          <w:rPr>
            <w:noProof/>
            <w:webHidden/>
          </w:rPr>
          <w:t>40</w:t>
        </w:r>
        <w:r w:rsidR="001E2DC0">
          <w:rPr>
            <w:noProof/>
            <w:webHidden/>
          </w:rPr>
          <w:fldChar w:fldCharType="end"/>
        </w:r>
      </w:hyperlink>
    </w:p>
    <w:p w14:paraId="27AFC5C8" w14:textId="77777777" w:rsidR="001E2DC0" w:rsidRPr="00310B90" w:rsidRDefault="00000000">
      <w:pPr>
        <w:pStyle w:val="TDC2"/>
        <w:rPr>
          <w:rFonts w:ascii="Calibri" w:hAnsi="Calibri"/>
          <w:noProof/>
          <w:kern w:val="2"/>
          <w:sz w:val="22"/>
          <w:szCs w:val="22"/>
        </w:rPr>
      </w:pPr>
      <w:hyperlink w:anchor="_Toc142565893" w:history="1">
        <w:r w:rsidR="001E2DC0" w:rsidRPr="000064EF">
          <w:rPr>
            <w:rStyle w:val="Hipervnculo"/>
            <w:noProof/>
          </w:rPr>
          <w:t>15.1.</w:t>
        </w:r>
        <w:r w:rsidR="001E2DC0" w:rsidRPr="00310B90">
          <w:rPr>
            <w:rFonts w:ascii="Calibri" w:hAnsi="Calibri"/>
            <w:noProof/>
            <w:kern w:val="2"/>
            <w:sz w:val="22"/>
            <w:szCs w:val="22"/>
          </w:rPr>
          <w:tab/>
        </w:r>
        <w:r w:rsidR="001E2DC0" w:rsidRPr="000064EF">
          <w:rPr>
            <w:rStyle w:val="Hipervnculo"/>
            <w:noProof/>
          </w:rPr>
          <w:t>Kommunikationsmodell mit Beispielen</w:t>
        </w:r>
        <w:r w:rsidR="001E2DC0">
          <w:rPr>
            <w:noProof/>
            <w:webHidden/>
          </w:rPr>
          <w:tab/>
        </w:r>
        <w:r w:rsidR="001E2DC0">
          <w:rPr>
            <w:noProof/>
            <w:webHidden/>
          </w:rPr>
          <w:fldChar w:fldCharType="begin"/>
        </w:r>
        <w:r w:rsidR="001E2DC0">
          <w:rPr>
            <w:noProof/>
            <w:webHidden/>
          </w:rPr>
          <w:instrText xml:space="preserve"> PAGEREF _Toc142565893 \h </w:instrText>
        </w:r>
        <w:r w:rsidR="001E2DC0">
          <w:rPr>
            <w:noProof/>
            <w:webHidden/>
          </w:rPr>
        </w:r>
        <w:r w:rsidR="001E2DC0">
          <w:rPr>
            <w:noProof/>
            <w:webHidden/>
          </w:rPr>
          <w:fldChar w:fldCharType="separate"/>
        </w:r>
        <w:r w:rsidR="001E2DC0">
          <w:rPr>
            <w:noProof/>
            <w:webHidden/>
          </w:rPr>
          <w:t>40</w:t>
        </w:r>
        <w:r w:rsidR="001E2DC0">
          <w:rPr>
            <w:noProof/>
            <w:webHidden/>
          </w:rPr>
          <w:fldChar w:fldCharType="end"/>
        </w:r>
      </w:hyperlink>
    </w:p>
    <w:p w14:paraId="1D4359D5" w14:textId="77777777" w:rsidR="001E2DC0" w:rsidRPr="00310B90" w:rsidRDefault="00000000">
      <w:pPr>
        <w:pStyle w:val="TDC1"/>
        <w:rPr>
          <w:rFonts w:ascii="Calibri" w:hAnsi="Calibri"/>
          <w:b w:val="0"/>
          <w:noProof/>
          <w:kern w:val="2"/>
          <w:sz w:val="22"/>
          <w:szCs w:val="22"/>
        </w:rPr>
      </w:pPr>
      <w:hyperlink w:anchor="_Toc142565894" w:history="1">
        <w:r w:rsidR="001E2DC0" w:rsidRPr="000064EF">
          <w:rPr>
            <w:rStyle w:val="Hipervnculo"/>
            <w:noProof/>
          </w:rPr>
          <w:t>Anhang</w:t>
        </w:r>
        <w:r w:rsidR="001E2DC0">
          <w:rPr>
            <w:noProof/>
            <w:webHidden/>
          </w:rPr>
          <w:tab/>
        </w:r>
        <w:r w:rsidR="001E2DC0">
          <w:rPr>
            <w:noProof/>
            <w:webHidden/>
          </w:rPr>
          <w:fldChar w:fldCharType="begin"/>
        </w:r>
        <w:r w:rsidR="001E2DC0">
          <w:rPr>
            <w:noProof/>
            <w:webHidden/>
          </w:rPr>
          <w:instrText xml:space="preserve"> PAGEREF _Toc142565894 \h </w:instrText>
        </w:r>
        <w:r w:rsidR="001E2DC0">
          <w:rPr>
            <w:noProof/>
            <w:webHidden/>
          </w:rPr>
        </w:r>
        <w:r w:rsidR="001E2DC0">
          <w:rPr>
            <w:noProof/>
            <w:webHidden/>
          </w:rPr>
          <w:fldChar w:fldCharType="separate"/>
        </w:r>
        <w:r w:rsidR="001E2DC0">
          <w:rPr>
            <w:noProof/>
            <w:webHidden/>
          </w:rPr>
          <w:t>41</w:t>
        </w:r>
        <w:r w:rsidR="001E2DC0">
          <w:rPr>
            <w:noProof/>
            <w:webHidden/>
          </w:rPr>
          <w:fldChar w:fldCharType="end"/>
        </w:r>
      </w:hyperlink>
    </w:p>
    <w:p w14:paraId="3BDA0FE1" w14:textId="77777777" w:rsidR="001E2DC0" w:rsidRPr="00310B90" w:rsidRDefault="00000000">
      <w:pPr>
        <w:pStyle w:val="TDC2"/>
        <w:rPr>
          <w:rFonts w:ascii="Calibri" w:hAnsi="Calibri"/>
          <w:noProof/>
          <w:kern w:val="2"/>
          <w:sz w:val="22"/>
          <w:szCs w:val="22"/>
        </w:rPr>
      </w:pPr>
      <w:hyperlink w:anchor="_Toc142565895" w:history="1">
        <w:r w:rsidR="001E2DC0" w:rsidRPr="000064EF">
          <w:rPr>
            <w:rStyle w:val="Hipervnculo"/>
            <w:noProof/>
          </w:rPr>
          <w:t>15.2.</w:t>
        </w:r>
        <w:r w:rsidR="001E2DC0" w:rsidRPr="00310B90">
          <w:rPr>
            <w:rFonts w:ascii="Calibri" w:hAnsi="Calibri"/>
            <w:noProof/>
            <w:kern w:val="2"/>
            <w:sz w:val="22"/>
            <w:szCs w:val="22"/>
          </w:rPr>
          <w:tab/>
        </w:r>
        <w:r w:rsidR="001E2DC0" w:rsidRPr="000064EF">
          <w:rPr>
            <w:rStyle w:val="Hipervnculo"/>
            <w:noProof/>
          </w:rPr>
          <w:t>Abkürzungsverzeichnis</w:t>
        </w:r>
        <w:r w:rsidR="001E2DC0">
          <w:rPr>
            <w:noProof/>
            <w:webHidden/>
          </w:rPr>
          <w:tab/>
        </w:r>
        <w:r w:rsidR="001E2DC0">
          <w:rPr>
            <w:noProof/>
            <w:webHidden/>
          </w:rPr>
          <w:fldChar w:fldCharType="begin"/>
        </w:r>
        <w:r w:rsidR="001E2DC0">
          <w:rPr>
            <w:noProof/>
            <w:webHidden/>
          </w:rPr>
          <w:instrText xml:space="preserve"> PAGEREF _Toc142565895 \h </w:instrText>
        </w:r>
        <w:r w:rsidR="001E2DC0">
          <w:rPr>
            <w:noProof/>
            <w:webHidden/>
          </w:rPr>
        </w:r>
        <w:r w:rsidR="001E2DC0">
          <w:rPr>
            <w:noProof/>
            <w:webHidden/>
          </w:rPr>
          <w:fldChar w:fldCharType="separate"/>
        </w:r>
        <w:r w:rsidR="001E2DC0">
          <w:rPr>
            <w:noProof/>
            <w:webHidden/>
          </w:rPr>
          <w:t>41</w:t>
        </w:r>
        <w:r w:rsidR="001E2DC0">
          <w:rPr>
            <w:noProof/>
            <w:webHidden/>
          </w:rPr>
          <w:fldChar w:fldCharType="end"/>
        </w:r>
      </w:hyperlink>
    </w:p>
    <w:p w14:paraId="379FF9DD" w14:textId="77777777" w:rsidR="001E2DC0" w:rsidRPr="00310B90" w:rsidRDefault="00000000">
      <w:pPr>
        <w:pStyle w:val="TDC2"/>
        <w:rPr>
          <w:rFonts w:ascii="Calibri" w:hAnsi="Calibri"/>
          <w:noProof/>
          <w:kern w:val="2"/>
          <w:sz w:val="22"/>
          <w:szCs w:val="22"/>
        </w:rPr>
      </w:pPr>
      <w:hyperlink w:anchor="_Toc142565896" w:history="1">
        <w:r w:rsidR="001E2DC0" w:rsidRPr="000064EF">
          <w:rPr>
            <w:rStyle w:val="Hipervnculo"/>
            <w:noProof/>
          </w:rPr>
          <w:t>15.3.</w:t>
        </w:r>
        <w:r w:rsidR="001E2DC0" w:rsidRPr="00310B90">
          <w:rPr>
            <w:rFonts w:ascii="Calibri" w:hAnsi="Calibri"/>
            <w:noProof/>
            <w:kern w:val="2"/>
            <w:sz w:val="22"/>
            <w:szCs w:val="22"/>
          </w:rPr>
          <w:tab/>
        </w:r>
        <w:r w:rsidR="001E2DC0" w:rsidRPr="000064EF">
          <w:rPr>
            <w:rStyle w:val="Hipervnculo"/>
            <w:noProof/>
          </w:rPr>
          <w:t>Glossar</w:t>
        </w:r>
        <w:r w:rsidR="001E2DC0">
          <w:rPr>
            <w:noProof/>
            <w:webHidden/>
          </w:rPr>
          <w:tab/>
        </w:r>
        <w:r w:rsidR="001E2DC0">
          <w:rPr>
            <w:noProof/>
            <w:webHidden/>
          </w:rPr>
          <w:fldChar w:fldCharType="begin"/>
        </w:r>
        <w:r w:rsidR="001E2DC0">
          <w:rPr>
            <w:noProof/>
            <w:webHidden/>
          </w:rPr>
          <w:instrText xml:space="preserve"> PAGEREF _Toc142565896 \h </w:instrText>
        </w:r>
        <w:r w:rsidR="001E2DC0">
          <w:rPr>
            <w:noProof/>
            <w:webHidden/>
          </w:rPr>
        </w:r>
        <w:r w:rsidR="001E2DC0">
          <w:rPr>
            <w:noProof/>
            <w:webHidden/>
          </w:rPr>
          <w:fldChar w:fldCharType="separate"/>
        </w:r>
        <w:r w:rsidR="001E2DC0">
          <w:rPr>
            <w:noProof/>
            <w:webHidden/>
          </w:rPr>
          <w:t>41</w:t>
        </w:r>
        <w:r w:rsidR="001E2DC0">
          <w:rPr>
            <w:noProof/>
            <w:webHidden/>
          </w:rPr>
          <w:fldChar w:fldCharType="end"/>
        </w:r>
      </w:hyperlink>
    </w:p>
    <w:p w14:paraId="0F4165EF" w14:textId="77777777" w:rsidR="001E2DC0" w:rsidRPr="00310B90" w:rsidRDefault="00000000">
      <w:pPr>
        <w:pStyle w:val="TDC2"/>
        <w:rPr>
          <w:rFonts w:ascii="Calibri" w:hAnsi="Calibri"/>
          <w:noProof/>
          <w:kern w:val="2"/>
          <w:sz w:val="22"/>
          <w:szCs w:val="22"/>
        </w:rPr>
      </w:pPr>
      <w:hyperlink w:anchor="_Toc142565897" w:history="1">
        <w:r w:rsidR="001E2DC0" w:rsidRPr="000064EF">
          <w:rPr>
            <w:rStyle w:val="Hipervnculo"/>
            <w:noProof/>
          </w:rPr>
          <w:t>15.4.</w:t>
        </w:r>
        <w:r w:rsidR="001E2DC0" w:rsidRPr="00310B90">
          <w:rPr>
            <w:rFonts w:ascii="Calibri" w:hAnsi="Calibri"/>
            <w:noProof/>
            <w:kern w:val="2"/>
            <w:sz w:val="22"/>
            <w:szCs w:val="22"/>
          </w:rPr>
          <w:tab/>
        </w:r>
        <w:r w:rsidR="001E2DC0" w:rsidRPr="000064EF">
          <w:rPr>
            <w:rStyle w:val="Hipervnculo"/>
            <w:noProof/>
          </w:rPr>
          <w:t>Quellenverzeichnis</w:t>
        </w:r>
        <w:r w:rsidR="001E2DC0">
          <w:rPr>
            <w:noProof/>
            <w:webHidden/>
          </w:rPr>
          <w:tab/>
        </w:r>
        <w:r w:rsidR="001E2DC0">
          <w:rPr>
            <w:noProof/>
            <w:webHidden/>
          </w:rPr>
          <w:fldChar w:fldCharType="begin"/>
        </w:r>
        <w:r w:rsidR="001E2DC0">
          <w:rPr>
            <w:noProof/>
            <w:webHidden/>
          </w:rPr>
          <w:instrText xml:space="preserve"> PAGEREF _Toc142565897 \h </w:instrText>
        </w:r>
        <w:r w:rsidR="001E2DC0">
          <w:rPr>
            <w:noProof/>
            <w:webHidden/>
          </w:rPr>
        </w:r>
        <w:r w:rsidR="001E2DC0">
          <w:rPr>
            <w:noProof/>
            <w:webHidden/>
          </w:rPr>
          <w:fldChar w:fldCharType="separate"/>
        </w:r>
        <w:r w:rsidR="001E2DC0">
          <w:rPr>
            <w:noProof/>
            <w:webHidden/>
          </w:rPr>
          <w:t>41</w:t>
        </w:r>
        <w:r w:rsidR="001E2DC0">
          <w:rPr>
            <w:noProof/>
            <w:webHidden/>
          </w:rPr>
          <w:fldChar w:fldCharType="end"/>
        </w:r>
      </w:hyperlink>
    </w:p>
    <w:p w14:paraId="5AF042B6" w14:textId="77777777" w:rsidR="001E2DC0" w:rsidRPr="00310B90" w:rsidRDefault="00000000">
      <w:pPr>
        <w:pStyle w:val="TDC2"/>
        <w:rPr>
          <w:rFonts w:ascii="Calibri" w:hAnsi="Calibri"/>
          <w:noProof/>
          <w:kern w:val="2"/>
          <w:sz w:val="22"/>
          <w:szCs w:val="22"/>
        </w:rPr>
      </w:pPr>
      <w:hyperlink w:anchor="_Toc142565898" w:history="1">
        <w:r w:rsidR="001E2DC0" w:rsidRPr="000064EF">
          <w:rPr>
            <w:rStyle w:val="Hipervnculo"/>
            <w:noProof/>
          </w:rPr>
          <w:t>15.5.</w:t>
        </w:r>
        <w:r w:rsidR="001E2DC0" w:rsidRPr="00310B90">
          <w:rPr>
            <w:rFonts w:ascii="Calibri" w:hAnsi="Calibri"/>
            <w:noProof/>
            <w:kern w:val="2"/>
            <w:sz w:val="22"/>
            <w:szCs w:val="22"/>
          </w:rPr>
          <w:tab/>
        </w:r>
        <w:r w:rsidR="001E2DC0" w:rsidRPr="000064EF">
          <w:rPr>
            <w:rStyle w:val="Hipervnculo"/>
            <w:noProof/>
          </w:rPr>
          <w:t>Abbildungsverzeichnis</w:t>
        </w:r>
        <w:r w:rsidR="001E2DC0">
          <w:rPr>
            <w:noProof/>
            <w:webHidden/>
          </w:rPr>
          <w:tab/>
        </w:r>
        <w:r w:rsidR="001E2DC0">
          <w:rPr>
            <w:noProof/>
            <w:webHidden/>
          </w:rPr>
          <w:fldChar w:fldCharType="begin"/>
        </w:r>
        <w:r w:rsidR="001E2DC0">
          <w:rPr>
            <w:noProof/>
            <w:webHidden/>
          </w:rPr>
          <w:instrText xml:space="preserve"> PAGEREF _Toc142565898 \h </w:instrText>
        </w:r>
        <w:r w:rsidR="001E2DC0">
          <w:rPr>
            <w:noProof/>
            <w:webHidden/>
          </w:rPr>
        </w:r>
        <w:r w:rsidR="001E2DC0">
          <w:rPr>
            <w:noProof/>
            <w:webHidden/>
          </w:rPr>
          <w:fldChar w:fldCharType="separate"/>
        </w:r>
        <w:r w:rsidR="001E2DC0">
          <w:rPr>
            <w:noProof/>
            <w:webHidden/>
          </w:rPr>
          <w:t>42</w:t>
        </w:r>
        <w:r w:rsidR="001E2DC0">
          <w:rPr>
            <w:noProof/>
            <w:webHidden/>
          </w:rPr>
          <w:fldChar w:fldCharType="end"/>
        </w:r>
      </w:hyperlink>
    </w:p>
    <w:p w14:paraId="4E3C257F" w14:textId="77777777" w:rsidR="001E2DC0" w:rsidRPr="00310B90" w:rsidRDefault="00000000">
      <w:pPr>
        <w:pStyle w:val="TDC2"/>
        <w:rPr>
          <w:rFonts w:ascii="Calibri" w:hAnsi="Calibri"/>
          <w:noProof/>
          <w:kern w:val="2"/>
          <w:sz w:val="22"/>
          <w:szCs w:val="22"/>
        </w:rPr>
      </w:pPr>
      <w:hyperlink w:anchor="_Toc142565899" w:history="1">
        <w:r w:rsidR="001E2DC0" w:rsidRPr="000064EF">
          <w:rPr>
            <w:rStyle w:val="Hipervnculo"/>
            <w:noProof/>
          </w:rPr>
          <w:t>15.6.</w:t>
        </w:r>
        <w:r w:rsidR="001E2DC0" w:rsidRPr="00310B90">
          <w:rPr>
            <w:rFonts w:ascii="Calibri" w:hAnsi="Calibri"/>
            <w:noProof/>
            <w:kern w:val="2"/>
            <w:sz w:val="22"/>
            <w:szCs w:val="22"/>
          </w:rPr>
          <w:tab/>
        </w:r>
        <w:r w:rsidR="001E2DC0" w:rsidRPr="000064EF">
          <w:rPr>
            <w:rStyle w:val="Hipervnculo"/>
            <w:noProof/>
          </w:rPr>
          <w:t>Tabellenverzeichnis</w:t>
        </w:r>
        <w:r w:rsidR="001E2DC0">
          <w:rPr>
            <w:noProof/>
            <w:webHidden/>
          </w:rPr>
          <w:tab/>
        </w:r>
        <w:r w:rsidR="001E2DC0">
          <w:rPr>
            <w:noProof/>
            <w:webHidden/>
          </w:rPr>
          <w:fldChar w:fldCharType="begin"/>
        </w:r>
        <w:r w:rsidR="001E2DC0">
          <w:rPr>
            <w:noProof/>
            <w:webHidden/>
          </w:rPr>
          <w:instrText xml:space="preserve"> PAGEREF _Toc142565899 \h </w:instrText>
        </w:r>
        <w:r w:rsidR="001E2DC0">
          <w:rPr>
            <w:noProof/>
            <w:webHidden/>
          </w:rPr>
        </w:r>
        <w:r w:rsidR="001E2DC0">
          <w:rPr>
            <w:noProof/>
            <w:webHidden/>
          </w:rPr>
          <w:fldChar w:fldCharType="separate"/>
        </w:r>
        <w:r w:rsidR="001E2DC0">
          <w:rPr>
            <w:noProof/>
            <w:webHidden/>
          </w:rPr>
          <w:t>42</w:t>
        </w:r>
        <w:r w:rsidR="001E2DC0">
          <w:rPr>
            <w:noProof/>
            <w:webHidden/>
          </w:rPr>
          <w:fldChar w:fldCharType="end"/>
        </w:r>
      </w:hyperlink>
    </w:p>
    <w:p w14:paraId="747749C2" w14:textId="77777777" w:rsidR="001E2DC0" w:rsidRPr="00310B90" w:rsidRDefault="00000000">
      <w:pPr>
        <w:pStyle w:val="TDC2"/>
        <w:rPr>
          <w:rFonts w:ascii="Calibri" w:hAnsi="Calibri"/>
          <w:noProof/>
          <w:kern w:val="2"/>
          <w:sz w:val="22"/>
          <w:szCs w:val="22"/>
        </w:rPr>
      </w:pPr>
      <w:hyperlink w:anchor="_Toc142565900" w:history="1">
        <w:r w:rsidR="001E2DC0" w:rsidRPr="000064EF">
          <w:rPr>
            <w:rStyle w:val="Hipervnculo"/>
            <w:noProof/>
          </w:rPr>
          <w:t>15.7.</w:t>
        </w:r>
        <w:r w:rsidR="001E2DC0" w:rsidRPr="00310B90">
          <w:rPr>
            <w:rFonts w:ascii="Calibri" w:hAnsi="Calibri"/>
            <w:noProof/>
            <w:kern w:val="2"/>
            <w:sz w:val="22"/>
            <w:szCs w:val="22"/>
          </w:rPr>
          <w:tab/>
        </w:r>
        <w:r w:rsidR="001E2DC0" w:rsidRPr="000064EF">
          <w:rPr>
            <w:rStyle w:val="Hipervnculo"/>
            <w:noProof/>
          </w:rPr>
          <w:t>Anlagenverzeichnis</w:t>
        </w:r>
        <w:r w:rsidR="001E2DC0">
          <w:rPr>
            <w:noProof/>
            <w:webHidden/>
          </w:rPr>
          <w:tab/>
        </w:r>
        <w:r w:rsidR="001E2DC0">
          <w:rPr>
            <w:noProof/>
            <w:webHidden/>
          </w:rPr>
          <w:fldChar w:fldCharType="begin"/>
        </w:r>
        <w:r w:rsidR="001E2DC0">
          <w:rPr>
            <w:noProof/>
            <w:webHidden/>
          </w:rPr>
          <w:instrText xml:space="preserve"> PAGEREF _Toc142565900 \h </w:instrText>
        </w:r>
        <w:r w:rsidR="001E2DC0">
          <w:rPr>
            <w:noProof/>
            <w:webHidden/>
          </w:rPr>
        </w:r>
        <w:r w:rsidR="001E2DC0">
          <w:rPr>
            <w:noProof/>
            <w:webHidden/>
          </w:rPr>
          <w:fldChar w:fldCharType="separate"/>
        </w:r>
        <w:r w:rsidR="001E2DC0">
          <w:rPr>
            <w:noProof/>
            <w:webHidden/>
          </w:rPr>
          <w:t>42</w:t>
        </w:r>
        <w:r w:rsidR="001E2DC0">
          <w:rPr>
            <w:noProof/>
            <w:webHidden/>
          </w:rPr>
          <w:fldChar w:fldCharType="end"/>
        </w:r>
      </w:hyperlink>
    </w:p>
    <w:p w14:paraId="1F558267" w14:textId="77777777" w:rsidR="00917449" w:rsidRDefault="002D6BB1" w:rsidP="00AB18C5">
      <w:pPr>
        <w:spacing w:before="60" w:after="60"/>
        <w:jc w:val="both"/>
      </w:pPr>
      <w:r>
        <w:rPr>
          <w:b/>
          <w:i/>
        </w:rPr>
        <w:fldChar w:fldCharType="end"/>
      </w:r>
      <w:r w:rsidR="00952E81">
        <w:rPr>
          <w:b/>
        </w:rPr>
        <w:br w:type="page"/>
      </w:r>
    </w:p>
    <w:p w14:paraId="63120107" w14:textId="665C7022" w:rsidR="00E86BE7" w:rsidRPr="002022F9" w:rsidRDefault="00D70707" w:rsidP="00E86BE7">
      <w:pPr>
        <w:rPr>
          <w:b/>
          <w:bCs/>
          <w:sz w:val="24"/>
          <w:szCs w:val="24"/>
          <w:u w:val="single"/>
        </w:rPr>
      </w:pPr>
      <w:r w:rsidRPr="002022F9">
        <w:rPr>
          <w:b/>
          <w:bCs/>
          <w:sz w:val="24"/>
          <w:szCs w:val="24"/>
          <w:u w:val="single"/>
        </w:rPr>
        <w:lastRenderedPageBreak/>
        <w:t>Angaben zum Projekt:</w:t>
      </w:r>
    </w:p>
    <w:p w14:paraId="44BE445B" w14:textId="77777777" w:rsidR="00E86BE7" w:rsidRDefault="00E86BE7" w:rsidP="00E86BE7">
      <w:pPr>
        <w:rPr>
          <w:sz w:val="22"/>
          <w:szCs w:val="22"/>
        </w:rPr>
      </w:pPr>
    </w:p>
    <w:p w14:paraId="47A317BE" w14:textId="4A62EA45" w:rsidR="004D1828" w:rsidRPr="004D1828" w:rsidRDefault="004D1828" w:rsidP="004D1828">
      <w:pPr>
        <w:rPr>
          <w:sz w:val="22"/>
          <w:szCs w:val="22"/>
        </w:rPr>
      </w:pPr>
      <w:r w:rsidRPr="004D1828">
        <w:rPr>
          <w:sz w:val="22"/>
          <w:szCs w:val="22"/>
        </w:rPr>
        <w:t xml:space="preserve">Bei dem Projekt „Servicemigration IT-Servicecenter“ geht es um die Einführung standardisierter Service- und Betriebsprozesse in der IT-Abteilung der </w:t>
      </w:r>
      <w:proofErr w:type="spellStart"/>
      <w:r w:rsidRPr="004D1828">
        <w:rPr>
          <w:sz w:val="22"/>
          <w:szCs w:val="22"/>
        </w:rPr>
        <w:t>Beckedorfer</w:t>
      </w:r>
      <w:proofErr w:type="spellEnd"/>
      <w:r w:rsidRPr="004D1828">
        <w:rPr>
          <w:sz w:val="22"/>
          <w:szCs w:val="22"/>
        </w:rPr>
        <w:t xml:space="preserve"> Bank, durch die </w:t>
      </w:r>
      <w:r w:rsidR="00143F1B">
        <w:rPr>
          <w:sz w:val="22"/>
          <w:szCs w:val="22"/>
        </w:rPr>
        <w:t>ABC</w:t>
      </w:r>
      <w:r w:rsidRPr="004D1828">
        <w:rPr>
          <w:sz w:val="22"/>
          <w:szCs w:val="22"/>
        </w:rPr>
        <w:t xml:space="preserve"> GmbH.</w:t>
      </w:r>
    </w:p>
    <w:p w14:paraId="56D2AC37" w14:textId="77777777" w:rsidR="004D1828" w:rsidRPr="004D1828" w:rsidRDefault="004D1828" w:rsidP="004D1828">
      <w:pPr>
        <w:rPr>
          <w:sz w:val="22"/>
          <w:szCs w:val="22"/>
        </w:rPr>
      </w:pPr>
    </w:p>
    <w:p w14:paraId="6B258BCD" w14:textId="6A470782" w:rsidR="004D1828" w:rsidRPr="004D1828" w:rsidRDefault="004D1828" w:rsidP="004D1828">
      <w:pPr>
        <w:rPr>
          <w:sz w:val="22"/>
          <w:szCs w:val="22"/>
        </w:rPr>
      </w:pPr>
      <w:r w:rsidRPr="004D1828">
        <w:rPr>
          <w:sz w:val="22"/>
          <w:szCs w:val="22"/>
        </w:rPr>
        <w:t xml:space="preserve">Die </w:t>
      </w:r>
      <w:r w:rsidR="00143F1B">
        <w:rPr>
          <w:sz w:val="22"/>
          <w:szCs w:val="22"/>
        </w:rPr>
        <w:t>ABC</w:t>
      </w:r>
      <w:r w:rsidRPr="004D1828">
        <w:rPr>
          <w:sz w:val="22"/>
          <w:szCs w:val="22"/>
        </w:rPr>
        <w:t xml:space="preserve"> GmbH ist IT-Dienstleister für Banken und bietet unterschiedliche Leistungen rund um die Entwicklung, Produktion und Bereitstellung von Banking-Lösungen an.</w:t>
      </w:r>
    </w:p>
    <w:p w14:paraId="1A711ECD" w14:textId="77777777" w:rsidR="004D1828" w:rsidRPr="004D1828" w:rsidRDefault="004D1828" w:rsidP="004D1828">
      <w:pPr>
        <w:rPr>
          <w:sz w:val="22"/>
          <w:szCs w:val="22"/>
        </w:rPr>
      </w:pPr>
    </w:p>
    <w:p w14:paraId="011459F5" w14:textId="614CB074" w:rsidR="004D1828" w:rsidRDefault="004D1828" w:rsidP="004D1828">
      <w:pPr>
        <w:rPr>
          <w:sz w:val="22"/>
          <w:szCs w:val="22"/>
        </w:rPr>
      </w:pPr>
      <w:r w:rsidRPr="004D1828">
        <w:rPr>
          <w:sz w:val="22"/>
          <w:szCs w:val="22"/>
        </w:rPr>
        <w:t xml:space="preserve">Durch die Einführung werden Aufgaben und Prozesse der IT-Abteilung der Bank an die </w:t>
      </w:r>
      <w:r w:rsidR="00143F1B">
        <w:rPr>
          <w:sz w:val="22"/>
          <w:szCs w:val="22"/>
        </w:rPr>
        <w:t>ABC</w:t>
      </w:r>
      <w:r w:rsidRPr="004D1828">
        <w:rPr>
          <w:sz w:val="22"/>
          <w:szCs w:val="22"/>
        </w:rPr>
        <w:t xml:space="preserve"> GmbH teils übertragen, neu strukturiert und gegebenenfalls erweitert. Diese Prozesse enthalten unter </w:t>
      </w:r>
    </w:p>
    <w:p w14:paraId="00B76489" w14:textId="04CBAB54" w:rsidR="004D1828" w:rsidRPr="004D1828" w:rsidRDefault="004D1828" w:rsidP="004D1828">
      <w:pPr>
        <w:rPr>
          <w:sz w:val="22"/>
          <w:szCs w:val="22"/>
        </w:rPr>
      </w:pPr>
      <w:r w:rsidRPr="004D1828">
        <w:rPr>
          <w:sz w:val="22"/>
          <w:szCs w:val="22"/>
        </w:rPr>
        <w:t xml:space="preserve">anderem das Auftrags-/Angebots-, </w:t>
      </w:r>
      <w:proofErr w:type="spellStart"/>
      <w:r w:rsidRPr="004D1828">
        <w:rPr>
          <w:sz w:val="22"/>
          <w:szCs w:val="22"/>
        </w:rPr>
        <w:t>Incident</w:t>
      </w:r>
      <w:proofErr w:type="spellEnd"/>
      <w:r w:rsidRPr="004D1828">
        <w:rPr>
          <w:sz w:val="22"/>
          <w:szCs w:val="22"/>
        </w:rPr>
        <w:t>-, Asset- und Endgerätemanagement, Kommunikations- und Netzwerkservices.</w:t>
      </w:r>
    </w:p>
    <w:p w14:paraId="169888E1" w14:textId="77777777" w:rsidR="004D1828" w:rsidRPr="004D1828" w:rsidRDefault="004D1828" w:rsidP="004D1828">
      <w:pPr>
        <w:rPr>
          <w:sz w:val="22"/>
          <w:szCs w:val="22"/>
        </w:rPr>
      </w:pPr>
    </w:p>
    <w:p w14:paraId="74C7E08D" w14:textId="4B998DC0" w:rsidR="004D1828" w:rsidRPr="004D1828" w:rsidRDefault="004D1828" w:rsidP="004D1828">
      <w:pPr>
        <w:rPr>
          <w:sz w:val="22"/>
          <w:szCs w:val="22"/>
        </w:rPr>
      </w:pPr>
      <w:r w:rsidRPr="004D1828">
        <w:rPr>
          <w:sz w:val="22"/>
          <w:szCs w:val="22"/>
        </w:rPr>
        <w:t xml:space="preserve">Auftraggeber ist der Geschäftsführer der </w:t>
      </w:r>
      <w:proofErr w:type="spellStart"/>
      <w:r w:rsidRPr="004D1828">
        <w:rPr>
          <w:sz w:val="22"/>
          <w:szCs w:val="22"/>
        </w:rPr>
        <w:t>Beckedorfer</w:t>
      </w:r>
      <w:proofErr w:type="spellEnd"/>
      <w:r w:rsidRPr="004D1828">
        <w:rPr>
          <w:sz w:val="22"/>
          <w:szCs w:val="22"/>
        </w:rPr>
        <w:t xml:space="preserve"> Bank Herr Stephan </w:t>
      </w:r>
      <w:proofErr w:type="spellStart"/>
      <w:r w:rsidRPr="004D1828">
        <w:rPr>
          <w:sz w:val="22"/>
          <w:szCs w:val="22"/>
        </w:rPr>
        <w:t>Bonka</w:t>
      </w:r>
      <w:proofErr w:type="spellEnd"/>
      <w:r w:rsidRPr="004D1828">
        <w:rPr>
          <w:sz w:val="22"/>
          <w:szCs w:val="22"/>
        </w:rPr>
        <w:t xml:space="preserve">, der das Budget in Höhe von </w:t>
      </w:r>
      <w:r w:rsidR="003521B7">
        <w:rPr>
          <w:sz w:val="22"/>
          <w:szCs w:val="22"/>
        </w:rPr>
        <w:t>120.485,02</w:t>
      </w:r>
      <w:r w:rsidRPr="004D1828">
        <w:rPr>
          <w:sz w:val="22"/>
          <w:szCs w:val="22"/>
        </w:rPr>
        <w:t xml:space="preserve"> € zur Verfügung stellt. Der Aufwand für die Migration beläuft sich auf 2</w:t>
      </w:r>
      <w:r w:rsidR="003521B7">
        <w:rPr>
          <w:sz w:val="22"/>
          <w:szCs w:val="22"/>
        </w:rPr>
        <w:t>1</w:t>
      </w:r>
      <w:r w:rsidRPr="004D1828">
        <w:rPr>
          <w:sz w:val="22"/>
          <w:szCs w:val="22"/>
        </w:rPr>
        <w:t>4 PT für eine Dauer von 12 Monaten.</w:t>
      </w:r>
    </w:p>
    <w:p w14:paraId="32FE6B23" w14:textId="77777777" w:rsidR="004D1828" w:rsidRPr="004D1828" w:rsidRDefault="004D1828" w:rsidP="004D1828">
      <w:pPr>
        <w:rPr>
          <w:sz w:val="22"/>
          <w:szCs w:val="22"/>
        </w:rPr>
      </w:pPr>
    </w:p>
    <w:p w14:paraId="6560DAC8" w14:textId="77777777" w:rsidR="004D1828" w:rsidRPr="004D1828" w:rsidRDefault="004D1828" w:rsidP="004D1828">
      <w:pPr>
        <w:rPr>
          <w:sz w:val="22"/>
          <w:szCs w:val="22"/>
        </w:rPr>
      </w:pPr>
      <w:r w:rsidRPr="004D1828">
        <w:rPr>
          <w:sz w:val="22"/>
          <w:szCs w:val="22"/>
        </w:rPr>
        <w:t xml:space="preserve">Im Rahmen der Ressourcenplanung hat man ein fachübergreifendes Projektteam für die Migration bereitgestellt. Die Mitarbeiter in Linie sind dazu verpflichtet die anfallenden Aufgaben innerhalb der Arbeitspakete in enger Absprache mit der </w:t>
      </w:r>
      <w:proofErr w:type="spellStart"/>
      <w:r w:rsidRPr="004D1828">
        <w:rPr>
          <w:sz w:val="22"/>
          <w:szCs w:val="22"/>
        </w:rPr>
        <w:t>Beckedorfer</w:t>
      </w:r>
      <w:proofErr w:type="spellEnd"/>
      <w:r w:rsidRPr="004D1828">
        <w:rPr>
          <w:sz w:val="22"/>
          <w:szCs w:val="22"/>
        </w:rPr>
        <w:t xml:space="preserve"> Bank abzuarbeiten.</w:t>
      </w:r>
    </w:p>
    <w:p w14:paraId="4FB605EB" w14:textId="77777777" w:rsidR="004D1828" w:rsidRPr="004D1828" w:rsidRDefault="004D1828" w:rsidP="004D1828">
      <w:pPr>
        <w:rPr>
          <w:sz w:val="22"/>
          <w:szCs w:val="22"/>
        </w:rPr>
      </w:pPr>
    </w:p>
    <w:p w14:paraId="150DEB5B" w14:textId="77777777" w:rsidR="004D1828" w:rsidRPr="004D1828" w:rsidRDefault="004D1828" w:rsidP="004D1828">
      <w:pPr>
        <w:rPr>
          <w:sz w:val="22"/>
          <w:szCs w:val="22"/>
        </w:rPr>
      </w:pPr>
      <w:r w:rsidRPr="004D1828">
        <w:rPr>
          <w:sz w:val="22"/>
          <w:szCs w:val="22"/>
        </w:rPr>
        <w:t>Mitarbeiter der IT-Abteilung der Bank wechseln innerhalb der Projektlaufzeit in andere Bereiche und stehen deshalb für das Migrationsprojekt nur begrenzt zur Verfügung. Das Projekt wird aus-schließlich nach einem planbasierten Ansatz durchgeführt.</w:t>
      </w:r>
    </w:p>
    <w:p w14:paraId="520AB383" w14:textId="77777777" w:rsidR="004D1828" w:rsidRPr="004D1828" w:rsidRDefault="004D1828" w:rsidP="004D1828">
      <w:pPr>
        <w:rPr>
          <w:sz w:val="22"/>
          <w:szCs w:val="22"/>
        </w:rPr>
      </w:pPr>
    </w:p>
    <w:p w14:paraId="69F37A5B" w14:textId="77777777" w:rsidR="004D1828" w:rsidRDefault="004D1828" w:rsidP="004D1828">
      <w:pPr>
        <w:rPr>
          <w:sz w:val="22"/>
          <w:szCs w:val="22"/>
        </w:rPr>
      </w:pPr>
      <w:r w:rsidRPr="004D1828">
        <w:rPr>
          <w:sz w:val="22"/>
          <w:szCs w:val="22"/>
        </w:rPr>
        <w:t xml:space="preserve">Dieses Organisationsprojekt ist ein fiktives abgeschlossenes Projekt, es liegt keine </w:t>
      </w:r>
    </w:p>
    <w:p w14:paraId="09917ADD" w14:textId="3CA9D89F" w:rsidR="005E772C" w:rsidRPr="00740369" w:rsidRDefault="004D1828" w:rsidP="004D1828">
      <w:pPr>
        <w:rPr>
          <w:sz w:val="22"/>
          <w:szCs w:val="22"/>
        </w:rPr>
      </w:pPr>
      <w:r w:rsidRPr="004D1828">
        <w:rPr>
          <w:sz w:val="22"/>
          <w:szCs w:val="22"/>
        </w:rPr>
        <w:t>Vertraulichkeitserklärung vor. Die genannten Namen und deren Rollen entsprechen keinen realen Personen.</w:t>
      </w:r>
    </w:p>
    <w:p w14:paraId="0D4D79CB" w14:textId="77777777" w:rsidR="00D70707" w:rsidRDefault="00D70707" w:rsidP="00E86BE7">
      <w:pPr>
        <w:rPr>
          <w:sz w:val="22"/>
          <w:szCs w:val="22"/>
        </w:rPr>
      </w:pPr>
    </w:p>
    <w:p w14:paraId="704624A1" w14:textId="77777777" w:rsidR="001E2DC0" w:rsidRPr="00D70707" w:rsidRDefault="001E2DC0" w:rsidP="00E86BE7">
      <w:pPr>
        <w:rPr>
          <w:sz w:val="22"/>
          <w:szCs w:val="22"/>
        </w:rPr>
      </w:pPr>
    </w:p>
    <w:p w14:paraId="4DF8240E" w14:textId="77777777" w:rsidR="00D70707" w:rsidRDefault="00D70707" w:rsidP="00E86BE7">
      <w:pPr>
        <w:rPr>
          <w:b/>
          <w:bCs/>
          <w:sz w:val="24"/>
          <w:szCs w:val="24"/>
          <w:u w:val="single"/>
        </w:rPr>
      </w:pPr>
      <w:r w:rsidRPr="002022F9">
        <w:rPr>
          <w:b/>
          <w:bCs/>
          <w:sz w:val="24"/>
          <w:szCs w:val="24"/>
          <w:u w:val="single"/>
        </w:rPr>
        <w:t>Eigene Position</w:t>
      </w:r>
    </w:p>
    <w:p w14:paraId="438C18C2" w14:textId="77777777" w:rsidR="00456AED" w:rsidRDefault="00456AED" w:rsidP="00E86BE7">
      <w:pPr>
        <w:rPr>
          <w:b/>
          <w:bCs/>
          <w:sz w:val="24"/>
          <w:szCs w:val="24"/>
          <w:u w:val="single"/>
        </w:rPr>
      </w:pPr>
    </w:p>
    <w:p w14:paraId="70DBBA23" w14:textId="7A074969" w:rsidR="004D1828" w:rsidRPr="004D1828" w:rsidRDefault="00143F1B" w:rsidP="004D1828">
      <w:pPr>
        <w:spacing w:before="100" w:beforeAutospacing="1" w:after="100" w:afterAutospacing="1"/>
        <w:rPr>
          <w:rFonts w:cs="Arial"/>
          <w:color w:val="000000"/>
          <w:sz w:val="22"/>
          <w:szCs w:val="22"/>
        </w:rPr>
      </w:pPr>
      <w:r>
        <w:rPr>
          <w:rFonts w:cs="Arial"/>
          <w:color w:val="000000"/>
          <w:sz w:val="22"/>
          <w:szCs w:val="22"/>
        </w:rPr>
        <w:t>JT</w:t>
      </w:r>
      <w:r w:rsidR="004D1828" w:rsidRPr="004D1828">
        <w:rPr>
          <w:rFonts w:cs="Arial"/>
          <w:color w:val="000000"/>
          <w:sz w:val="22"/>
          <w:szCs w:val="22"/>
        </w:rPr>
        <w:t xml:space="preserve"> ist Projektleiterin im Team Neukundenmigration in der Abteilung Projektservices und hat in Abstimmung mit Ihrem Abteilungsleiter Herr Franz Groitzsch die Projektleitung für das Projekt „Servicemigration IT-Servicecenter“ übernommen.</w:t>
      </w:r>
    </w:p>
    <w:p w14:paraId="3880B259" w14:textId="77777777" w:rsidR="004D1828" w:rsidRPr="004D1828" w:rsidRDefault="004D1828" w:rsidP="004D1828">
      <w:pPr>
        <w:spacing w:before="100" w:beforeAutospacing="1" w:after="100" w:afterAutospacing="1"/>
        <w:rPr>
          <w:rFonts w:cs="Arial"/>
          <w:color w:val="000000"/>
          <w:sz w:val="22"/>
          <w:szCs w:val="22"/>
        </w:rPr>
      </w:pPr>
      <w:r w:rsidRPr="004D1828">
        <w:rPr>
          <w:rFonts w:cs="Arial"/>
          <w:color w:val="000000"/>
          <w:sz w:val="22"/>
          <w:szCs w:val="22"/>
        </w:rPr>
        <w:t>Sie ist erste Ansprechpartnerin seitens der Fachbereiche der Bank.</w:t>
      </w:r>
    </w:p>
    <w:p w14:paraId="146A3F2F" w14:textId="77777777" w:rsidR="004D1828" w:rsidRDefault="004D1828" w:rsidP="004D1828">
      <w:pPr>
        <w:spacing w:before="100" w:beforeAutospacing="1" w:after="100" w:afterAutospacing="1"/>
        <w:rPr>
          <w:rFonts w:cs="Arial"/>
          <w:color w:val="000000"/>
          <w:sz w:val="22"/>
          <w:szCs w:val="22"/>
        </w:rPr>
      </w:pPr>
      <w:r w:rsidRPr="004D1828">
        <w:rPr>
          <w:rFonts w:cs="Arial"/>
          <w:color w:val="000000"/>
          <w:sz w:val="22"/>
          <w:szCs w:val="22"/>
        </w:rPr>
        <w:t xml:space="preserve">Zur Erfüllung dieser Aufgabe übernimmt Sie die Leitung des Projektes und ist dem Auftraggeber gegenüber verantwortlich für die Erreichung der im Auftrag definierten Projektziele hinsichtlich der Termine, des Budgets, Leistungsumfangs und der Qualität. </w:t>
      </w:r>
    </w:p>
    <w:p w14:paraId="035530DF" w14:textId="2CD95E14" w:rsidR="004D1828" w:rsidRPr="004D1828" w:rsidRDefault="004D1828" w:rsidP="004D1828">
      <w:pPr>
        <w:spacing w:before="100" w:beforeAutospacing="1" w:after="100" w:afterAutospacing="1"/>
        <w:rPr>
          <w:rFonts w:cs="Arial"/>
          <w:color w:val="000000"/>
          <w:sz w:val="22"/>
          <w:szCs w:val="22"/>
        </w:rPr>
      </w:pPr>
      <w:r w:rsidRPr="004D1828">
        <w:rPr>
          <w:rFonts w:cs="Arial"/>
          <w:color w:val="000000"/>
          <w:sz w:val="22"/>
          <w:szCs w:val="22"/>
        </w:rPr>
        <w:t>Eine rechtzeitige Eskalation bei auftretenden Problemen, die außerhalb Ihres Fachbereichs liegen, verantwortet Sie ebenso.</w:t>
      </w:r>
      <w:r>
        <w:rPr>
          <w:rFonts w:cs="Arial"/>
          <w:color w:val="000000"/>
          <w:sz w:val="22"/>
          <w:szCs w:val="22"/>
        </w:rPr>
        <w:t xml:space="preserve"> </w:t>
      </w:r>
      <w:r w:rsidRPr="004D1828">
        <w:rPr>
          <w:rFonts w:cs="Arial"/>
          <w:color w:val="000000"/>
          <w:sz w:val="22"/>
          <w:szCs w:val="22"/>
        </w:rPr>
        <w:t>Sie fordert die Ressourcen an und verteilt die Aufgaben innerhalb des Projektteams.</w:t>
      </w:r>
    </w:p>
    <w:p w14:paraId="76407F59" w14:textId="4CFCB573" w:rsidR="004D1828" w:rsidRPr="004D1828" w:rsidRDefault="004D1828" w:rsidP="004D1828">
      <w:pPr>
        <w:spacing w:before="100" w:beforeAutospacing="1" w:after="100" w:afterAutospacing="1"/>
        <w:rPr>
          <w:rFonts w:cs="Arial"/>
          <w:color w:val="000000"/>
          <w:sz w:val="22"/>
          <w:szCs w:val="22"/>
        </w:rPr>
      </w:pPr>
      <w:r w:rsidRPr="004D1828">
        <w:rPr>
          <w:rFonts w:cs="Arial"/>
          <w:color w:val="000000"/>
          <w:sz w:val="22"/>
          <w:szCs w:val="22"/>
        </w:rPr>
        <w:t xml:space="preserve">Die Kontrolle und Steuerung aller Arbeitsergebnisse im Projekt zählen zudem zu Ihren </w:t>
      </w:r>
      <w:proofErr w:type="spellStart"/>
      <w:r w:rsidRPr="004D1828">
        <w:rPr>
          <w:rFonts w:cs="Arial"/>
          <w:color w:val="000000"/>
          <w:sz w:val="22"/>
          <w:szCs w:val="22"/>
        </w:rPr>
        <w:t>Kompeten-zen</w:t>
      </w:r>
      <w:proofErr w:type="spellEnd"/>
      <w:r w:rsidRPr="004D1828">
        <w:rPr>
          <w:rFonts w:cs="Arial"/>
          <w:color w:val="000000"/>
          <w:sz w:val="22"/>
          <w:szCs w:val="22"/>
        </w:rPr>
        <w:t>.</w:t>
      </w:r>
    </w:p>
    <w:p w14:paraId="53750B09" w14:textId="77777777" w:rsidR="001A67E1" w:rsidRPr="0097544C" w:rsidRDefault="00E86BE7" w:rsidP="006A0B72">
      <w:pPr>
        <w:pStyle w:val="Ttulo1"/>
        <w:numPr>
          <w:ilvl w:val="0"/>
          <w:numId w:val="0"/>
        </w:numPr>
      </w:pPr>
      <w:r>
        <w:br w:type="page"/>
      </w:r>
      <w:bookmarkStart w:id="5" w:name="_Toc142565842"/>
      <w:r w:rsidR="002022F9">
        <w:lastRenderedPageBreak/>
        <w:t>Strategie</w:t>
      </w:r>
      <w:r w:rsidR="005156E9" w:rsidRPr="0097544C">
        <w:t xml:space="preserve"> 4.5.1</w:t>
      </w:r>
      <w:r w:rsidR="00C11F73" w:rsidRPr="0097544C">
        <w:t>.</w:t>
      </w:r>
      <w:bookmarkEnd w:id="5"/>
    </w:p>
    <w:p w14:paraId="4C3538DA" w14:textId="77777777" w:rsidR="001A67E1" w:rsidRPr="006A0B72" w:rsidRDefault="002022F9" w:rsidP="0087717E">
      <w:pPr>
        <w:pStyle w:val="Ttulo2"/>
        <w:rPr>
          <w:sz w:val="22"/>
          <w:szCs w:val="22"/>
        </w:rPr>
      </w:pPr>
      <w:bookmarkStart w:id="6" w:name="_Toc142565843"/>
      <w:r w:rsidRPr="006A0B72">
        <w:rPr>
          <w:sz w:val="22"/>
          <w:szCs w:val="22"/>
        </w:rPr>
        <w:t>Beschreibung des Business Case zum Projekt</w:t>
      </w:r>
      <w:bookmarkEnd w:id="6"/>
    </w:p>
    <w:p w14:paraId="1042B9FE" w14:textId="46B6DB1A" w:rsidR="00D00B66" w:rsidRPr="00D00B66" w:rsidRDefault="00D00B66" w:rsidP="00D00B66">
      <w:pPr>
        <w:spacing w:before="100" w:beforeAutospacing="1" w:after="100" w:afterAutospacing="1"/>
        <w:rPr>
          <w:rFonts w:cs="Arial"/>
          <w:color w:val="000000"/>
          <w:sz w:val="22"/>
          <w:szCs w:val="22"/>
        </w:rPr>
      </w:pPr>
      <w:r w:rsidRPr="00D00B66">
        <w:rPr>
          <w:rFonts w:cs="Arial"/>
          <w:color w:val="000000"/>
          <w:sz w:val="22"/>
          <w:szCs w:val="22"/>
        </w:rPr>
        <w:t xml:space="preserve">Das beschriebene Projekt weist einen besonderen Nutzen vor, wenn das fixe Gesamtbudget des Projektes in Höhe von </w:t>
      </w:r>
      <w:r w:rsidR="003521B7">
        <w:rPr>
          <w:rFonts w:cs="Arial"/>
          <w:color w:val="000000"/>
          <w:sz w:val="22"/>
          <w:szCs w:val="22"/>
        </w:rPr>
        <w:t>120.485,02</w:t>
      </w:r>
      <w:r w:rsidRPr="00D00B66">
        <w:rPr>
          <w:rFonts w:cs="Arial"/>
          <w:color w:val="000000"/>
          <w:sz w:val="22"/>
          <w:szCs w:val="22"/>
        </w:rPr>
        <w:t xml:space="preserve"> € nicht überschritten wird und darüber hinaus alle Projektziele innerhalb des </w:t>
      </w:r>
      <w:proofErr w:type="spellStart"/>
      <w:r w:rsidRPr="00D00B66">
        <w:rPr>
          <w:rFonts w:cs="Arial"/>
          <w:color w:val="000000"/>
          <w:sz w:val="22"/>
          <w:szCs w:val="22"/>
        </w:rPr>
        <w:t>Ze</w:t>
      </w:r>
      <w:r w:rsidR="00143F1B">
        <w:rPr>
          <w:rFonts w:cs="Arial"/>
          <w:color w:val="000000"/>
          <w:sz w:val="22"/>
          <w:szCs w:val="22"/>
        </w:rPr>
        <w:t>ABC</w:t>
      </w:r>
      <w:r w:rsidRPr="00D00B66">
        <w:rPr>
          <w:rFonts w:cs="Arial"/>
          <w:color w:val="000000"/>
          <w:sz w:val="22"/>
          <w:szCs w:val="22"/>
        </w:rPr>
        <w:t>lanes</w:t>
      </w:r>
      <w:proofErr w:type="spellEnd"/>
      <w:r w:rsidRPr="00D00B66">
        <w:rPr>
          <w:rFonts w:cs="Arial"/>
          <w:color w:val="000000"/>
          <w:sz w:val="22"/>
          <w:szCs w:val="22"/>
        </w:rPr>
        <w:t xml:space="preserve"> erreicht werden.</w:t>
      </w:r>
    </w:p>
    <w:p w14:paraId="6AE60F86" w14:textId="59269CE7" w:rsidR="00D00B66" w:rsidRPr="00D00B66" w:rsidRDefault="00D00B66" w:rsidP="00D00B66">
      <w:pPr>
        <w:spacing w:before="100" w:beforeAutospacing="1" w:after="100" w:afterAutospacing="1"/>
        <w:rPr>
          <w:rFonts w:cs="Arial"/>
          <w:color w:val="000000"/>
          <w:sz w:val="22"/>
          <w:szCs w:val="22"/>
        </w:rPr>
      </w:pPr>
      <w:r w:rsidRPr="00D00B66">
        <w:rPr>
          <w:rFonts w:cs="Arial"/>
          <w:color w:val="000000"/>
          <w:sz w:val="22"/>
          <w:szCs w:val="22"/>
        </w:rPr>
        <w:t xml:space="preserve">Die monatlichen Kosten des Servicecenters der </w:t>
      </w:r>
      <w:r w:rsidR="00143F1B">
        <w:rPr>
          <w:rFonts w:cs="Arial"/>
          <w:color w:val="000000"/>
          <w:sz w:val="22"/>
          <w:szCs w:val="22"/>
        </w:rPr>
        <w:t>ABC</w:t>
      </w:r>
      <w:r w:rsidRPr="00D00B66">
        <w:rPr>
          <w:rFonts w:cs="Arial"/>
          <w:color w:val="000000"/>
          <w:sz w:val="22"/>
          <w:szCs w:val="22"/>
        </w:rPr>
        <w:t xml:space="preserve"> GmbH belaufen sich auf 32.000 €, die gegen-über der monatlichen Kosten des </w:t>
      </w:r>
      <w:proofErr w:type="gramStart"/>
      <w:r w:rsidRPr="00D00B66">
        <w:rPr>
          <w:rFonts w:cs="Arial"/>
          <w:color w:val="000000"/>
          <w:sz w:val="22"/>
          <w:szCs w:val="22"/>
        </w:rPr>
        <w:t>IT Betriebes</w:t>
      </w:r>
      <w:proofErr w:type="gramEnd"/>
      <w:r w:rsidRPr="00D00B66">
        <w:rPr>
          <w:rFonts w:cs="Arial"/>
          <w:color w:val="000000"/>
          <w:sz w:val="22"/>
          <w:szCs w:val="22"/>
        </w:rPr>
        <w:t xml:space="preserve"> der </w:t>
      </w:r>
      <w:proofErr w:type="spellStart"/>
      <w:r w:rsidRPr="00D00B66">
        <w:rPr>
          <w:rFonts w:cs="Arial"/>
          <w:color w:val="000000"/>
          <w:sz w:val="22"/>
          <w:szCs w:val="22"/>
        </w:rPr>
        <w:t>Beckedorfer</w:t>
      </w:r>
      <w:proofErr w:type="spellEnd"/>
      <w:r w:rsidRPr="00D00B66">
        <w:rPr>
          <w:rFonts w:cs="Arial"/>
          <w:color w:val="000000"/>
          <w:sz w:val="22"/>
          <w:szCs w:val="22"/>
        </w:rPr>
        <w:t xml:space="preserve"> Bank in Höhe von 46.000 €, zu ei-</w:t>
      </w:r>
      <w:proofErr w:type="spellStart"/>
      <w:r w:rsidRPr="00D00B66">
        <w:rPr>
          <w:rFonts w:cs="Arial"/>
          <w:color w:val="000000"/>
          <w:sz w:val="22"/>
          <w:szCs w:val="22"/>
        </w:rPr>
        <w:t>ner</w:t>
      </w:r>
      <w:proofErr w:type="spellEnd"/>
      <w:r w:rsidRPr="00D00B66">
        <w:rPr>
          <w:rFonts w:cs="Arial"/>
          <w:color w:val="000000"/>
          <w:sz w:val="22"/>
          <w:szCs w:val="22"/>
        </w:rPr>
        <w:t xml:space="preserve"> Reduzierung von 14.000 € führen. Demnach wird sich eine Amortisation innerhalb von 13 Mo-</w:t>
      </w:r>
      <w:proofErr w:type="spellStart"/>
      <w:r w:rsidRPr="00D00B66">
        <w:rPr>
          <w:rFonts w:cs="Arial"/>
          <w:color w:val="000000"/>
          <w:sz w:val="22"/>
          <w:szCs w:val="22"/>
        </w:rPr>
        <w:t>naten</w:t>
      </w:r>
      <w:proofErr w:type="spellEnd"/>
      <w:r w:rsidRPr="00D00B66">
        <w:rPr>
          <w:rFonts w:cs="Arial"/>
          <w:color w:val="000000"/>
          <w:sz w:val="22"/>
          <w:szCs w:val="22"/>
        </w:rPr>
        <w:t xml:space="preserve"> einstellen.</w:t>
      </w:r>
    </w:p>
    <w:p w14:paraId="16EE881C" w14:textId="6D6BC5AE" w:rsidR="00D00B66" w:rsidRPr="00D00B66" w:rsidRDefault="00D00B66" w:rsidP="00D00B66">
      <w:pPr>
        <w:spacing w:before="100" w:beforeAutospacing="1" w:after="100" w:afterAutospacing="1"/>
        <w:rPr>
          <w:rFonts w:cs="Arial"/>
          <w:color w:val="000000"/>
          <w:sz w:val="22"/>
          <w:szCs w:val="22"/>
        </w:rPr>
      </w:pPr>
      <w:r w:rsidRPr="00D00B66">
        <w:rPr>
          <w:rFonts w:cs="Arial"/>
          <w:color w:val="000000"/>
          <w:sz w:val="22"/>
          <w:szCs w:val="22"/>
        </w:rPr>
        <w:t xml:space="preserve">Weitere Nutzen stellen sich durch die Übernahme von Aufgaben einschließlich der Erfüllung von aufsichtsrechtlichen Anforderungen durch die </w:t>
      </w:r>
      <w:r w:rsidR="00143F1B">
        <w:rPr>
          <w:rFonts w:cs="Arial"/>
          <w:color w:val="000000"/>
          <w:sz w:val="22"/>
          <w:szCs w:val="22"/>
        </w:rPr>
        <w:t>ABC</w:t>
      </w:r>
      <w:r w:rsidRPr="00D00B66">
        <w:rPr>
          <w:rFonts w:cs="Arial"/>
          <w:color w:val="000000"/>
          <w:sz w:val="22"/>
          <w:szCs w:val="22"/>
        </w:rPr>
        <w:t xml:space="preserve"> GmbH, die Minimierung von Betriebsrisiken, der Zugang zu externem Spezialistenwissen, Effizienzsteigerungen und Qualitätsverbesserungen und einem flexiblen Kostenmodell dar, welches eine bedarfsgerechte Skalierung ermöglicht.</w:t>
      </w:r>
    </w:p>
    <w:p w14:paraId="3D1A3100" w14:textId="77777777" w:rsidR="002D49C5" w:rsidRPr="00740369" w:rsidRDefault="002D49C5" w:rsidP="005156E9">
      <w:pPr>
        <w:rPr>
          <w:sz w:val="22"/>
          <w:szCs w:val="22"/>
        </w:rPr>
      </w:pPr>
    </w:p>
    <w:p w14:paraId="3C87842B" w14:textId="77777777" w:rsidR="00017D2E" w:rsidRPr="006A0B72" w:rsidRDefault="00017D2E" w:rsidP="00017D2E">
      <w:pPr>
        <w:pStyle w:val="Ttulo2"/>
        <w:rPr>
          <w:sz w:val="22"/>
          <w:szCs w:val="22"/>
        </w:rPr>
      </w:pPr>
      <w:bookmarkStart w:id="7" w:name="_Toc142565844"/>
      <w:r w:rsidRPr="006A0B72">
        <w:rPr>
          <w:sz w:val="22"/>
          <w:szCs w:val="22"/>
        </w:rPr>
        <w:t xml:space="preserve">Nennung der kritischen Erfolgsfaktoren des </w:t>
      </w:r>
      <w:commentRangeStart w:id="8"/>
      <w:r w:rsidRPr="006A0B72">
        <w:rPr>
          <w:sz w:val="22"/>
          <w:szCs w:val="22"/>
        </w:rPr>
        <w:t>Projekts</w:t>
      </w:r>
      <w:bookmarkEnd w:id="7"/>
      <w:commentRangeEnd w:id="8"/>
      <w:r w:rsidR="002C76A5" w:rsidRPr="006A0B72">
        <w:rPr>
          <w:rStyle w:val="Refdecomentario"/>
          <w:b w:val="0"/>
          <w:sz w:val="22"/>
          <w:szCs w:val="22"/>
        </w:rPr>
        <w:commentReference w:id="8"/>
      </w:r>
    </w:p>
    <w:p w14:paraId="35E64395" w14:textId="77777777" w:rsidR="00B02186" w:rsidRPr="006A0B72" w:rsidRDefault="00B02186" w:rsidP="00B02186">
      <w:pPr>
        <w:rPr>
          <w:sz w:val="22"/>
          <w:szCs w:val="22"/>
        </w:rPr>
      </w:pPr>
      <w:r w:rsidRPr="006A0B72">
        <w:rPr>
          <w:sz w:val="22"/>
          <w:szCs w:val="22"/>
        </w:rPr>
        <w:t>Als kritische Erfolgsfaktoren konnten für dieses Projekt identifiziert werden:</w:t>
      </w:r>
    </w:p>
    <w:p w14:paraId="5DBB7C6D" w14:textId="77777777" w:rsidR="00DC5D2D" w:rsidRDefault="00DC5D2D" w:rsidP="00B02186"/>
    <w:p w14:paraId="2F25C443" w14:textId="77777777" w:rsidR="00D00B66" w:rsidRPr="00D00B66" w:rsidRDefault="00D00B66" w:rsidP="00D00B66">
      <w:pPr>
        <w:pStyle w:val="Prrafodelista"/>
        <w:numPr>
          <w:ilvl w:val="0"/>
          <w:numId w:val="14"/>
        </w:numPr>
        <w:rPr>
          <w:sz w:val="22"/>
          <w:szCs w:val="22"/>
        </w:rPr>
      </w:pPr>
      <w:r w:rsidRPr="00D00B66">
        <w:rPr>
          <w:sz w:val="22"/>
          <w:szCs w:val="22"/>
        </w:rPr>
        <w:t>Damit das Projekt überhaupt starten kann, muss der Migrationsvertrag vor dem offiziellen Start zum 01.09.22 vorliegen. Dieser wird als Projektauftrag gesehen.</w:t>
      </w:r>
    </w:p>
    <w:p w14:paraId="56E6FE67" w14:textId="77777777" w:rsidR="00D00B66" w:rsidRPr="00D00B66" w:rsidRDefault="00D00B66" w:rsidP="00D00B66">
      <w:pPr>
        <w:rPr>
          <w:sz w:val="22"/>
          <w:szCs w:val="22"/>
        </w:rPr>
      </w:pPr>
    </w:p>
    <w:p w14:paraId="76BA9ADE" w14:textId="3705A243" w:rsidR="00D00B66" w:rsidRPr="00D00B66" w:rsidRDefault="00D00B66" w:rsidP="00D00B66">
      <w:pPr>
        <w:pStyle w:val="Prrafodelista"/>
        <w:numPr>
          <w:ilvl w:val="0"/>
          <w:numId w:val="14"/>
        </w:numPr>
        <w:rPr>
          <w:sz w:val="22"/>
          <w:szCs w:val="22"/>
        </w:rPr>
      </w:pPr>
      <w:r w:rsidRPr="00D00B66">
        <w:rPr>
          <w:sz w:val="22"/>
          <w:szCs w:val="22"/>
        </w:rPr>
        <w:t>Die Vorlage des Betriebsvertrages ist für den Betriebsübergang (Cut Over) notwendig, da dieser sonst offiziell nicht durchgeführt werden darf. Hierzu erfolgt eine frühzeitige Abstimmung mit dem Kunden und Anlauf der offiziellen Prozesse.</w:t>
      </w:r>
    </w:p>
    <w:p w14:paraId="6FD4349A" w14:textId="77777777" w:rsidR="00D00B66" w:rsidRPr="00D00B66" w:rsidRDefault="00D00B66" w:rsidP="00D00B66">
      <w:pPr>
        <w:rPr>
          <w:sz w:val="22"/>
          <w:szCs w:val="22"/>
        </w:rPr>
      </w:pPr>
    </w:p>
    <w:p w14:paraId="3AF2DED3" w14:textId="691A74F4" w:rsidR="00D00B66" w:rsidRPr="00D00B66" w:rsidRDefault="00D00B66" w:rsidP="00D00B66">
      <w:pPr>
        <w:pStyle w:val="Prrafodelista"/>
        <w:numPr>
          <w:ilvl w:val="0"/>
          <w:numId w:val="14"/>
        </w:numPr>
        <w:rPr>
          <w:sz w:val="22"/>
          <w:szCs w:val="22"/>
        </w:rPr>
      </w:pPr>
      <w:r w:rsidRPr="00D00B66">
        <w:rPr>
          <w:sz w:val="22"/>
          <w:szCs w:val="22"/>
        </w:rPr>
        <w:t>Die Projektergebnisse werden in die Linie übergeben, die in das Projekt eingebunden wer-den. Die Projektergebnisse werden standardisiert.</w:t>
      </w:r>
    </w:p>
    <w:p w14:paraId="125B0744" w14:textId="77777777" w:rsidR="00D00B66" w:rsidRPr="00D00B66" w:rsidRDefault="00D00B66" w:rsidP="00D00B66">
      <w:pPr>
        <w:rPr>
          <w:sz w:val="22"/>
          <w:szCs w:val="22"/>
        </w:rPr>
      </w:pPr>
    </w:p>
    <w:p w14:paraId="49328189" w14:textId="10C46D96" w:rsidR="00D00B66" w:rsidRPr="00D00B66" w:rsidRDefault="00D00B66" w:rsidP="00D00B66">
      <w:pPr>
        <w:pStyle w:val="Prrafodelista"/>
        <w:numPr>
          <w:ilvl w:val="0"/>
          <w:numId w:val="14"/>
        </w:numPr>
        <w:rPr>
          <w:sz w:val="22"/>
          <w:szCs w:val="22"/>
        </w:rPr>
      </w:pPr>
      <w:r w:rsidRPr="00D00B66">
        <w:rPr>
          <w:sz w:val="22"/>
          <w:szCs w:val="22"/>
        </w:rPr>
        <w:t xml:space="preserve">Bestehende Hardware läuft während des Projektes aus dem EOS und muss innerhalb von 2 Monaten getauscht werden. Durch frühzeitige Kontrolle und Sensibilisierung der </w:t>
      </w:r>
      <w:proofErr w:type="spellStart"/>
      <w:r w:rsidRPr="00D00B66">
        <w:rPr>
          <w:sz w:val="22"/>
          <w:szCs w:val="22"/>
        </w:rPr>
        <w:t>Beckedorfer</w:t>
      </w:r>
      <w:proofErr w:type="spellEnd"/>
      <w:r w:rsidRPr="00D00B66">
        <w:rPr>
          <w:sz w:val="22"/>
          <w:szCs w:val="22"/>
        </w:rPr>
        <w:t xml:space="preserve"> Bank erfolgt ein Austausch aller Systeme vor dem Cut Over.</w:t>
      </w:r>
    </w:p>
    <w:p w14:paraId="31A049B3" w14:textId="77777777" w:rsidR="00D00B66" w:rsidRPr="00D00B66" w:rsidRDefault="00D00B66" w:rsidP="00D00B66">
      <w:pPr>
        <w:rPr>
          <w:sz w:val="22"/>
          <w:szCs w:val="22"/>
        </w:rPr>
      </w:pPr>
    </w:p>
    <w:p w14:paraId="2831C228" w14:textId="417CF2ED" w:rsidR="006A0B72" w:rsidRDefault="00D00B66" w:rsidP="00D00B66">
      <w:pPr>
        <w:pStyle w:val="Prrafodelista"/>
        <w:numPr>
          <w:ilvl w:val="0"/>
          <w:numId w:val="14"/>
        </w:numPr>
        <w:rPr>
          <w:sz w:val="22"/>
          <w:szCs w:val="22"/>
        </w:rPr>
      </w:pPr>
      <w:r w:rsidRPr="00D00B66">
        <w:rPr>
          <w:sz w:val="22"/>
          <w:szCs w:val="22"/>
        </w:rPr>
        <w:t xml:space="preserve">Mitarbeiter der Bank sind im Besitz von Administrationsrechten, die zum Betriebsübergang abgegeben werden müssen, da die Verantwortung ab diesem </w:t>
      </w:r>
      <w:proofErr w:type="spellStart"/>
      <w:r w:rsidRPr="00D00B66">
        <w:rPr>
          <w:sz w:val="22"/>
          <w:szCs w:val="22"/>
        </w:rPr>
        <w:t>Ze</w:t>
      </w:r>
      <w:r w:rsidR="00143F1B">
        <w:rPr>
          <w:sz w:val="22"/>
          <w:szCs w:val="22"/>
        </w:rPr>
        <w:t>ABC</w:t>
      </w:r>
      <w:r w:rsidRPr="00D00B66">
        <w:rPr>
          <w:sz w:val="22"/>
          <w:szCs w:val="22"/>
        </w:rPr>
        <w:t>unkt</w:t>
      </w:r>
      <w:proofErr w:type="spellEnd"/>
      <w:r w:rsidRPr="00D00B66">
        <w:rPr>
          <w:sz w:val="22"/>
          <w:szCs w:val="22"/>
        </w:rPr>
        <w:t xml:space="preserve"> bei der </w:t>
      </w:r>
      <w:r w:rsidR="00143F1B">
        <w:rPr>
          <w:sz w:val="22"/>
          <w:szCs w:val="22"/>
        </w:rPr>
        <w:t>ABC</w:t>
      </w:r>
      <w:r w:rsidRPr="00D00B66">
        <w:rPr>
          <w:sz w:val="22"/>
          <w:szCs w:val="22"/>
        </w:rPr>
        <w:t xml:space="preserve"> GmbH liegt. Über diesen Schritt wird die Bank frühzeitig informiert und vermittelt, dass die Administration nur von der </w:t>
      </w:r>
      <w:r w:rsidR="00143F1B">
        <w:rPr>
          <w:sz w:val="22"/>
          <w:szCs w:val="22"/>
        </w:rPr>
        <w:t>ABC</w:t>
      </w:r>
      <w:r w:rsidRPr="00D00B66">
        <w:rPr>
          <w:sz w:val="22"/>
          <w:szCs w:val="22"/>
        </w:rPr>
        <w:t xml:space="preserve"> GmbH durchgeführt werden kann.</w:t>
      </w:r>
      <w:r w:rsidR="006A0B72" w:rsidRPr="00D00B66">
        <w:rPr>
          <w:sz w:val="22"/>
          <w:szCs w:val="22"/>
        </w:rPr>
        <w:t xml:space="preserve"> </w:t>
      </w:r>
    </w:p>
    <w:p w14:paraId="0620BBEC" w14:textId="77777777" w:rsidR="00D00B66" w:rsidRPr="00D00B66" w:rsidRDefault="00D00B66" w:rsidP="00D00B66">
      <w:pPr>
        <w:rPr>
          <w:sz w:val="22"/>
          <w:szCs w:val="22"/>
        </w:rPr>
      </w:pPr>
    </w:p>
    <w:p w14:paraId="18AF5A93" w14:textId="73BA7DB0" w:rsidR="00BF3E2C" w:rsidRDefault="00BF3E2C" w:rsidP="005156E9">
      <w:pPr>
        <w:pStyle w:val="Ttulo1"/>
      </w:pPr>
      <w:bookmarkStart w:id="9" w:name="_Toc142565845"/>
      <w:r>
        <w:t>G</w:t>
      </w:r>
      <w:r w:rsidRPr="00BF3E2C">
        <w:t>overnance, Strukturen und Prozesse 04.03.02</w:t>
      </w:r>
      <w:bookmarkEnd w:id="9"/>
    </w:p>
    <w:p w14:paraId="1A3280F6" w14:textId="77777777" w:rsidR="00BF3E2C" w:rsidRPr="006A0B72" w:rsidRDefault="00BF3E2C" w:rsidP="005C1166">
      <w:pPr>
        <w:pStyle w:val="Ttulo2"/>
        <w:rPr>
          <w:sz w:val="22"/>
          <w:szCs w:val="22"/>
        </w:rPr>
      </w:pPr>
      <w:bookmarkStart w:id="10" w:name="_Toc142565846"/>
      <w:r w:rsidRPr="006A0B72">
        <w:rPr>
          <w:sz w:val="22"/>
          <w:szCs w:val="22"/>
        </w:rPr>
        <w:t>Begründung, warum es sich bei dem Vorhaben um ein Projekt handelt</w:t>
      </w:r>
      <w:bookmarkEnd w:id="10"/>
    </w:p>
    <w:p w14:paraId="2DD605B5" w14:textId="70CE2186" w:rsidR="00D00B66" w:rsidRPr="00D00B66" w:rsidRDefault="00D00B66" w:rsidP="00D00B66">
      <w:pPr>
        <w:rPr>
          <w:sz w:val="22"/>
          <w:szCs w:val="22"/>
        </w:rPr>
      </w:pPr>
      <w:r w:rsidRPr="00D00B66">
        <w:rPr>
          <w:sz w:val="22"/>
          <w:szCs w:val="22"/>
        </w:rPr>
        <w:t xml:space="preserve">Das beschriebene Projekt „Servicemigration IT-Servicecenter“ hat in dem begrenzten Zeitraum vom 01.09.2022 bis 01.09.2023 stattgefunden und verfügt über ein Budget in Höhe von </w:t>
      </w:r>
      <w:r w:rsidR="003521B7">
        <w:rPr>
          <w:sz w:val="22"/>
          <w:szCs w:val="22"/>
        </w:rPr>
        <w:t>120.485,02</w:t>
      </w:r>
      <w:r w:rsidRPr="00D00B66">
        <w:rPr>
          <w:sz w:val="22"/>
          <w:szCs w:val="22"/>
        </w:rPr>
        <w:t xml:space="preserve"> € mit 2</w:t>
      </w:r>
      <w:r w:rsidR="003521B7">
        <w:rPr>
          <w:sz w:val="22"/>
          <w:szCs w:val="22"/>
        </w:rPr>
        <w:t>1</w:t>
      </w:r>
      <w:r w:rsidRPr="00D00B66">
        <w:rPr>
          <w:sz w:val="22"/>
          <w:szCs w:val="22"/>
        </w:rPr>
        <w:t>4 PT.</w:t>
      </w:r>
    </w:p>
    <w:p w14:paraId="06A5ACED" w14:textId="77777777" w:rsidR="00D00B66" w:rsidRPr="00D00B66" w:rsidRDefault="00D00B66" w:rsidP="00D00B66">
      <w:pPr>
        <w:rPr>
          <w:sz w:val="22"/>
          <w:szCs w:val="22"/>
        </w:rPr>
      </w:pPr>
    </w:p>
    <w:p w14:paraId="1CE7AE1B" w14:textId="3E995A43" w:rsidR="00D00B66" w:rsidRPr="00D00B66" w:rsidRDefault="00D00B66" w:rsidP="00D00B66">
      <w:pPr>
        <w:rPr>
          <w:sz w:val="22"/>
          <w:szCs w:val="22"/>
        </w:rPr>
      </w:pPr>
      <w:r w:rsidRPr="00D00B66">
        <w:rPr>
          <w:sz w:val="22"/>
          <w:szCs w:val="22"/>
        </w:rPr>
        <w:t xml:space="preserve">Mit der ‘‘Einführung standardisierter Service- und Betriebsprozesse‘‘ ist das Projektoberziel </w:t>
      </w:r>
      <w:r w:rsidR="003521B7" w:rsidRPr="00D00B66">
        <w:rPr>
          <w:sz w:val="22"/>
          <w:szCs w:val="22"/>
        </w:rPr>
        <w:t>definiert</w:t>
      </w:r>
      <w:r w:rsidRPr="00D00B66">
        <w:rPr>
          <w:sz w:val="22"/>
          <w:szCs w:val="22"/>
        </w:rPr>
        <w:t>.</w:t>
      </w:r>
    </w:p>
    <w:p w14:paraId="7F0F0983" w14:textId="77777777" w:rsidR="00D00B66" w:rsidRPr="00D00B66" w:rsidRDefault="00D00B66" w:rsidP="00D00B66">
      <w:pPr>
        <w:rPr>
          <w:sz w:val="22"/>
          <w:szCs w:val="22"/>
        </w:rPr>
      </w:pPr>
    </w:p>
    <w:p w14:paraId="7EECE045" w14:textId="77777777" w:rsidR="00D00B66" w:rsidRPr="00D00B66" w:rsidRDefault="00D00B66" w:rsidP="00D00B66">
      <w:pPr>
        <w:rPr>
          <w:sz w:val="22"/>
          <w:szCs w:val="22"/>
        </w:rPr>
      </w:pPr>
      <w:r w:rsidRPr="00D00B66">
        <w:rPr>
          <w:sz w:val="22"/>
          <w:szCs w:val="22"/>
        </w:rPr>
        <w:t xml:space="preserve">Das Projekt ist mit regulatorischen und terminlichen Risken behaftet, wie z.B. Anforderungen der BaFin an die Bank und einer möglichen Verschiebung des </w:t>
      </w:r>
      <w:proofErr w:type="spellStart"/>
      <w:r w:rsidRPr="00D00B66">
        <w:rPr>
          <w:sz w:val="22"/>
          <w:szCs w:val="22"/>
        </w:rPr>
        <w:t>Betriesbübergangs</w:t>
      </w:r>
      <w:proofErr w:type="spellEnd"/>
      <w:r w:rsidRPr="00D00B66">
        <w:rPr>
          <w:sz w:val="22"/>
          <w:szCs w:val="22"/>
        </w:rPr>
        <w:t>.</w:t>
      </w:r>
    </w:p>
    <w:p w14:paraId="6064B6AB" w14:textId="77777777" w:rsidR="00D00B66" w:rsidRPr="00D00B66" w:rsidRDefault="00D00B66" w:rsidP="00D00B66">
      <w:pPr>
        <w:rPr>
          <w:sz w:val="22"/>
          <w:szCs w:val="22"/>
        </w:rPr>
      </w:pPr>
    </w:p>
    <w:p w14:paraId="09024E7B" w14:textId="77777777" w:rsidR="00D00B66" w:rsidRDefault="00D00B66" w:rsidP="00D00B66">
      <w:pPr>
        <w:rPr>
          <w:sz w:val="22"/>
          <w:szCs w:val="22"/>
        </w:rPr>
      </w:pPr>
      <w:r w:rsidRPr="00D00B66">
        <w:rPr>
          <w:sz w:val="22"/>
          <w:szCs w:val="22"/>
        </w:rPr>
        <w:lastRenderedPageBreak/>
        <w:t xml:space="preserve">Der Auftraggeber dieses Projektes ist der Geschäftsführer Herr Stephan </w:t>
      </w:r>
      <w:proofErr w:type="spellStart"/>
      <w:r w:rsidRPr="00D00B66">
        <w:rPr>
          <w:sz w:val="22"/>
          <w:szCs w:val="22"/>
        </w:rPr>
        <w:t>Bonka</w:t>
      </w:r>
      <w:proofErr w:type="spellEnd"/>
      <w:r w:rsidRPr="00D00B66">
        <w:rPr>
          <w:sz w:val="22"/>
          <w:szCs w:val="22"/>
        </w:rPr>
        <w:t xml:space="preserve"> der </w:t>
      </w:r>
      <w:proofErr w:type="spellStart"/>
      <w:r w:rsidRPr="00D00B66">
        <w:rPr>
          <w:sz w:val="22"/>
          <w:szCs w:val="22"/>
        </w:rPr>
        <w:t>Beckedorfer</w:t>
      </w:r>
      <w:proofErr w:type="spellEnd"/>
      <w:r w:rsidRPr="00D00B66">
        <w:rPr>
          <w:sz w:val="22"/>
          <w:szCs w:val="22"/>
        </w:rPr>
        <w:t xml:space="preserve"> Bank. Das Projekt findet in einer Matrixorganisation statt und setzt sich fachübergreifend aus </w:t>
      </w:r>
    </w:p>
    <w:p w14:paraId="04157CFE" w14:textId="77777777" w:rsidR="00D00B66" w:rsidRDefault="00D00B66" w:rsidP="00D00B66">
      <w:pPr>
        <w:rPr>
          <w:sz w:val="22"/>
          <w:szCs w:val="22"/>
        </w:rPr>
      </w:pPr>
      <w:r w:rsidRPr="00D00B66">
        <w:rPr>
          <w:sz w:val="22"/>
          <w:szCs w:val="22"/>
        </w:rPr>
        <w:t>Mitarbeitern aus den Abteilungen SC Projektservices, SC Produktservices (</w:t>
      </w:r>
      <w:proofErr w:type="gramStart"/>
      <w:r w:rsidRPr="00D00B66">
        <w:rPr>
          <w:sz w:val="22"/>
          <w:szCs w:val="22"/>
        </w:rPr>
        <w:t>MA Linie</w:t>
      </w:r>
      <w:proofErr w:type="gramEnd"/>
      <w:r w:rsidRPr="00D00B66">
        <w:rPr>
          <w:sz w:val="22"/>
          <w:szCs w:val="22"/>
        </w:rPr>
        <w:t xml:space="preserve">), </w:t>
      </w:r>
    </w:p>
    <w:p w14:paraId="12FC084F" w14:textId="0BFD00D4" w:rsidR="00C05CF5" w:rsidRDefault="00D00B66" w:rsidP="00D00B66">
      <w:r w:rsidRPr="00D00B66">
        <w:rPr>
          <w:sz w:val="22"/>
          <w:szCs w:val="22"/>
        </w:rPr>
        <w:t>SC Auftragsmanagement (</w:t>
      </w:r>
      <w:proofErr w:type="gramStart"/>
      <w:r w:rsidRPr="00D00B66">
        <w:rPr>
          <w:sz w:val="22"/>
          <w:szCs w:val="22"/>
        </w:rPr>
        <w:t>MA Linie</w:t>
      </w:r>
      <w:proofErr w:type="gramEnd"/>
      <w:r w:rsidRPr="00D00B66">
        <w:rPr>
          <w:sz w:val="22"/>
          <w:szCs w:val="22"/>
        </w:rPr>
        <w:t xml:space="preserve">) und SC </w:t>
      </w:r>
      <w:proofErr w:type="spellStart"/>
      <w:r w:rsidRPr="00D00B66">
        <w:rPr>
          <w:sz w:val="22"/>
          <w:szCs w:val="22"/>
        </w:rPr>
        <w:t>Incidentmanagement</w:t>
      </w:r>
      <w:proofErr w:type="spellEnd"/>
      <w:r w:rsidRPr="00D00B66">
        <w:rPr>
          <w:sz w:val="22"/>
          <w:szCs w:val="22"/>
        </w:rPr>
        <w:t xml:space="preserve"> (MA Linie) zusammen.</w:t>
      </w:r>
    </w:p>
    <w:p w14:paraId="6EFD1024" w14:textId="77777777" w:rsidR="001C0B95" w:rsidRDefault="001C0B95" w:rsidP="00BF3E2C">
      <w:pPr>
        <w:rPr>
          <w:sz w:val="22"/>
          <w:szCs w:val="22"/>
        </w:rPr>
      </w:pPr>
    </w:p>
    <w:p w14:paraId="374B27E0" w14:textId="77777777" w:rsidR="001C0B95" w:rsidRDefault="001C0B95" w:rsidP="00BF3E2C">
      <w:pPr>
        <w:rPr>
          <w:sz w:val="22"/>
          <w:szCs w:val="22"/>
        </w:rPr>
      </w:pPr>
    </w:p>
    <w:p w14:paraId="59459D1B" w14:textId="77777777" w:rsidR="00BF3E2C" w:rsidRDefault="00BF3E2C" w:rsidP="005C1166">
      <w:pPr>
        <w:pStyle w:val="Ttulo2"/>
      </w:pPr>
      <w:bookmarkStart w:id="11" w:name="_Toc142565847"/>
      <w:r w:rsidRPr="00BF3E2C">
        <w:t>Nennung der Projektart des Projektes und</w:t>
      </w:r>
      <w:r>
        <w:t xml:space="preserve"> </w:t>
      </w:r>
      <w:r w:rsidRPr="00BF3E2C">
        <w:t>Begründung der Einordnung</w:t>
      </w:r>
      <w:bookmarkEnd w:id="11"/>
    </w:p>
    <w:p w14:paraId="4AE3C2A7" w14:textId="5EC25179" w:rsidR="00EA3CF1" w:rsidRPr="00EA3CF1" w:rsidRDefault="00EA3CF1" w:rsidP="00EA3CF1">
      <w:pPr>
        <w:rPr>
          <w:sz w:val="22"/>
          <w:szCs w:val="22"/>
        </w:rPr>
      </w:pPr>
      <w:r w:rsidRPr="00EA3CF1">
        <w:rPr>
          <w:sz w:val="22"/>
          <w:szCs w:val="22"/>
        </w:rPr>
        <w:t xml:space="preserve">Bei dem Projekt „Servicemigration IT-Servicecenter“ geht es um die Einführung standardisierter Service- und Betriebsprozesse in der IT-Abteilung der </w:t>
      </w:r>
      <w:proofErr w:type="spellStart"/>
      <w:r w:rsidRPr="00EA3CF1">
        <w:rPr>
          <w:sz w:val="22"/>
          <w:szCs w:val="22"/>
        </w:rPr>
        <w:t>Beckedorfer</w:t>
      </w:r>
      <w:proofErr w:type="spellEnd"/>
      <w:r w:rsidRPr="00EA3CF1">
        <w:rPr>
          <w:sz w:val="22"/>
          <w:szCs w:val="22"/>
        </w:rPr>
        <w:t xml:space="preserve"> Bank, durch die </w:t>
      </w:r>
      <w:r w:rsidR="00143F1B">
        <w:rPr>
          <w:sz w:val="22"/>
          <w:szCs w:val="22"/>
        </w:rPr>
        <w:t>ABC</w:t>
      </w:r>
      <w:r w:rsidRPr="00EA3CF1">
        <w:rPr>
          <w:sz w:val="22"/>
          <w:szCs w:val="22"/>
        </w:rPr>
        <w:t xml:space="preserve"> GmbH.</w:t>
      </w:r>
    </w:p>
    <w:p w14:paraId="1EAF63F3" w14:textId="77777777" w:rsidR="00EA3CF1" w:rsidRPr="00EA3CF1" w:rsidRDefault="00EA3CF1" w:rsidP="00EA3CF1">
      <w:pPr>
        <w:rPr>
          <w:sz w:val="22"/>
          <w:szCs w:val="22"/>
        </w:rPr>
      </w:pPr>
    </w:p>
    <w:p w14:paraId="5C7C71AC" w14:textId="3AE544D2" w:rsidR="001C0B95" w:rsidRPr="00EA3CF1" w:rsidRDefault="00EA3CF1" w:rsidP="00EA3CF1">
      <w:pPr>
        <w:rPr>
          <w:sz w:val="22"/>
          <w:szCs w:val="22"/>
        </w:rPr>
      </w:pPr>
      <w:r w:rsidRPr="00EA3CF1">
        <w:rPr>
          <w:sz w:val="22"/>
          <w:szCs w:val="22"/>
        </w:rPr>
        <w:t xml:space="preserve">Durch die Einführung werden Aufgaben und Prozesse der IT-Abteilung der Bank an die </w:t>
      </w:r>
      <w:r w:rsidR="00143F1B">
        <w:rPr>
          <w:sz w:val="22"/>
          <w:szCs w:val="22"/>
        </w:rPr>
        <w:t>ABC</w:t>
      </w:r>
      <w:r w:rsidRPr="00EA3CF1">
        <w:rPr>
          <w:sz w:val="22"/>
          <w:szCs w:val="22"/>
        </w:rPr>
        <w:t xml:space="preserve"> GmbH teils übertragen, neu strukturiert und gegebenenfalls erweitert. Es handelt sich deshalb um ein Organisationsprojekt, das bei der </w:t>
      </w:r>
      <w:r w:rsidR="00143F1B">
        <w:rPr>
          <w:sz w:val="22"/>
          <w:szCs w:val="22"/>
        </w:rPr>
        <w:t>ABC</w:t>
      </w:r>
      <w:r w:rsidRPr="00EA3CF1">
        <w:rPr>
          <w:sz w:val="22"/>
          <w:szCs w:val="22"/>
        </w:rPr>
        <w:t xml:space="preserve"> als Migrationsprojekt bezeichnet wird.</w:t>
      </w:r>
    </w:p>
    <w:p w14:paraId="4ED85DE9" w14:textId="77777777" w:rsidR="001C0B95" w:rsidRDefault="001C0B95" w:rsidP="00BF3E2C">
      <w:pPr>
        <w:rPr>
          <w:sz w:val="22"/>
          <w:szCs w:val="22"/>
        </w:rPr>
      </w:pPr>
    </w:p>
    <w:p w14:paraId="5D979BB8" w14:textId="77777777" w:rsidR="001C0B95" w:rsidRPr="00BF3E2C" w:rsidRDefault="001C0B95" w:rsidP="00BF3E2C">
      <w:pPr>
        <w:rPr>
          <w:sz w:val="22"/>
          <w:szCs w:val="22"/>
        </w:rPr>
      </w:pPr>
    </w:p>
    <w:p w14:paraId="1C3DC726" w14:textId="77777777" w:rsidR="00BF3E2C" w:rsidRPr="00B579A4" w:rsidRDefault="00B579A4" w:rsidP="005C1166">
      <w:pPr>
        <w:pStyle w:val="Ttulo2"/>
      </w:pPr>
      <w:bookmarkStart w:id="12" w:name="_Toc142565848"/>
      <w:r w:rsidRPr="00B579A4">
        <w:t>Nennung und Begründung der Klassifizierung des</w:t>
      </w:r>
      <w:r>
        <w:t xml:space="preserve"> </w:t>
      </w:r>
      <w:r w:rsidRPr="00B579A4">
        <w:t>Projekts aus Sicht der Organisation</w:t>
      </w:r>
      <w:bookmarkEnd w:id="12"/>
    </w:p>
    <w:p w14:paraId="51567EA9" w14:textId="4B09B79C" w:rsidR="00EA3CF1" w:rsidRDefault="00EA3CF1" w:rsidP="00BF3E2C">
      <w:pPr>
        <w:rPr>
          <w:sz w:val="22"/>
          <w:szCs w:val="22"/>
        </w:rPr>
      </w:pPr>
      <w:r w:rsidRPr="00EA3CF1">
        <w:rPr>
          <w:sz w:val="22"/>
          <w:szCs w:val="22"/>
        </w:rPr>
        <w:t xml:space="preserve">Das externe und nationale Projekt, welches durch die </w:t>
      </w:r>
      <w:proofErr w:type="spellStart"/>
      <w:r w:rsidRPr="00EA3CF1">
        <w:rPr>
          <w:sz w:val="22"/>
          <w:szCs w:val="22"/>
        </w:rPr>
        <w:t>Beckedorfer</w:t>
      </w:r>
      <w:proofErr w:type="spellEnd"/>
      <w:r w:rsidRPr="00EA3CF1">
        <w:rPr>
          <w:sz w:val="22"/>
          <w:szCs w:val="22"/>
        </w:rPr>
        <w:t xml:space="preserve"> Bank in Auftrag gegeben wurde, gilt bei der </w:t>
      </w:r>
      <w:r w:rsidR="00143F1B">
        <w:rPr>
          <w:sz w:val="22"/>
          <w:szCs w:val="22"/>
        </w:rPr>
        <w:t>ABC</w:t>
      </w:r>
      <w:r w:rsidRPr="00EA3CF1">
        <w:rPr>
          <w:sz w:val="22"/>
          <w:szCs w:val="22"/>
        </w:rPr>
        <w:t xml:space="preserve"> GmbH mit einem Budget von </w:t>
      </w:r>
      <w:r>
        <w:rPr>
          <w:sz w:val="22"/>
          <w:szCs w:val="22"/>
        </w:rPr>
        <w:t>120.485,02</w:t>
      </w:r>
      <w:r w:rsidRPr="00EA3CF1">
        <w:rPr>
          <w:sz w:val="22"/>
          <w:szCs w:val="22"/>
        </w:rPr>
        <w:t xml:space="preserve"> € als mittleres Projekt. Die Priorität wird bei diesem Projekt als hoch angesehen und misst diesem aus Sicht der Organisation eine niedrige strategische Bedeutung bei. Eine Gefährdung für die Organisation ist nicht gegeben, </w:t>
      </w:r>
    </w:p>
    <w:p w14:paraId="090DC676" w14:textId="221FD840" w:rsidR="00BF3E2C" w:rsidRDefault="00EA3CF1" w:rsidP="00BF3E2C">
      <w:pPr>
        <w:rPr>
          <w:sz w:val="22"/>
          <w:szCs w:val="22"/>
        </w:rPr>
      </w:pPr>
      <w:r w:rsidRPr="00EA3CF1">
        <w:rPr>
          <w:sz w:val="22"/>
          <w:szCs w:val="22"/>
        </w:rPr>
        <w:t>sollten Projektziele nicht erreicht werden</w:t>
      </w:r>
      <w:r w:rsidR="00EE538F">
        <w:rPr>
          <w:sz w:val="22"/>
          <w:szCs w:val="22"/>
        </w:rPr>
        <w:t>.</w:t>
      </w:r>
    </w:p>
    <w:p w14:paraId="7083658C" w14:textId="77777777" w:rsidR="006C00DA" w:rsidRDefault="006C00DA" w:rsidP="00BF3E2C">
      <w:pPr>
        <w:rPr>
          <w:sz w:val="22"/>
          <w:szCs w:val="22"/>
        </w:rPr>
      </w:pPr>
    </w:p>
    <w:p w14:paraId="37C2070D" w14:textId="77777777" w:rsidR="001C0B95" w:rsidRDefault="001C0B95" w:rsidP="00BF3E2C">
      <w:pPr>
        <w:rPr>
          <w:sz w:val="22"/>
          <w:szCs w:val="22"/>
        </w:rPr>
      </w:pPr>
    </w:p>
    <w:p w14:paraId="1965B6E2" w14:textId="77777777" w:rsidR="001C0B95" w:rsidRDefault="001C0B95" w:rsidP="00BF3E2C">
      <w:pPr>
        <w:rPr>
          <w:sz w:val="22"/>
          <w:szCs w:val="22"/>
        </w:rPr>
      </w:pPr>
    </w:p>
    <w:p w14:paraId="6E25BA5D" w14:textId="77777777" w:rsidR="00BF3E2C" w:rsidRPr="00B579A4" w:rsidRDefault="00B579A4" w:rsidP="00B579A4">
      <w:pPr>
        <w:pStyle w:val="Ttulo2"/>
      </w:pPr>
      <w:bookmarkStart w:id="13" w:name="_Toc142565849"/>
      <w:r w:rsidRPr="00B579A4">
        <w:t>Nennung der Strukturen der Organisation</w:t>
      </w:r>
      <w:bookmarkEnd w:id="13"/>
    </w:p>
    <w:p w14:paraId="64F518B6" w14:textId="77777777" w:rsidR="003521B7" w:rsidRPr="003521B7" w:rsidRDefault="003521B7" w:rsidP="003521B7">
      <w:pPr>
        <w:rPr>
          <w:sz w:val="22"/>
          <w:szCs w:val="22"/>
        </w:rPr>
      </w:pPr>
      <w:r w:rsidRPr="003521B7">
        <w:rPr>
          <w:sz w:val="22"/>
          <w:szCs w:val="22"/>
        </w:rPr>
        <w:t>Bei dem beschriebenen Projekt „Servicemigration IT-Servicecenter“ geht es um ein Einzelprojekt.</w:t>
      </w:r>
    </w:p>
    <w:p w14:paraId="29C1E080" w14:textId="77777777" w:rsidR="003521B7" w:rsidRPr="003521B7" w:rsidRDefault="003521B7" w:rsidP="003521B7">
      <w:pPr>
        <w:rPr>
          <w:sz w:val="22"/>
          <w:szCs w:val="22"/>
        </w:rPr>
      </w:pPr>
    </w:p>
    <w:p w14:paraId="3CF680BD" w14:textId="7739B8EA" w:rsidR="003521B7" w:rsidRDefault="003521B7" w:rsidP="003521B7">
      <w:pPr>
        <w:rPr>
          <w:sz w:val="22"/>
          <w:szCs w:val="22"/>
        </w:rPr>
      </w:pPr>
      <w:r w:rsidRPr="003521B7">
        <w:rPr>
          <w:sz w:val="22"/>
          <w:szCs w:val="22"/>
        </w:rPr>
        <w:t xml:space="preserve">Die Projektleiterin der </w:t>
      </w:r>
      <w:r w:rsidR="00143F1B">
        <w:rPr>
          <w:sz w:val="22"/>
          <w:szCs w:val="22"/>
        </w:rPr>
        <w:t>ABC</w:t>
      </w:r>
      <w:r w:rsidRPr="003521B7">
        <w:rPr>
          <w:sz w:val="22"/>
          <w:szCs w:val="22"/>
        </w:rPr>
        <w:t xml:space="preserve"> GmbH koordiniert und steuert das Projekt und das Projektteam in </w:t>
      </w:r>
    </w:p>
    <w:p w14:paraId="0DCE54F0" w14:textId="1E65D7F0" w:rsidR="003521B7" w:rsidRPr="003521B7" w:rsidRDefault="003521B7" w:rsidP="003521B7">
      <w:pPr>
        <w:rPr>
          <w:sz w:val="22"/>
          <w:szCs w:val="22"/>
        </w:rPr>
      </w:pPr>
      <w:r w:rsidRPr="003521B7">
        <w:rPr>
          <w:sz w:val="22"/>
          <w:szCs w:val="22"/>
        </w:rPr>
        <w:t xml:space="preserve">Zusammenarbeit mit seiner Stellvertreterin. Sie verantwortet das Projekt gegenüber dem Kunden und innerhalb der </w:t>
      </w:r>
      <w:r w:rsidR="00143F1B">
        <w:rPr>
          <w:sz w:val="22"/>
          <w:szCs w:val="22"/>
        </w:rPr>
        <w:t>ABC</w:t>
      </w:r>
      <w:r w:rsidRPr="003521B7">
        <w:rPr>
          <w:sz w:val="22"/>
          <w:szCs w:val="22"/>
        </w:rPr>
        <w:t xml:space="preserve"> GmbH und ist damit Ansprechpartnerin und erste Eskalationsinstanz.</w:t>
      </w:r>
    </w:p>
    <w:p w14:paraId="3F9D24C6" w14:textId="77777777" w:rsidR="003521B7" w:rsidRPr="003521B7" w:rsidRDefault="003521B7" w:rsidP="003521B7">
      <w:pPr>
        <w:rPr>
          <w:sz w:val="22"/>
          <w:szCs w:val="22"/>
        </w:rPr>
      </w:pPr>
    </w:p>
    <w:p w14:paraId="0A989281" w14:textId="77777777" w:rsidR="003521B7" w:rsidRPr="003521B7" w:rsidRDefault="003521B7" w:rsidP="003521B7">
      <w:pPr>
        <w:rPr>
          <w:sz w:val="22"/>
          <w:szCs w:val="22"/>
        </w:rPr>
      </w:pPr>
      <w:r w:rsidRPr="003521B7">
        <w:rPr>
          <w:sz w:val="22"/>
          <w:szCs w:val="22"/>
        </w:rPr>
        <w:t>Das Projektoffice unterstützt die Projektleiterin und das Projektteam bei ihren Aufgaben hinsichtlich Organisation, Nachverfolgung von Aufgaben und Initiieren von Abstimmungen. Das Projektteam ist aufgeteilt in Arbeitspaketverantwortliche, welche für ihr jeweiliges Fachthema und die zugehörigen Aktivitäten im Migrationsplan verantwortlich sind.</w:t>
      </w:r>
    </w:p>
    <w:p w14:paraId="1A3918C9" w14:textId="77777777" w:rsidR="003521B7" w:rsidRPr="003521B7" w:rsidRDefault="003521B7" w:rsidP="003521B7">
      <w:pPr>
        <w:rPr>
          <w:sz w:val="22"/>
          <w:szCs w:val="22"/>
        </w:rPr>
      </w:pPr>
    </w:p>
    <w:p w14:paraId="210E290C" w14:textId="1B789A28" w:rsidR="001C0B95" w:rsidRDefault="003521B7" w:rsidP="003521B7">
      <w:pPr>
        <w:rPr>
          <w:sz w:val="22"/>
          <w:szCs w:val="22"/>
        </w:rPr>
      </w:pPr>
      <w:r w:rsidRPr="003521B7">
        <w:rPr>
          <w:sz w:val="22"/>
          <w:szCs w:val="22"/>
        </w:rPr>
        <w:t>Zum Lenkungsausschuss gehören der zuständige Geschäftsführer, Abteilungsleiter, Auftraggeber und auf Anforderung der Geschäftsführung auch die Projektleiterin.</w:t>
      </w:r>
    </w:p>
    <w:p w14:paraId="42F414A6" w14:textId="77777777" w:rsidR="001C0B95" w:rsidRPr="00BF3E2C" w:rsidRDefault="001C0B95" w:rsidP="00BF3E2C">
      <w:pPr>
        <w:rPr>
          <w:sz w:val="22"/>
          <w:szCs w:val="22"/>
        </w:rPr>
      </w:pPr>
    </w:p>
    <w:p w14:paraId="28C8F468" w14:textId="77777777" w:rsidR="00861B01" w:rsidRDefault="00861B01" w:rsidP="00BF3E2C">
      <w:pPr>
        <w:rPr>
          <w:sz w:val="22"/>
          <w:szCs w:val="22"/>
        </w:rPr>
      </w:pPr>
    </w:p>
    <w:p w14:paraId="4054F3ED" w14:textId="77777777" w:rsidR="0020354F" w:rsidRPr="00BF3E2C" w:rsidRDefault="0020354F" w:rsidP="00BF3E2C">
      <w:pPr>
        <w:rPr>
          <w:sz w:val="22"/>
          <w:szCs w:val="22"/>
        </w:rPr>
      </w:pPr>
    </w:p>
    <w:p w14:paraId="161EA324" w14:textId="77777777" w:rsidR="005156E9" w:rsidRDefault="00BF3E2C" w:rsidP="005156E9">
      <w:pPr>
        <w:pStyle w:val="Ttulo1"/>
      </w:pPr>
      <w:r>
        <w:br w:type="page"/>
      </w:r>
      <w:bookmarkStart w:id="14" w:name="_Toc142565850"/>
      <w:r w:rsidR="005156E9">
        <w:lastRenderedPageBreak/>
        <w:t>Anforderungen und Ziele 4.5.2</w:t>
      </w:r>
      <w:r w:rsidR="00B5150F">
        <w:t>.</w:t>
      </w:r>
      <w:bookmarkEnd w:id="14"/>
    </w:p>
    <w:p w14:paraId="37504C9B" w14:textId="226E4F19" w:rsidR="000672C1" w:rsidRPr="000554D3" w:rsidRDefault="000672C1" w:rsidP="000672C1">
      <w:pPr>
        <w:pStyle w:val="Ttulo2"/>
      </w:pPr>
      <w:bookmarkStart w:id="15" w:name="_Toc142565851"/>
      <w:r>
        <w:t>Steckbrief</w:t>
      </w:r>
      <w:bookmarkEnd w:id="15"/>
    </w:p>
    <w:tbl>
      <w:tblPr>
        <w:tblW w:w="4961"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3210"/>
        <w:gridCol w:w="1977"/>
        <w:gridCol w:w="1152"/>
        <w:gridCol w:w="331"/>
        <w:gridCol w:w="263"/>
        <w:gridCol w:w="498"/>
        <w:gridCol w:w="675"/>
        <w:gridCol w:w="1441"/>
      </w:tblGrid>
      <w:tr w:rsidR="000672C1" w:rsidRPr="00740369" w14:paraId="39AFB19C" w14:textId="77777777" w:rsidTr="00833F4E">
        <w:trPr>
          <w:trHeight w:val="298"/>
        </w:trPr>
        <w:tc>
          <w:tcPr>
            <w:tcW w:w="9547" w:type="dxa"/>
            <w:gridSpan w:val="8"/>
            <w:shd w:val="clear" w:color="auto" w:fill="A8D08D"/>
          </w:tcPr>
          <w:p w14:paraId="1E979EB1" w14:textId="77777777" w:rsidR="000672C1" w:rsidRPr="00F81F5E" w:rsidRDefault="000672C1" w:rsidP="00881021">
            <w:pPr>
              <w:pStyle w:val="Encabezado"/>
              <w:spacing w:before="60" w:after="60"/>
              <w:ind w:left="113"/>
              <w:rPr>
                <w:rFonts w:cs="Arial"/>
                <w:b/>
                <w:bCs/>
              </w:rPr>
            </w:pPr>
            <w:commentRangeStart w:id="16"/>
            <w:r w:rsidRPr="00F81F5E">
              <w:rPr>
                <w:rFonts w:cs="Arial"/>
                <w:b/>
                <w:bCs/>
              </w:rPr>
              <w:t>Projektsteckbrief</w:t>
            </w:r>
            <w:commentRangeEnd w:id="16"/>
            <w:r w:rsidR="002C76A5" w:rsidRPr="00F81F5E">
              <w:rPr>
                <w:rStyle w:val="Refdecomentario"/>
                <w:sz w:val="20"/>
                <w:szCs w:val="20"/>
              </w:rPr>
              <w:commentReference w:id="16"/>
            </w:r>
          </w:p>
        </w:tc>
      </w:tr>
      <w:tr w:rsidR="000672C1" w:rsidRPr="00740369" w14:paraId="416662BF" w14:textId="77777777" w:rsidTr="00833F4E">
        <w:trPr>
          <w:trHeight w:val="365"/>
        </w:trPr>
        <w:tc>
          <w:tcPr>
            <w:tcW w:w="3210" w:type="dxa"/>
            <w:shd w:val="clear" w:color="auto" w:fill="A8D08D"/>
          </w:tcPr>
          <w:p w14:paraId="243D8830" w14:textId="77777777" w:rsidR="000672C1" w:rsidRPr="00F81F5E" w:rsidRDefault="000672C1" w:rsidP="00881021">
            <w:pPr>
              <w:pStyle w:val="Encabezado"/>
              <w:spacing w:before="120" w:after="60"/>
              <w:ind w:left="113"/>
              <w:rPr>
                <w:rFonts w:cs="Arial"/>
                <w:b/>
                <w:bCs/>
              </w:rPr>
            </w:pPr>
            <w:r w:rsidRPr="00F81F5E">
              <w:rPr>
                <w:rFonts w:cs="Arial"/>
                <w:b/>
                <w:bCs/>
              </w:rPr>
              <w:t>Projektbezeichnung:</w:t>
            </w:r>
          </w:p>
        </w:tc>
        <w:tc>
          <w:tcPr>
            <w:tcW w:w="6337" w:type="dxa"/>
            <w:gridSpan w:val="7"/>
          </w:tcPr>
          <w:p w14:paraId="679E5D18" w14:textId="437F98EB" w:rsidR="000672C1" w:rsidRPr="00A31AE5" w:rsidRDefault="003316C7" w:rsidP="00881021">
            <w:pPr>
              <w:rPr>
                <w:rFonts w:cs="Arial"/>
              </w:rPr>
            </w:pPr>
            <w:r>
              <w:t>Servicemigration IT-Servicecenter</w:t>
            </w:r>
          </w:p>
        </w:tc>
      </w:tr>
      <w:tr w:rsidR="000672C1" w:rsidRPr="00740369" w14:paraId="0378F772" w14:textId="77777777" w:rsidTr="00833F4E">
        <w:trPr>
          <w:trHeight w:val="365"/>
        </w:trPr>
        <w:tc>
          <w:tcPr>
            <w:tcW w:w="3210" w:type="dxa"/>
            <w:tcBorders>
              <w:top w:val="single" w:sz="6" w:space="0" w:color="auto"/>
              <w:left w:val="single" w:sz="6" w:space="0" w:color="auto"/>
              <w:bottom w:val="single" w:sz="6" w:space="0" w:color="auto"/>
              <w:right w:val="single" w:sz="6" w:space="0" w:color="auto"/>
            </w:tcBorders>
            <w:shd w:val="clear" w:color="auto" w:fill="A8D08D"/>
          </w:tcPr>
          <w:p w14:paraId="0FE70AFD" w14:textId="77777777" w:rsidR="000672C1" w:rsidRPr="00F81F5E" w:rsidRDefault="000672C1" w:rsidP="00881021">
            <w:pPr>
              <w:pStyle w:val="Encabezado"/>
              <w:spacing w:before="120" w:after="60"/>
              <w:ind w:left="113"/>
              <w:rPr>
                <w:rFonts w:cs="Arial"/>
                <w:b/>
                <w:bCs/>
              </w:rPr>
            </w:pPr>
            <w:r w:rsidRPr="00F81F5E">
              <w:rPr>
                <w:rFonts w:cs="Arial"/>
                <w:b/>
                <w:bCs/>
              </w:rPr>
              <w:t>Projektnummer:</w:t>
            </w:r>
          </w:p>
        </w:tc>
        <w:tc>
          <w:tcPr>
            <w:tcW w:w="6337" w:type="dxa"/>
            <w:gridSpan w:val="7"/>
            <w:tcBorders>
              <w:top w:val="single" w:sz="6" w:space="0" w:color="auto"/>
              <w:left w:val="single" w:sz="6" w:space="0" w:color="auto"/>
              <w:bottom w:val="single" w:sz="6" w:space="0" w:color="auto"/>
              <w:right w:val="single" w:sz="6" w:space="0" w:color="auto"/>
            </w:tcBorders>
          </w:tcPr>
          <w:p w14:paraId="2D9D37F8" w14:textId="77777777" w:rsidR="000672C1" w:rsidRPr="00A31AE5" w:rsidRDefault="00EB40C1" w:rsidP="00881021">
            <w:pPr>
              <w:rPr>
                <w:rFonts w:cs="Arial"/>
              </w:rPr>
            </w:pPr>
            <w:r w:rsidRPr="00A31AE5">
              <w:rPr>
                <w:rFonts w:cs="Arial"/>
              </w:rPr>
              <w:t>SC_22</w:t>
            </w:r>
          </w:p>
        </w:tc>
      </w:tr>
      <w:tr w:rsidR="000672C1" w:rsidRPr="00740369" w14:paraId="77E299FD" w14:textId="77777777" w:rsidTr="00833F4E">
        <w:trPr>
          <w:trHeight w:val="365"/>
        </w:trPr>
        <w:tc>
          <w:tcPr>
            <w:tcW w:w="3210" w:type="dxa"/>
            <w:shd w:val="clear" w:color="auto" w:fill="A8D08D"/>
          </w:tcPr>
          <w:p w14:paraId="52B9756E" w14:textId="77777777" w:rsidR="000672C1" w:rsidRPr="00F81F5E" w:rsidRDefault="000672C1" w:rsidP="00881021">
            <w:pPr>
              <w:spacing w:before="120" w:after="60"/>
              <w:ind w:left="113"/>
              <w:rPr>
                <w:rFonts w:cs="Arial"/>
                <w:b/>
                <w:bCs/>
              </w:rPr>
            </w:pPr>
            <w:r w:rsidRPr="00F81F5E">
              <w:rPr>
                <w:rFonts w:cs="Arial"/>
                <w:b/>
                <w:bCs/>
              </w:rPr>
              <w:t>Auftraggeber (Name, Position)</w:t>
            </w:r>
          </w:p>
        </w:tc>
        <w:tc>
          <w:tcPr>
            <w:tcW w:w="6337" w:type="dxa"/>
            <w:gridSpan w:val="7"/>
          </w:tcPr>
          <w:p w14:paraId="2FDACC76" w14:textId="77777777" w:rsidR="000672C1" w:rsidRPr="00A31AE5" w:rsidRDefault="00661CC6" w:rsidP="00881021">
            <w:pPr>
              <w:rPr>
                <w:rFonts w:cs="Arial"/>
              </w:rPr>
            </w:pPr>
            <w:r w:rsidRPr="00A31AE5">
              <w:rPr>
                <w:rFonts w:cs="Arial"/>
              </w:rPr>
              <w:t xml:space="preserve">Stephan </w:t>
            </w:r>
            <w:proofErr w:type="spellStart"/>
            <w:r w:rsidRPr="00A31AE5">
              <w:rPr>
                <w:rFonts w:cs="Arial"/>
              </w:rPr>
              <w:t>B</w:t>
            </w:r>
            <w:r w:rsidR="00162264" w:rsidRPr="00A31AE5">
              <w:rPr>
                <w:rFonts w:cs="Arial"/>
              </w:rPr>
              <w:t>o</w:t>
            </w:r>
            <w:r w:rsidRPr="00A31AE5">
              <w:rPr>
                <w:rFonts w:cs="Arial"/>
              </w:rPr>
              <w:t>nka</w:t>
            </w:r>
            <w:proofErr w:type="spellEnd"/>
            <w:r w:rsidRPr="00A31AE5">
              <w:rPr>
                <w:rFonts w:cs="Arial"/>
              </w:rPr>
              <w:t>, Geschäftsführer</w:t>
            </w:r>
            <w:r w:rsidR="009175BA" w:rsidRPr="00A31AE5">
              <w:rPr>
                <w:rFonts w:cs="Arial"/>
              </w:rPr>
              <w:t xml:space="preserve"> (Auftraggeber)</w:t>
            </w:r>
          </w:p>
        </w:tc>
      </w:tr>
      <w:tr w:rsidR="000672C1" w:rsidRPr="00740369" w14:paraId="1ADAAF35" w14:textId="77777777" w:rsidTr="00833F4E">
        <w:trPr>
          <w:trHeight w:val="365"/>
        </w:trPr>
        <w:tc>
          <w:tcPr>
            <w:tcW w:w="3210" w:type="dxa"/>
            <w:shd w:val="clear" w:color="auto" w:fill="A8D08D"/>
          </w:tcPr>
          <w:p w14:paraId="4B3A77EB" w14:textId="77777777" w:rsidR="000672C1" w:rsidRPr="00F81F5E" w:rsidRDefault="000672C1" w:rsidP="00881021">
            <w:pPr>
              <w:spacing w:before="120" w:after="60"/>
              <w:ind w:left="113"/>
              <w:rPr>
                <w:rFonts w:cs="Arial"/>
                <w:b/>
                <w:bCs/>
              </w:rPr>
            </w:pPr>
            <w:r w:rsidRPr="00F81F5E">
              <w:rPr>
                <w:rFonts w:cs="Arial"/>
                <w:b/>
                <w:bCs/>
              </w:rPr>
              <w:t>Projektleitung, Verantwortung:</w:t>
            </w:r>
          </w:p>
        </w:tc>
        <w:tc>
          <w:tcPr>
            <w:tcW w:w="1977" w:type="dxa"/>
          </w:tcPr>
          <w:p w14:paraId="1D1759B3" w14:textId="5F0A30C5" w:rsidR="000672C1" w:rsidRPr="00A31AE5" w:rsidRDefault="00143F1B" w:rsidP="00881021">
            <w:pPr>
              <w:rPr>
                <w:rFonts w:cs="Arial"/>
              </w:rPr>
            </w:pPr>
            <w:r>
              <w:rPr>
                <w:rFonts w:cs="Arial"/>
              </w:rPr>
              <w:t>JT</w:t>
            </w:r>
          </w:p>
        </w:tc>
        <w:tc>
          <w:tcPr>
            <w:tcW w:w="1483" w:type="dxa"/>
            <w:gridSpan w:val="2"/>
          </w:tcPr>
          <w:p w14:paraId="23D8EE03" w14:textId="77777777" w:rsidR="000672C1" w:rsidRPr="00A31AE5" w:rsidRDefault="000672C1" w:rsidP="00881021">
            <w:pPr>
              <w:rPr>
                <w:rFonts w:cs="Arial"/>
              </w:rPr>
            </w:pPr>
            <w:r w:rsidRPr="00A31AE5">
              <w:t xml:space="preserve">Leistung </w:t>
            </w:r>
            <w:r w:rsidR="00EB40C1" w:rsidRPr="00A31AE5">
              <w:fldChar w:fldCharType="begin">
                <w:ffData>
                  <w:name w:val=""/>
                  <w:enabled/>
                  <w:calcOnExit w:val="0"/>
                  <w:checkBox>
                    <w:sizeAuto/>
                    <w:default w:val="1"/>
                  </w:checkBox>
                </w:ffData>
              </w:fldChar>
            </w:r>
            <w:r w:rsidR="00EB40C1" w:rsidRPr="00A31AE5">
              <w:instrText xml:space="preserve"> FORMCHECKBOX </w:instrText>
            </w:r>
            <w:r w:rsidR="00000000">
              <w:fldChar w:fldCharType="separate"/>
            </w:r>
            <w:r w:rsidR="00EB40C1" w:rsidRPr="00A31AE5">
              <w:fldChar w:fldCharType="end"/>
            </w:r>
          </w:p>
        </w:tc>
        <w:tc>
          <w:tcPr>
            <w:tcW w:w="1436" w:type="dxa"/>
            <w:gridSpan w:val="3"/>
          </w:tcPr>
          <w:p w14:paraId="542FB597" w14:textId="77777777" w:rsidR="000672C1" w:rsidRPr="00A31AE5" w:rsidRDefault="000672C1" w:rsidP="00881021">
            <w:pPr>
              <w:rPr>
                <w:rFonts w:cs="Arial"/>
              </w:rPr>
            </w:pPr>
            <w:r w:rsidRPr="00A31AE5">
              <w:t xml:space="preserve">Termine </w:t>
            </w:r>
            <w:r w:rsidR="00EB40C1" w:rsidRPr="00A31AE5">
              <w:fldChar w:fldCharType="begin">
                <w:ffData>
                  <w:name w:val=""/>
                  <w:enabled/>
                  <w:calcOnExit w:val="0"/>
                  <w:checkBox>
                    <w:sizeAuto/>
                    <w:default w:val="1"/>
                  </w:checkBox>
                </w:ffData>
              </w:fldChar>
            </w:r>
            <w:r w:rsidR="00EB40C1" w:rsidRPr="00A31AE5">
              <w:instrText xml:space="preserve"> FORMCHECKBOX </w:instrText>
            </w:r>
            <w:r w:rsidR="00000000">
              <w:fldChar w:fldCharType="separate"/>
            </w:r>
            <w:r w:rsidR="00EB40C1" w:rsidRPr="00A31AE5">
              <w:fldChar w:fldCharType="end"/>
            </w:r>
          </w:p>
        </w:tc>
        <w:tc>
          <w:tcPr>
            <w:tcW w:w="1441" w:type="dxa"/>
          </w:tcPr>
          <w:p w14:paraId="45564D27" w14:textId="77777777" w:rsidR="000672C1" w:rsidRPr="00A31AE5" w:rsidRDefault="000672C1" w:rsidP="00881021">
            <w:pPr>
              <w:rPr>
                <w:rFonts w:cs="Arial"/>
              </w:rPr>
            </w:pPr>
            <w:r w:rsidRPr="00A31AE5">
              <w:t xml:space="preserve">Kosten </w:t>
            </w:r>
            <w:r w:rsidR="00CF47ED" w:rsidRPr="00A31AE5">
              <w:fldChar w:fldCharType="begin">
                <w:ffData>
                  <w:name w:val=""/>
                  <w:enabled w:val="0"/>
                  <w:calcOnExit w:val="0"/>
                  <w:checkBox>
                    <w:sizeAuto/>
                    <w:default w:val="0"/>
                  </w:checkBox>
                </w:ffData>
              </w:fldChar>
            </w:r>
            <w:r w:rsidR="00CF47ED" w:rsidRPr="00A31AE5">
              <w:instrText xml:space="preserve"> FORMCHECKBOX </w:instrText>
            </w:r>
            <w:r w:rsidR="00000000">
              <w:fldChar w:fldCharType="separate"/>
            </w:r>
            <w:r w:rsidR="00CF47ED" w:rsidRPr="00A31AE5">
              <w:fldChar w:fldCharType="end"/>
            </w:r>
          </w:p>
        </w:tc>
      </w:tr>
      <w:tr w:rsidR="008E1DBD" w:rsidRPr="00740369" w14:paraId="52B643F6" w14:textId="77777777" w:rsidTr="00833F4E">
        <w:trPr>
          <w:trHeight w:val="365"/>
        </w:trPr>
        <w:tc>
          <w:tcPr>
            <w:tcW w:w="3210" w:type="dxa"/>
            <w:shd w:val="clear" w:color="auto" w:fill="A8D08D"/>
          </w:tcPr>
          <w:p w14:paraId="52803628" w14:textId="77777777" w:rsidR="008E1DBD" w:rsidRPr="00F81F5E" w:rsidRDefault="008E1DBD" w:rsidP="00A16A15">
            <w:pPr>
              <w:spacing w:before="120" w:after="60"/>
              <w:ind w:left="113"/>
              <w:rPr>
                <w:rFonts w:cs="Arial"/>
                <w:b/>
                <w:bCs/>
              </w:rPr>
            </w:pPr>
            <w:r w:rsidRPr="00F81F5E">
              <w:rPr>
                <w:rFonts w:cs="Arial"/>
                <w:b/>
                <w:bCs/>
              </w:rPr>
              <w:t>Projektorganisationsform:</w:t>
            </w:r>
          </w:p>
        </w:tc>
        <w:tc>
          <w:tcPr>
            <w:tcW w:w="1977" w:type="dxa"/>
          </w:tcPr>
          <w:p w14:paraId="1BAA7553" w14:textId="77777777" w:rsidR="008E1DBD" w:rsidRPr="00A31AE5" w:rsidRDefault="008E1DBD" w:rsidP="00A16A15">
            <w:pPr>
              <w:rPr>
                <w:rFonts w:cs="Arial"/>
              </w:rPr>
            </w:pPr>
          </w:p>
        </w:tc>
        <w:tc>
          <w:tcPr>
            <w:tcW w:w="1483" w:type="dxa"/>
            <w:gridSpan w:val="2"/>
          </w:tcPr>
          <w:p w14:paraId="7563ADFE" w14:textId="77777777" w:rsidR="008E1DBD" w:rsidRPr="00A31AE5" w:rsidRDefault="008E1DBD" w:rsidP="00A16A15">
            <w:pPr>
              <w:rPr>
                <w:rFonts w:cs="Arial"/>
              </w:rPr>
            </w:pPr>
            <w:r w:rsidRPr="00A31AE5">
              <w:t xml:space="preserve">Stabs-PO </w:t>
            </w:r>
            <w:r w:rsidRPr="00A31AE5">
              <w:fldChar w:fldCharType="begin">
                <w:ffData>
                  <w:name w:val=""/>
                  <w:enabled w:val="0"/>
                  <w:calcOnExit w:val="0"/>
                  <w:checkBox>
                    <w:sizeAuto/>
                    <w:default w:val="0"/>
                  </w:checkBox>
                </w:ffData>
              </w:fldChar>
            </w:r>
            <w:r w:rsidRPr="00A31AE5">
              <w:instrText xml:space="preserve"> FORMCHECKBOX </w:instrText>
            </w:r>
            <w:r w:rsidR="00000000">
              <w:fldChar w:fldCharType="separate"/>
            </w:r>
            <w:r w:rsidRPr="00A31AE5">
              <w:fldChar w:fldCharType="end"/>
            </w:r>
          </w:p>
        </w:tc>
        <w:tc>
          <w:tcPr>
            <w:tcW w:w="1436" w:type="dxa"/>
            <w:gridSpan w:val="3"/>
          </w:tcPr>
          <w:p w14:paraId="0C16D5FF" w14:textId="77777777" w:rsidR="008E1DBD" w:rsidRPr="00A31AE5" w:rsidRDefault="008E1DBD" w:rsidP="00A16A15">
            <w:pPr>
              <w:rPr>
                <w:rFonts w:cs="Arial"/>
              </w:rPr>
            </w:pPr>
            <w:r w:rsidRPr="00A31AE5">
              <w:t xml:space="preserve">Matrix-PO </w:t>
            </w:r>
            <w:r w:rsidR="00EB40C1" w:rsidRPr="00A31AE5">
              <w:fldChar w:fldCharType="begin">
                <w:ffData>
                  <w:name w:val=""/>
                  <w:enabled/>
                  <w:calcOnExit w:val="0"/>
                  <w:checkBox>
                    <w:sizeAuto/>
                    <w:default w:val="1"/>
                  </w:checkBox>
                </w:ffData>
              </w:fldChar>
            </w:r>
            <w:r w:rsidR="00EB40C1" w:rsidRPr="00A31AE5">
              <w:instrText xml:space="preserve"> FORMCHECKBOX </w:instrText>
            </w:r>
            <w:r w:rsidR="00000000">
              <w:fldChar w:fldCharType="separate"/>
            </w:r>
            <w:r w:rsidR="00EB40C1" w:rsidRPr="00A31AE5">
              <w:fldChar w:fldCharType="end"/>
            </w:r>
          </w:p>
        </w:tc>
        <w:tc>
          <w:tcPr>
            <w:tcW w:w="1441" w:type="dxa"/>
          </w:tcPr>
          <w:p w14:paraId="631C60B1" w14:textId="77777777" w:rsidR="008E1DBD" w:rsidRPr="00A31AE5" w:rsidRDefault="008E1DBD" w:rsidP="008E1DBD">
            <w:pPr>
              <w:rPr>
                <w:rFonts w:cs="Arial"/>
              </w:rPr>
            </w:pPr>
            <w:r w:rsidRPr="00A31AE5">
              <w:t xml:space="preserve">Reine PO </w:t>
            </w:r>
            <w:r w:rsidRPr="00A31AE5">
              <w:fldChar w:fldCharType="begin">
                <w:ffData>
                  <w:name w:val=""/>
                  <w:enabled w:val="0"/>
                  <w:calcOnExit w:val="0"/>
                  <w:checkBox>
                    <w:sizeAuto/>
                    <w:default w:val="0"/>
                  </w:checkBox>
                </w:ffData>
              </w:fldChar>
            </w:r>
            <w:r w:rsidRPr="00A31AE5">
              <w:instrText xml:space="preserve"> FORMCHECKBOX </w:instrText>
            </w:r>
            <w:r w:rsidR="00000000">
              <w:fldChar w:fldCharType="separate"/>
            </w:r>
            <w:r w:rsidRPr="00A31AE5">
              <w:fldChar w:fldCharType="end"/>
            </w:r>
          </w:p>
        </w:tc>
      </w:tr>
      <w:tr w:rsidR="000672C1" w:rsidRPr="00740369" w14:paraId="0BB896A6" w14:textId="77777777" w:rsidTr="00833F4E">
        <w:trPr>
          <w:trHeight w:val="365"/>
        </w:trPr>
        <w:tc>
          <w:tcPr>
            <w:tcW w:w="3210" w:type="dxa"/>
            <w:shd w:val="clear" w:color="auto" w:fill="A8D08D"/>
          </w:tcPr>
          <w:p w14:paraId="355A1028" w14:textId="77777777" w:rsidR="000672C1" w:rsidRPr="00F81F5E" w:rsidRDefault="00CD7C6A" w:rsidP="00881021">
            <w:pPr>
              <w:spacing w:before="120" w:after="60"/>
              <w:ind w:left="113"/>
              <w:rPr>
                <w:rFonts w:cs="Arial"/>
                <w:b/>
                <w:bCs/>
              </w:rPr>
            </w:pPr>
            <w:proofErr w:type="spellStart"/>
            <w:r w:rsidRPr="00F81F5E">
              <w:rPr>
                <w:rFonts w:cs="Arial"/>
                <w:b/>
                <w:bCs/>
              </w:rPr>
              <w:t>Oberziel</w:t>
            </w:r>
            <w:proofErr w:type="spellEnd"/>
            <w:r w:rsidR="000672C1" w:rsidRPr="00F81F5E">
              <w:rPr>
                <w:rFonts w:cs="Arial"/>
                <w:b/>
                <w:bCs/>
              </w:rPr>
              <w:t>:</w:t>
            </w:r>
          </w:p>
        </w:tc>
        <w:tc>
          <w:tcPr>
            <w:tcW w:w="6337" w:type="dxa"/>
            <w:gridSpan w:val="7"/>
          </w:tcPr>
          <w:p w14:paraId="5B2A9590" w14:textId="77777777" w:rsidR="000672C1" w:rsidRPr="00A31AE5" w:rsidRDefault="00661CC6" w:rsidP="00881021">
            <w:pPr>
              <w:rPr>
                <w:rFonts w:cs="Arial"/>
              </w:rPr>
            </w:pPr>
            <w:r w:rsidRPr="00A31AE5">
              <w:t>Einführung standardisierter Service- und Betriebsprozesse</w:t>
            </w:r>
            <w:r w:rsidR="00D87014" w:rsidRPr="00A31AE5">
              <w:t xml:space="preserve"> inkl. Übernahme der Betriebsverantwortung</w:t>
            </w:r>
          </w:p>
        </w:tc>
      </w:tr>
      <w:tr w:rsidR="000672C1" w:rsidRPr="00740369" w14:paraId="07BE77BD" w14:textId="77777777" w:rsidTr="00833F4E">
        <w:trPr>
          <w:trHeight w:val="365"/>
        </w:trPr>
        <w:tc>
          <w:tcPr>
            <w:tcW w:w="3210" w:type="dxa"/>
            <w:shd w:val="clear" w:color="auto" w:fill="A8D08D"/>
          </w:tcPr>
          <w:p w14:paraId="43780FE8" w14:textId="77777777" w:rsidR="000672C1" w:rsidRPr="00F81F5E" w:rsidRDefault="000672C1" w:rsidP="00881021">
            <w:pPr>
              <w:spacing w:before="120" w:after="60"/>
              <w:ind w:left="113"/>
              <w:rPr>
                <w:rFonts w:cs="Arial"/>
                <w:b/>
                <w:bCs/>
              </w:rPr>
            </w:pPr>
            <w:r w:rsidRPr="00F81F5E">
              <w:rPr>
                <w:rFonts w:cs="Arial"/>
                <w:b/>
                <w:bCs/>
              </w:rPr>
              <w:t>Projektinhalt (was?):</w:t>
            </w:r>
          </w:p>
        </w:tc>
        <w:tc>
          <w:tcPr>
            <w:tcW w:w="6337" w:type="dxa"/>
            <w:gridSpan w:val="7"/>
          </w:tcPr>
          <w:p w14:paraId="70071A8F" w14:textId="3C6D9111" w:rsidR="00D65B1A" w:rsidRPr="00A31AE5" w:rsidRDefault="000554D3" w:rsidP="000554D3">
            <w:pPr>
              <w:numPr>
                <w:ilvl w:val="0"/>
                <w:numId w:val="5"/>
              </w:numPr>
              <w:tabs>
                <w:tab w:val="clear" w:pos="720"/>
                <w:tab w:val="num" w:pos="295"/>
              </w:tabs>
              <w:ind w:left="295" w:hanging="295"/>
              <w:jc w:val="both"/>
              <w:rPr>
                <w:rFonts w:cs="Arial"/>
              </w:rPr>
            </w:pPr>
            <w:r>
              <w:rPr>
                <w:rFonts w:cs="Arial"/>
              </w:rPr>
              <w:t>I</w:t>
            </w:r>
            <w:r w:rsidRPr="00A31AE5">
              <w:rPr>
                <w:rFonts w:cs="Arial"/>
              </w:rPr>
              <w:t>nitialisierung</w:t>
            </w:r>
            <w:r w:rsidR="00D65B1A" w:rsidRPr="00A31AE5">
              <w:rPr>
                <w:rFonts w:cs="Arial"/>
              </w:rPr>
              <w:t>: Projektstart vorbereiten,</w:t>
            </w:r>
            <w:r w:rsidR="00CB228E">
              <w:rPr>
                <w:rFonts w:cs="Arial"/>
              </w:rPr>
              <w:t xml:space="preserve"> Migrationsvertrag liegt vor</w:t>
            </w:r>
            <w:r w:rsidR="00614674">
              <w:rPr>
                <w:rFonts w:cs="Arial"/>
              </w:rPr>
              <w:t xml:space="preserve"> </w:t>
            </w:r>
          </w:p>
          <w:p w14:paraId="5B92D3A3" w14:textId="134CA544" w:rsidR="00D65B1A" w:rsidRPr="00A31AE5" w:rsidRDefault="00D65B1A" w:rsidP="000554D3">
            <w:pPr>
              <w:numPr>
                <w:ilvl w:val="0"/>
                <w:numId w:val="5"/>
              </w:numPr>
              <w:tabs>
                <w:tab w:val="clear" w:pos="720"/>
                <w:tab w:val="num" w:pos="295"/>
              </w:tabs>
              <w:ind w:left="295" w:hanging="295"/>
              <w:jc w:val="both"/>
              <w:rPr>
                <w:rFonts w:cs="Arial"/>
              </w:rPr>
            </w:pPr>
            <w:r w:rsidRPr="00A31AE5">
              <w:rPr>
                <w:rFonts w:cs="Arial"/>
              </w:rPr>
              <w:t>Ist-Aufnahme: Ist Aufnahme de</w:t>
            </w:r>
            <w:r w:rsidR="00F81F5E">
              <w:rPr>
                <w:rFonts w:cs="Arial"/>
              </w:rPr>
              <w:t>r Bank</w:t>
            </w:r>
            <w:r w:rsidRPr="00A31AE5">
              <w:rPr>
                <w:rFonts w:cs="Arial"/>
              </w:rPr>
              <w:t xml:space="preserve">, </w:t>
            </w:r>
            <w:r w:rsidR="000554D3">
              <w:rPr>
                <w:rFonts w:cs="Arial"/>
              </w:rPr>
              <w:t>Rechtevergabe</w:t>
            </w:r>
            <w:r w:rsidRPr="00A31AE5">
              <w:rPr>
                <w:rFonts w:cs="Arial"/>
              </w:rPr>
              <w:t xml:space="preserve">, </w:t>
            </w:r>
            <w:r w:rsidR="000554D3" w:rsidRPr="00A31AE5">
              <w:rPr>
                <w:rFonts w:cs="Arial"/>
              </w:rPr>
              <w:t>Vorstellung Projektvorgehen</w:t>
            </w:r>
            <w:r w:rsidRPr="00A31AE5">
              <w:rPr>
                <w:rFonts w:cs="Arial"/>
              </w:rPr>
              <w:t xml:space="preserve"> (Workshops)</w:t>
            </w:r>
          </w:p>
          <w:p w14:paraId="2ACDFF70" w14:textId="66356458" w:rsidR="00D65B1A" w:rsidRPr="00A31AE5" w:rsidRDefault="00D65B1A" w:rsidP="000554D3">
            <w:pPr>
              <w:numPr>
                <w:ilvl w:val="0"/>
                <w:numId w:val="5"/>
              </w:numPr>
              <w:tabs>
                <w:tab w:val="clear" w:pos="720"/>
                <w:tab w:val="num" w:pos="295"/>
              </w:tabs>
              <w:ind w:left="295" w:hanging="295"/>
              <w:jc w:val="both"/>
              <w:rPr>
                <w:rFonts w:cs="Arial"/>
              </w:rPr>
            </w:pPr>
            <w:r w:rsidRPr="00A31AE5">
              <w:rPr>
                <w:rFonts w:cs="Arial"/>
              </w:rPr>
              <w:t xml:space="preserve">Analyse: </w:t>
            </w:r>
            <w:r w:rsidR="00783D20">
              <w:rPr>
                <w:rFonts w:cs="Arial"/>
              </w:rPr>
              <w:t>Analyse</w:t>
            </w:r>
            <w:r w:rsidRPr="00A31AE5">
              <w:rPr>
                <w:rFonts w:cs="Arial"/>
              </w:rPr>
              <w:t xml:space="preserve"> </w:t>
            </w:r>
            <w:r w:rsidR="000554D3">
              <w:rPr>
                <w:rFonts w:cs="Arial"/>
              </w:rPr>
              <w:t>&amp;</w:t>
            </w:r>
            <w:r w:rsidRPr="00A31AE5">
              <w:rPr>
                <w:rFonts w:cs="Arial"/>
              </w:rPr>
              <w:t xml:space="preserve"> Definition der notwendigen Anpassungen</w:t>
            </w:r>
          </w:p>
          <w:p w14:paraId="3BCD42C1" w14:textId="77777777" w:rsidR="00D65B1A" w:rsidRPr="00A31AE5" w:rsidRDefault="00D65B1A" w:rsidP="000554D3">
            <w:pPr>
              <w:numPr>
                <w:ilvl w:val="0"/>
                <w:numId w:val="5"/>
              </w:numPr>
              <w:tabs>
                <w:tab w:val="clear" w:pos="720"/>
                <w:tab w:val="num" w:pos="295"/>
              </w:tabs>
              <w:ind w:left="295" w:hanging="295"/>
              <w:jc w:val="both"/>
              <w:rPr>
                <w:rFonts w:cs="Arial"/>
              </w:rPr>
            </w:pPr>
            <w:r w:rsidRPr="00A31AE5">
              <w:rPr>
                <w:rFonts w:cs="Arial"/>
              </w:rPr>
              <w:t>Modellieren: Umsetzung der Anpassungen</w:t>
            </w:r>
          </w:p>
          <w:p w14:paraId="4C86C280" w14:textId="6E9BF763" w:rsidR="00D65B1A" w:rsidRPr="00A31AE5" w:rsidRDefault="00D65B1A" w:rsidP="000554D3">
            <w:pPr>
              <w:numPr>
                <w:ilvl w:val="0"/>
                <w:numId w:val="5"/>
              </w:numPr>
              <w:tabs>
                <w:tab w:val="clear" w:pos="720"/>
                <w:tab w:val="num" w:pos="295"/>
              </w:tabs>
              <w:ind w:left="295" w:hanging="295"/>
              <w:jc w:val="both"/>
              <w:rPr>
                <w:rFonts w:cs="Arial"/>
              </w:rPr>
            </w:pPr>
            <w:r w:rsidRPr="00A31AE5">
              <w:rPr>
                <w:rFonts w:cs="Arial"/>
              </w:rPr>
              <w:t xml:space="preserve">Migration: Einrichtung User, Vorbereitung </w:t>
            </w:r>
            <w:r w:rsidR="008C55C6">
              <w:rPr>
                <w:rFonts w:cs="Arial"/>
              </w:rPr>
              <w:t>&amp;</w:t>
            </w:r>
            <w:r w:rsidRPr="00A31AE5">
              <w:rPr>
                <w:rFonts w:cs="Arial"/>
              </w:rPr>
              <w:t xml:space="preserve"> Schulung </w:t>
            </w:r>
            <w:r w:rsidR="00783D20">
              <w:rPr>
                <w:rFonts w:cs="Arial"/>
              </w:rPr>
              <w:t>der Systeme</w:t>
            </w:r>
            <w:r w:rsidRPr="00A31AE5">
              <w:rPr>
                <w:rFonts w:cs="Arial"/>
              </w:rPr>
              <w:t xml:space="preserve"> </w:t>
            </w:r>
          </w:p>
          <w:p w14:paraId="68E080EA" w14:textId="1F851C82" w:rsidR="00B2278D" w:rsidRPr="00B2278D" w:rsidRDefault="00D65B1A" w:rsidP="000554D3">
            <w:pPr>
              <w:numPr>
                <w:ilvl w:val="0"/>
                <w:numId w:val="5"/>
              </w:numPr>
              <w:tabs>
                <w:tab w:val="clear" w:pos="720"/>
                <w:tab w:val="num" w:pos="295"/>
              </w:tabs>
              <w:ind w:left="295" w:hanging="295"/>
              <w:jc w:val="both"/>
              <w:rPr>
                <w:rFonts w:cs="Arial"/>
              </w:rPr>
            </w:pPr>
            <w:r w:rsidRPr="00A31AE5">
              <w:rPr>
                <w:rFonts w:cs="Arial"/>
              </w:rPr>
              <w:t>Test: Testfälle durchführen, Betriebsvertrag liegt unterschrieben vor</w:t>
            </w:r>
          </w:p>
        </w:tc>
      </w:tr>
      <w:tr w:rsidR="000672C1" w:rsidRPr="00740369" w14:paraId="3C4F2FCF" w14:textId="77777777" w:rsidTr="00833F4E">
        <w:trPr>
          <w:trHeight w:val="365"/>
        </w:trPr>
        <w:tc>
          <w:tcPr>
            <w:tcW w:w="3210" w:type="dxa"/>
            <w:shd w:val="clear" w:color="auto" w:fill="A8D08D"/>
          </w:tcPr>
          <w:p w14:paraId="31044243" w14:textId="77777777" w:rsidR="000672C1" w:rsidRPr="00F81F5E" w:rsidRDefault="000672C1" w:rsidP="00881021">
            <w:pPr>
              <w:spacing w:before="120" w:after="60"/>
              <w:ind w:left="113"/>
              <w:rPr>
                <w:rFonts w:cs="Arial"/>
                <w:b/>
                <w:bCs/>
              </w:rPr>
            </w:pPr>
            <w:r w:rsidRPr="00F81F5E">
              <w:rPr>
                <w:rFonts w:cs="Arial"/>
                <w:b/>
                <w:bCs/>
              </w:rPr>
              <w:t>Projektbeteiligte (</w:t>
            </w:r>
            <w:commentRangeStart w:id="17"/>
            <w:r w:rsidRPr="00F81F5E">
              <w:rPr>
                <w:rFonts w:cs="Arial"/>
                <w:b/>
                <w:bCs/>
              </w:rPr>
              <w:t>wer</w:t>
            </w:r>
            <w:commentRangeEnd w:id="17"/>
            <w:r w:rsidR="002C76A5" w:rsidRPr="00F81F5E">
              <w:rPr>
                <w:rStyle w:val="Refdecomentario"/>
                <w:sz w:val="20"/>
                <w:szCs w:val="20"/>
              </w:rPr>
              <w:commentReference w:id="17"/>
            </w:r>
            <w:r w:rsidRPr="00F81F5E">
              <w:rPr>
                <w:rFonts w:cs="Arial"/>
                <w:b/>
                <w:bCs/>
              </w:rPr>
              <w:t>?):</w:t>
            </w:r>
          </w:p>
        </w:tc>
        <w:tc>
          <w:tcPr>
            <w:tcW w:w="6337" w:type="dxa"/>
            <w:gridSpan w:val="7"/>
          </w:tcPr>
          <w:p w14:paraId="0B6ECB73" w14:textId="77777777" w:rsidR="000672C1" w:rsidRPr="00A31AE5" w:rsidRDefault="00661CC6" w:rsidP="000554D3">
            <w:pPr>
              <w:numPr>
                <w:ilvl w:val="0"/>
                <w:numId w:val="5"/>
              </w:numPr>
              <w:tabs>
                <w:tab w:val="clear" w:pos="720"/>
                <w:tab w:val="num" w:pos="295"/>
              </w:tabs>
              <w:ind w:left="295" w:hanging="295"/>
              <w:jc w:val="both"/>
              <w:rPr>
                <w:rFonts w:cs="Arial"/>
              </w:rPr>
            </w:pPr>
            <w:r w:rsidRPr="00A31AE5">
              <w:rPr>
                <w:rFonts w:cs="Arial"/>
              </w:rPr>
              <w:t>Auftraggeber</w:t>
            </w:r>
            <w:r w:rsidR="009175BA" w:rsidRPr="00A31AE5">
              <w:rPr>
                <w:rFonts w:cs="Arial"/>
              </w:rPr>
              <w:t xml:space="preserve"> (Geschäftsführer)</w:t>
            </w:r>
            <w:r w:rsidRPr="00A31AE5">
              <w:rPr>
                <w:rFonts w:cs="Arial"/>
              </w:rPr>
              <w:t xml:space="preserve">: Stephan </w:t>
            </w:r>
            <w:proofErr w:type="spellStart"/>
            <w:r w:rsidRPr="00A31AE5">
              <w:rPr>
                <w:rFonts w:cs="Arial"/>
              </w:rPr>
              <w:t>B</w:t>
            </w:r>
            <w:r w:rsidR="00162264" w:rsidRPr="00A31AE5">
              <w:rPr>
                <w:rFonts w:cs="Arial"/>
              </w:rPr>
              <w:t>o</w:t>
            </w:r>
            <w:r w:rsidRPr="00A31AE5">
              <w:rPr>
                <w:rFonts w:cs="Arial"/>
              </w:rPr>
              <w:t>nka</w:t>
            </w:r>
            <w:proofErr w:type="spellEnd"/>
          </w:p>
          <w:p w14:paraId="347FBCB7" w14:textId="3C6E87E3" w:rsidR="00661CC6" w:rsidRPr="00A31AE5" w:rsidRDefault="00661CC6" w:rsidP="000554D3">
            <w:pPr>
              <w:numPr>
                <w:ilvl w:val="0"/>
                <w:numId w:val="5"/>
              </w:numPr>
              <w:tabs>
                <w:tab w:val="clear" w:pos="720"/>
                <w:tab w:val="num" w:pos="295"/>
              </w:tabs>
              <w:ind w:left="295" w:hanging="295"/>
              <w:jc w:val="both"/>
              <w:rPr>
                <w:rFonts w:cs="Arial"/>
              </w:rPr>
            </w:pPr>
            <w:r w:rsidRPr="00A31AE5">
              <w:rPr>
                <w:rFonts w:cs="Arial"/>
              </w:rPr>
              <w:t xml:space="preserve">Projektleiterin: </w:t>
            </w:r>
            <w:r w:rsidR="00143F1B">
              <w:rPr>
                <w:rFonts w:cs="Arial"/>
              </w:rPr>
              <w:t>JT</w:t>
            </w:r>
          </w:p>
          <w:p w14:paraId="23778C54" w14:textId="77777777" w:rsidR="00C60EA5" w:rsidRPr="00A31AE5" w:rsidRDefault="002C44EB" w:rsidP="000554D3">
            <w:pPr>
              <w:numPr>
                <w:ilvl w:val="0"/>
                <w:numId w:val="5"/>
              </w:numPr>
              <w:tabs>
                <w:tab w:val="clear" w:pos="720"/>
                <w:tab w:val="num" w:pos="295"/>
              </w:tabs>
              <w:ind w:left="295" w:hanging="295"/>
              <w:jc w:val="both"/>
              <w:rPr>
                <w:rFonts w:cs="Arial"/>
              </w:rPr>
            </w:pPr>
            <w:r w:rsidRPr="00A31AE5">
              <w:rPr>
                <w:rFonts w:cs="Arial"/>
              </w:rPr>
              <w:t>Projektteam</w:t>
            </w:r>
          </w:p>
        </w:tc>
      </w:tr>
      <w:tr w:rsidR="000672C1" w:rsidRPr="00740369" w14:paraId="2849BA68" w14:textId="77777777" w:rsidTr="00833F4E">
        <w:trPr>
          <w:trHeight w:val="365"/>
        </w:trPr>
        <w:tc>
          <w:tcPr>
            <w:tcW w:w="3210" w:type="dxa"/>
            <w:shd w:val="clear" w:color="auto" w:fill="A8D08D"/>
          </w:tcPr>
          <w:p w14:paraId="44E9E201" w14:textId="77777777" w:rsidR="000672C1" w:rsidRPr="00F81F5E" w:rsidRDefault="000672C1" w:rsidP="00881021">
            <w:pPr>
              <w:spacing w:before="120" w:after="60"/>
              <w:ind w:left="113"/>
              <w:rPr>
                <w:rFonts w:cs="Arial"/>
                <w:b/>
                <w:bCs/>
              </w:rPr>
            </w:pPr>
            <w:r w:rsidRPr="00F81F5E">
              <w:rPr>
                <w:rFonts w:cs="Arial"/>
                <w:b/>
                <w:bCs/>
              </w:rPr>
              <w:t>Projektumfeld:</w:t>
            </w:r>
          </w:p>
        </w:tc>
        <w:tc>
          <w:tcPr>
            <w:tcW w:w="6337" w:type="dxa"/>
            <w:gridSpan w:val="7"/>
          </w:tcPr>
          <w:p w14:paraId="6ED83DD2" w14:textId="77777777" w:rsidR="008C55C6" w:rsidRDefault="007C38B5" w:rsidP="000554D3">
            <w:pPr>
              <w:numPr>
                <w:ilvl w:val="0"/>
                <w:numId w:val="5"/>
              </w:numPr>
              <w:tabs>
                <w:tab w:val="clear" w:pos="720"/>
                <w:tab w:val="num" w:pos="295"/>
              </w:tabs>
              <w:ind w:left="295" w:hanging="295"/>
              <w:jc w:val="both"/>
              <w:rPr>
                <w:rFonts w:cs="Arial"/>
              </w:rPr>
            </w:pPr>
            <w:r w:rsidRPr="00A31AE5">
              <w:rPr>
                <w:rFonts w:cs="Arial"/>
              </w:rPr>
              <w:t>Andere IT- Dienstleister für Banken</w:t>
            </w:r>
          </w:p>
          <w:p w14:paraId="41CE7420" w14:textId="78C8981F" w:rsidR="007C38B5" w:rsidRPr="00A31AE5" w:rsidRDefault="007C38B5" w:rsidP="000554D3">
            <w:pPr>
              <w:numPr>
                <w:ilvl w:val="0"/>
                <w:numId w:val="5"/>
              </w:numPr>
              <w:tabs>
                <w:tab w:val="clear" w:pos="720"/>
                <w:tab w:val="num" w:pos="295"/>
              </w:tabs>
              <w:ind w:left="295" w:hanging="295"/>
              <w:jc w:val="both"/>
              <w:rPr>
                <w:rFonts w:cs="Arial"/>
              </w:rPr>
            </w:pPr>
            <w:r w:rsidRPr="00A31AE5">
              <w:rPr>
                <w:rFonts w:cs="Arial"/>
              </w:rPr>
              <w:t xml:space="preserve">BaFin (regulatorisch) </w:t>
            </w:r>
          </w:p>
        </w:tc>
      </w:tr>
      <w:tr w:rsidR="000672C1" w:rsidRPr="00740369" w14:paraId="273933DA" w14:textId="77777777" w:rsidTr="00833F4E">
        <w:trPr>
          <w:trHeight w:val="389"/>
        </w:trPr>
        <w:tc>
          <w:tcPr>
            <w:tcW w:w="3210" w:type="dxa"/>
            <w:shd w:val="clear" w:color="auto" w:fill="A8D08D"/>
          </w:tcPr>
          <w:p w14:paraId="2F80E5E6" w14:textId="77777777" w:rsidR="000672C1" w:rsidRPr="00F81F5E" w:rsidRDefault="000672C1" w:rsidP="00881021">
            <w:pPr>
              <w:spacing w:before="120" w:after="60"/>
              <w:ind w:left="113"/>
              <w:rPr>
                <w:rFonts w:cs="Arial"/>
                <w:b/>
                <w:bCs/>
              </w:rPr>
            </w:pPr>
            <w:r w:rsidRPr="00F81F5E">
              <w:rPr>
                <w:rFonts w:cs="Arial"/>
                <w:b/>
                <w:bCs/>
              </w:rPr>
              <w:t>Geplante Termine (wann?):</w:t>
            </w:r>
          </w:p>
        </w:tc>
        <w:tc>
          <w:tcPr>
            <w:tcW w:w="3723" w:type="dxa"/>
            <w:gridSpan w:val="4"/>
            <w:tcBorders>
              <w:right w:val="single" w:sz="4" w:space="0" w:color="auto"/>
            </w:tcBorders>
          </w:tcPr>
          <w:p w14:paraId="7F007248" w14:textId="77777777" w:rsidR="000672C1" w:rsidRPr="00A31AE5" w:rsidRDefault="000672C1" w:rsidP="00881021">
            <w:pPr>
              <w:rPr>
                <w:rFonts w:cs="Arial"/>
              </w:rPr>
            </w:pPr>
            <w:r w:rsidRPr="00A31AE5">
              <w:rPr>
                <w:rFonts w:cs="Arial"/>
              </w:rPr>
              <w:t>Start:</w:t>
            </w:r>
            <w:r w:rsidRPr="00A31AE5">
              <w:rPr>
                <w:rFonts w:cs="Arial"/>
              </w:rPr>
              <w:tab/>
            </w:r>
            <w:r w:rsidR="007C38B5" w:rsidRPr="00A31AE5">
              <w:rPr>
                <w:rFonts w:cs="Arial"/>
              </w:rPr>
              <w:t>01.09.22</w:t>
            </w:r>
          </w:p>
          <w:p w14:paraId="4F2D2A2B" w14:textId="77777777" w:rsidR="000672C1" w:rsidRPr="00A31AE5" w:rsidRDefault="000672C1" w:rsidP="00881021">
            <w:pPr>
              <w:rPr>
                <w:rFonts w:cs="Arial"/>
              </w:rPr>
            </w:pPr>
            <w:r w:rsidRPr="00A31AE5">
              <w:rPr>
                <w:rFonts w:cs="Arial"/>
              </w:rPr>
              <w:t>Ende:</w:t>
            </w:r>
            <w:r w:rsidRPr="00A31AE5">
              <w:rPr>
                <w:rFonts w:cs="Arial"/>
              </w:rPr>
              <w:tab/>
            </w:r>
            <w:r w:rsidR="007C38B5" w:rsidRPr="00A31AE5">
              <w:rPr>
                <w:rFonts w:cs="Arial"/>
              </w:rPr>
              <w:t>01.09.23</w:t>
            </w:r>
          </w:p>
        </w:tc>
        <w:tc>
          <w:tcPr>
            <w:tcW w:w="2614" w:type="dxa"/>
            <w:gridSpan w:val="3"/>
            <w:tcBorders>
              <w:left w:val="single" w:sz="4" w:space="0" w:color="auto"/>
            </w:tcBorders>
          </w:tcPr>
          <w:p w14:paraId="12B790C3" w14:textId="77777777" w:rsidR="000672C1" w:rsidRPr="00A31AE5" w:rsidRDefault="000672C1" w:rsidP="00881021">
            <w:pPr>
              <w:rPr>
                <w:rFonts w:cs="Arial"/>
              </w:rPr>
            </w:pPr>
            <w:r w:rsidRPr="00A31AE5">
              <w:rPr>
                <w:rFonts w:cs="Arial"/>
              </w:rPr>
              <w:t xml:space="preserve">Dauer: </w:t>
            </w:r>
            <w:r w:rsidR="007C38B5" w:rsidRPr="00A31AE5">
              <w:rPr>
                <w:rFonts w:cs="Arial"/>
              </w:rPr>
              <w:t>12 Monate</w:t>
            </w:r>
          </w:p>
        </w:tc>
      </w:tr>
      <w:tr w:rsidR="000672C1" w:rsidRPr="00740369" w14:paraId="3AD3CABE" w14:textId="77777777" w:rsidTr="00833F4E">
        <w:trPr>
          <w:trHeight w:val="365"/>
        </w:trPr>
        <w:tc>
          <w:tcPr>
            <w:tcW w:w="3210" w:type="dxa"/>
            <w:shd w:val="clear" w:color="auto" w:fill="A8D08D"/>
          </w:tcPr>
          <w:p w14:paraId="5886EFB6" w14:textId="77777777" w:rsidR="000672C1" w:rsidRPr="00F81F5E" w:rsidRDefault="000672C1" w:rsidP="00881021">
            <w:pPr>
              <w:spacing w:before="120" w:after="60"/>
              <w:ind w:left="113"/>
              <w:rPr>
                <w:rFonts w:cs="Arial"/>
                <w:b/>
                <w:bCs/>
              </w:rPr>
            </w:pPr>
            <w:r w:rsidRPr="00F81F5E">
              <w:rPr>
                <w:rFonts w:cs="Arial"/>
                <w:b/>
                <w:bCs/>
              </w:rPr>
              <w:t xml:space="preserve">Zwischentermine </w:t>
            </w:r>
            <w:r w:rsidRPr="00F81F5E">
              <w:rPr>
                <w:rFonts w:cs="Arial"/>
                <w:b/>
                <w:bCs/>
              </w:rPr>
              <w:br/>
              <w:t>(mit Auftraggeber vereinbart):</w:t>
            </w:r>
          </w:p>
        </w:tc>
        <w:tc>
          <w:tcPr>
            <w:tcW w:w="6337" w:type="dxa"/>
            <w:gridSpan w:val="7"/>
          </w:tcPr>
          <w:p w14:paraId="4BA6F7D3" w14:textId="3F91AC78" w:rsidR="000672C1" w:rsidRPr="00A31AE5" w:rsidRDefault="007C38B5" w:rsidP="00881021">
            <w:pPr>
              <w:rPr>
                <w:rFonts w:cs="Arial"/>
              </w:rPr>
            </w:pPr>
            <w:r w:rsidRPr="00A31AE5">
              <w:rPr>
                <w:rFonts w:cs="Arial"/>
              </w:rPr>
              <w:t>Q</w:t>
            </w:r>
            <w:r w:rsidR="004A38EC" w:rsidRPr="00A31AE5">
              <w:rPr>
                <w:rFonts w:cs="Arial"/>
              </w:rPr>
              <w:t xml:space="preserve">uality Gate 1 – Dokumentation: </w:t>
            </w:r>
            <w:r w:rsidR="00452555">
              <w:rPr>
                <w:rFonts w:cs="Arial"/>
              </w:rPr>
              <w:t>07.11.22</w:t>
            </w:r>
          </w:p>
          <w:p w14:paraId="5F7E4A45" w14:textId="48132417" w:rsidR="004A38EC" w:rsidRPr="00A31AE5" w:rsidRDefault="004A38EC" w:rsidP="00881021">
            <w:pPr>
              <w:rPr>
                <w:rFonts w:cs="Arial"/>
                <w:lang w:val="en-US"/>
              </w:rPr>
            </w:pPr>
            <w:r w:rsidRPr="00A31AE5">
              <w:rPr>
                <w:rFonts w:cs="Arial"/>
                <w:lang w:val="en-US"/>
              </w:rPr>
              <w:t xml:space="preserve">Quality Gate 2 – </w:t>
            </w:r>
            <w:r w:rsidR="00754AEF" w:rsidRPr="00A31AE5">
              <w:rPr>
                <w:rFonts w:cs="Arial"/>
                <w:lang w:val="en-US"/>
              </w:rPr>
              <w:t>Gap-</w:t>
            </w:r>
            <w:proofErr w:type="spellStart"/>
            <w:r w:rsidR="00754AEF" w:rsidRPr="00A31AE5">
              <w:rPr>
                <w:rFonts w:cs="Arial"/>
                <w:lang w:val="en-US"/>
              </w:rPr>
              <w:t>Analyse</w:t>
            </w:r>
            <w:proofErr w:type="spellEnd"/>
            <w:r w:rsidR="00754AEF" w:rsidRPr="00A31AE5">
              <w:rPr>
                <w:rFonts w:cs="Arial"/>
                <w:lang w:val="en-US"/>
              </w:rPr>
              <w:t xml:space="preserve">: </w:t>
            </w:r>
            <w:r w:rsidR="00452555">
              <w:rPr>
                <w:rFonts w:cs="Arial"/>
                <w:lang w:val="en-US"/>
              </w:rPr>
              <w:t>26.12.22</w:t>
            </w:r>
          </w:p>
          <w:p w14:paraId="0AF41322" w14:textId="1187DDCC" w:rsidR="00754AEF" w:rsidRPr="00A31AE5" w:rsidRDefault="00754AEF" w:rsidP="00881021">
            <w:pPr>
              <w:rPr>
                <w:rFonts w:cs="Arial"/>
              </w:rPr>
            </w:pPr>
            <w:r w:rsidRPr="00A31AE5">
              <w:rPr>
                <w:rFonts w:cs="Arial"/>
              </w:rPr>
              <w:t xml:space="preserve">Quality Gate 3 – Prozesse: </w:t>
            </w:r>
            <w:r w:rsidR="00452555">
              <w:rPr>
                <w:rFonts w:cs="Arial"/>
              </w:rPr>
              <w:t>02.03.23</w:t>
            </w:r>
          </w:p>
          <w:p w14:paraId="508EBF90" w14:textId="2D74ADD5" w:rsidR="00754AEF" w:rsidRPr="00A31AE5" w:rsidRDefault="00754AEF" w:rsidP="00881021">
            <w:pPr>
              <w:rPr>
                <w:rFonts w:cs="Arial"/>
              </w:rPr>
            </w:pPr>
            <w:r w:rsidRPr="00A31AE5">
              <w:rPr>
                <w:rFonts w:cs="Arial"/>
              </w:rPr>
              <w:t xml:space="preserve">Quality Gate 4 – Technisch Bereit: </w:t>
            </w:r>
            <w:r w:rsidR="00452555">
              <w:rPr>
                <w:rFonts w:cs="Arial"/>
              </w:rPr>
              <w:t>27.04.23</w:t>
            </w:r>
          </w:p>
          <w:p w14:paraId="0F57EAB5" w14:textId="3A4D9542" w:rsidR="000732A1" w:rsidRPr="00A31AE5" w:rsidRDefault="00754AEF" w:rsidP="00881021">
            <w:pPr>
              <w:rPr>
                <w:rFonts w:cs="Arial"/>
              </w:rPr>
            </w:pPr>
            <w:r w:rsidRPr="00A31AE5">
              <w:rPr>
                <w:rFonts w:cs="Arial"/>
              </w:rPr>
              <w:t xml:space="preserve">Quality Gate 5 – Betriebsbereit: </w:t>
            </w:r>
            <w:r w:rsidR="00452555">
              <w:rPr>
                <w:rFonts w:cs="Arial"/>
              </w:rPr>
              <w:t>29.07.23</w:t>
            </w:r>
          </w:p>
        </w:tc>
      </w:tr>
      <w:tr w:rsidR="000672C1" w:rsidRPr="00740369" w14:paraId="353D19BA" w14:textId="77777777" w:rsidTr="00833F4E">
        <w:trPr>
          <w:trHeight w:val="340"/>
        </w:trPr>
        <w:tc>
          <w:tcPr>
            <w:tcW w:w="3210" w:type="dxa"/>
            <w:shd w:val="clear" w:color="auto" w:fill="A8D08D"/>
          </w:tcPr>
          <w:p w14:paraId="6A159C35" w14:textId="77777777" w:rsidR="000672C1" w:rsidRPr="00F81F5E" w:rsidRDefault="000672C1" w:rsidP="00881021">
            <w:pPr>
              <w:spacing w:before="120" w:after="60"/>
              <w:ind w:left="113"/>
              <w:jc w:val="both"/>
              <w:rPr>
                <w:rFonts w:cs="Arial"/>
                <w:b/>
                <w:bCs/>
              </w:rPr>
            </w:pPr>
            <w:r w:rsidRPr="00F81F5E">
              <w:rPr>
                <w:rFonts w:cs="Arial"/>
                <w:b/>
              </w:rPr>
              <w:t>Aufwand [PT]:</w:t>
            </w:r>
          </w:p>
        </w:tc>
        <w:tc>
          <w:tcPr>
            <w:tcW w:w="1977" w:type="dxa"/>
          </w:tcPr>
          <w:p w14:paraId="5A169E81" w14:textId="6F5FE454" w:rsidR="000672C1" w:rsidRPr="00A31AE5" w:rsidRDefault="000672C1" w:rsidP="00881021">
            <w:pPr>
              <w:rPr>
                <w:rFonts w:cs="Arial"/>
              </w:rPr>
            </w:pPr>
            <w:r w:rsidRPr="00A31AE5">
              <w:rPr>
                <w:rFonts w:cs="Arial"/>
              </w:rPr>
              <w:t xml:space="preserve">gesamt </w:t>
            </w:r>
            <w:r w:rsidR="004C773E" w:rsidRPr="00A31AE5">
              <w:rPr>
                <w:rFonts w:cs="Arial"/>
              </w:rPr>
              <w:t>2</w:t>
            </w:r>
            <w:r w:rsidR="000E3DEA">
              <w:rPr>
                <w:rFonts w:cs="Arial"/>
              </w:rPr>
              <w:t>14</w:t>
            </w:r>
          </w:p>
        </w:tc>
        <w:tc>
          <w:tcPr>
            <w:tcW w:w="2244" w:type="dxa"/>
            <w:gridSpan w:val="4"/>
          </w:tcPr>
          <w:p w14:paraId="30CBA15E" w14:textId="4CC76A0B" w:rsidR="000672C1" w:rsidRPr="00A31AE5" w:rsidRDefault="000672C1" w:rsidP="00881021">
            <w:pPr>
              <w:rPr>
                <w:rFonts w:cs="Arial"/>
              </w:rPr>
            </w:pPr>
            <w:r w:rsidRPr="00A31AE5">
              <w:rPr>
                <w:rFonts w:cs="Arial"/>
              </w:rPr>
              <w:t xml:space="preserve">intern </w:t>
            </w:r>
            <w:r w:rsidR="00ED6865" w:rsidRPr="00A31AE5">
              <w:rPr>
                <w:rFonts w:cs="Arial"/>
              </w:rPr>
              <w:t>2</w:t>
            </w:r>
            <w:r w:rsidR="000E3DEA">
              <w:rPr>
                <w:rFonts w:cs="Arial"/>
              </w:rPr>
              <w:t>14</w:t>
            </w:r>
          </w:p>
        </w:tc>
        <w:tc>
          <w:tcPr>
            <w:tcW w:w="2116" w:type="dxa"/>
            <w:gridSpan w:val="2"/>
          </w:tcPr>
          <w:p w14:paraId="0EFA5936" w14:textId="77777777" w:rsidR="000672C1" w:rsidRPr="00A31AE5" w:rsidRDefault="000672C1" w:rsidP="00881021">
            <w:pPr>
              <w:rPr>
                <w:rFonts w:cs="Arial"/>
              </w:rPr>
            </w:pPr>
            <w:r w:rsidRPr="00A31AE5">
              <w:rPr>
                <w:rFonts w:cs="Arial"/>
              </w:rPr>
              <w:t xml:space="preserve">extern </w:t>
            </w:r>
            <w:r w:rsidR="00ED6865" w:rsidRPr="00A31AE5">
              <w:rPr>
                <w:rFonts w:cs="Arial"/>
              </w:rPr>
              <w:t>0</w:t>
            </w:r>
          </w:p>
        </w:tc>
      </w:tr>
      <w:tr w:rsidR="000672C1" w:rsidRPr="00740369" w14:paraId="68E0142C" w14:textId="77777777" w:rsidTr="00833F4E">
        <w:trPr>
          <w:trHeight w:val="340"/>
        </w:trPr>
        <w:tc>
          <w:tcPr>
            <w:tcW w:w="3210" w:type="dxa"/>
            <w:shd w:val="clear" w:color="auto" w:fill="A8D08D"/>
          </w:tcPr>
          <w:p w14:paraId="0410B563" w14:textId="77777777" w:rsidR="000672C1" w:rsidRPr="00F81F5E" w:rsidRDefault="000672C1" w:rsidP="00881021">
            <w:pPr>
              <w:spacing w:before="120" w:after="60"/>
              <w:ind w:left="113"/>
              <w:jc w:val="both"/>
              <w:rPr>
                <w:rFonts w:cs="Arial"/>
                <w:b/>
                <w:bCs/>
              </w:rPr>
            </w:pPr>
            <w:r w:rsidRPr="00F81F5E">
              <w:rPr>
                <w:rFonts w:cs="Arial"/>
                <w:b/>
              </w:rPr>
              <w:t>Personalkosten [€]:</w:t>
            </w:r>
          </w:p>
        </w:tc>
        <w:tc>
          <w:tcPr>
            <w:tcW w:w="1977" w:type="dxa"/>
          </w:tcPr>
          <w:p w14:paraId="100B4F04" w14:textId="49038500" w:rsidR="000672C1" w:rsidRPr="00A31AE5" w:rsidRDefault="000672C1" w:rsidP="00881021">
            <w:pPr>
              <w:rPr>
                <w:rFonts w:cs="Arial"/>
              </w:rPr>
            </w:pPr>
            <w:r w:rsidRPr="00A31AE5">
              <w:rPr>
                <w:rFonts w:cs="Arial"/>
              </w:rPr>
              <w:t xml:space="preserve">gesamt </w:t>
            </w:r>
            <w:r w:rsidR="000E3DEA" w:rsidRPr="000E3DEA">
              <w:rPr>
                <w:rFonts w:cs="Arial"/>
              </w:rPr>
              <w:t>120.485,02</w:t>
            </w:r>
          </w:p>
        </w:tc>
        <w:tc>
          <w:tcPr>
            <w:tcW w:w="2244" w:type="dxa"/>
            <w:gridSpan w:val="4"/>
          </w:tcPr>
          <w:p w14:paraId="1CE2FAD6" w14:textId="52026304" w:rsidR="000672C1" w:rsidRPr="00A31AE5" w:rsidRDefault="000672C1" w:rsidP="00881021">
            <w:pPr>
              <w:rPr>
                <w:rFonts w:cs="Arial"/>
              </w:rPr>
            </w:pPr>
            <w:r w:rsidRPr="00A31AE5">
              <w:rPr>
                <w:rFonts w:cs="Arial"/>
              </w:rPr>
              <w:t xml:space="preserve">intern </w:t>
            </w:r>
            <w:r w:rsidR="000E3DEA">
              <w:rPr>
                <w:rFonts w:cs="Arial"/>
              </w:rPr>
              <w:t>120.485,02</w:t>
            </w:r>
          </w:p>
        </w:tc>
        <w:tc>
          <w:tcPr>
            <w:tcW w:w="2116" w:type="dxa"/>
            <w:gridSpan w:val="2"/>
          </w:tcPr>
          <w:p w14:paraId="4ABDA7ED" w14:textId="77777777" w:rsidR="000672C1" w:rsidRPr="00A31AE5" w:rsidRDefault="000672C1" w:rsidP="00881021">
            <w:pPr>
              <w:rPr>
                <w:rFonts w:cs="Arial"/>
              </w:rPr>
            </w:pPr>
            <w:r w:rsidRPr="00A31AE5">
              <w:rPr>
                <w:rFonts w:cs="Arial"/>
              </w:rPr>
              <w:t xml:space="preserve">extern </w:t>
            </w:r>
            <w:r w:rsidR="00ED6865" w:rsidRPr="00A31AE5">
              <w:rPr>
                <w:rFonts w:cs="Arial"/>
              </w:rPr>
              <w:t>0</w:t>
            </w:r>
          </w:p>
        </w:tc>
      </w:tr>
      <w:tr w:rsidR="000672C1" w:rsidRPr="00740369" w14:paraId="58A61933" w14:textId="77777777" w:rsidTr="00833F4E">
        <w:trPr>
          <w:trHeight w:val="340"/>
        </w:trPr>
        <w:tc>
          <w:tcPr>
            <w:tcW w:w="3210" w:type="dxa"/>
            <w:shd w:val="clear" w:color="auto" w:fill="A8D08D"/>
          </w:tcPr>
          <w:p w14:paraId="7772DD75" w14:textId="77777777" w:rsidR="000672C1" w:rsidRPr="00F81F5E" w:rsidRDefault="000672C1" w:rsidP="00881021">
            <w:pPr>
              <w:spacing w:before="120" w:after="60"/>
              <w:ind w:left="113"/>
              <w:jc w:val="both"/>
              <w:rPr>
                <w:rFonts w:cs="Arial"/>
                <w:b/>
                <w:bCs/>
              </w:rPr>
            </w:pPr>
            <w:r w:rsidRPr="00F81F5E">
              <w:rPr>
                <w:rFonts w:cs="Arial"/>
                <w:b/>
              </w:rPr>
              <w:t>Sachkosten [€]:</w:t>
            </w:r>
          </w:p>
        </w:tc>
        <w:tc>
          <w:tcPr>
            <w:tcW w:w="1977" w:type="dxa"/>
          </w:tcPr>
          <w:p w14:paraId="0CA6CCEA" w14:textId="77777777" w:rsidR="000672C1" w:rsidRPr="00A31AE5" w:rsidRDefault="000672C1" w:rsidP="00881021">
            <w:pPr>
              <w:rPr>
                <w:rFonts w:cs="Arial"/>
              </w:rPr>
            </w:pPr>
            <w:r w:rsidRPr="00A31AE5">
              <w:rPr>
                <w:rFonts w:cs="Arial"/>
              </w:rPr>
              <w:t xml:space="preserve">gesamt </w:t>
            </w:r>
            <w:r w:rsidR="00ED6865" w:rsidRPr="00A31AE5">
              <w:rPr>
                <w:rFonts w:cs="Arial"/>
              </w:rPr>
              <w:t>0</w:t>
            </w:r>
          </w:p>
        </w:tc>
        <w:tc>
          <w:tcPr>
            <w:tcW w:w="2244" w:type="dxa"/>
            <w:gridSpan w:val="4"/>
          </w:tcPr>
          <w:p w14:paraId="760FE6C6" w14:textId="77777777" w:rsidR="000672C1" w:rsidRPr="00A31AE5" w:rsidRDefault="000672C1" w:rsidP="00881021">
            <w:pPr>
              <w:rPr>
                <w:rFonts w:cs="Arial"/>
              </w:rPr>
            </w:pPr>
            <w:r w:rsidRPr="00A31AE5">
              <w:rPr>
                <w:rFonts w:cs="Arial"/>
              </w:rPr>
              <w:t xml:space="preserve">intern </w:t>
            </w:r>
            <w:r w:rsidR="00ED6865" w:rsidRPr="00A31AE5">
              <w:rPr>
                <w:rFonts w:cs="Arial"/>
              </w:rPr>
              <w:t>0</w:t>
            </w:r>
          </w:p>
        </w:tc>
        <w:tc>
          <w:tcPr>
            <w:tcW w:w="2116" w:type="dxa"/>
            <w:gridSpan w:val="2"/>
          </w:tcPr>
          <w:p w14:paraId="5B153BDB" w14:textId="77777777" w:rsidR="000672C1" w:rsidRPr="00A31AE5" w:rsidRDefault="000672C1" w:rsidP="00881021">
            <w:pPr>
              <w:rPr>
                <w:rFonts w:cs="Arial"/>
              </w:rPr>
            </w:pPr>
            <w:r w:rsidRPr="00A31AE5">
              <w:rPr>
                <w:rFonts w:cs="Arial"/>
              </w:rPr>
              <w:t xml:space="preserve">extern </w:t>
            </w:r>
            <w:r w:rsidR="00ED6865" w:rsidRPr="00A31AE5">
              <w:rPr>
                <w:rFonts w:cs="Arial"/>
              </w:rPr>
              <w:t>0</w:t>
            </w:r>
          </w:p>
        </w:tc>
      </w:tr>
      <w:tr w:rsidR="000672C1" w:rsidRPr="00740369" w14:paraId="29BB88D3" w14:textId="77777777" w:rsidTr="00833F4E">
        <w:trPr>
          <w:trHeight w:val="340"/>
        </w:trPr>
        <w:tc>
          <w:tcPr>
            <w:tcW w:w="3210" w:type="dxa"/>
            <w:shd w:val="clear" w:color="auto" w:fill="A8D08D"/>
          </w:tcPr>
          <w:p w14:paraId="77218ECB" w14:textId="77777777" w:rsidR="000672C1" w:rsidRPr="00F81F5E" w:rsidRDefault="000672C1" w:rsidP="00881021">
            <w:pPr>
              <w:spacing w:before="120" w:after="60"/>
              <w:ind w:left="113"/>
              <w:jc w:val="both"/>
              <w:rPr>
                <w:rFonts w:cs="Arial"/>
                <w:b/>
                <w:bCs/>
              </w:rPr>
            </w:pPr>
            <w:r w:rsidRPr="00F81F5E">
              <w:rPr>
                <w:rFonts w:cs="Arial"/>
                <w:b/>
              </w:rPr>
              <w:t>Investitionen [€]:</w:t>
            </w:r>
          </w:p>
        </w:tc>
        <w:tc>
          <w:tcPr>
            <w:tcW w:w="1977" w:type="dxa"/>
          </w:tcPr>
          <w:p w14:paraId="5D6FF6B5" w14:textId="77777777" w:rsidR="000672C1" w:rsidRPr="00A31AE5" w:rsidRDefault="000672C1" w:rsidP="00881021">
            <w:pPr>
              <w:rPr>
                <w:rFonts w:cs="Arial"/>
              </w:rPr>
            </w:pPr>
            <w:r w:rsidRPr="00A31AE5">
              <w:rPr>
                <w:rFonts w:cs="Arial"/>
              </w:rPr>
              <w:t xml:space="preserve">gesamt </w:t>
            </w:r>
            <w:r w:rsidR="00ED6865" w:rsidRPr="00A31AE5">
              <w:rPr>
                <w:rFonts w:cs="Arial"/>
              </w:rPr>
              <w:t>0</w:t>
            </w:r>
          </w:p>
        </w:tc>
        <w:tc>
          <w:tcPr>
            <w:tcW w:w="2244" w:type="dxa"/>
            <w:gridSpan w:val="4"/>
          </w:tcPr>
          <w:p w14:paraId="2B586C6D" w14:textId="77777777" w:rsidR="000672C1" w:rsidRPr="00A31AE5" w:rsidRDefault="000672C1" w:rsidP="00881021">
            <w:pPr>
              <w:rPr>
                <w:rFonts w:cs="Arial"/>
              </w:rPr>
            </w:pPr>
            <w:r w:rsidRPr="00A31AE5">
              <w:rPr>
                <w:rFonts w:cs="Arial"/>
              </w:rPr>
              <w:t xml:space="preserve">intern </w:t>
            </w:r>
            <w:r w:rsidR="00ED6865" w:rsidRPr="00A31AE5">
              <w:rPr>
                <w:rFonts w:cs="Arial"/>
              </w:rPr>
              <w:t>0</w:t>
            </w:r>
          </w:p>
        </w:tc>
        <w:tc>
          <w:tcPr>
            <w:tcW w:w="2116" w:type="dxa"/>
            <w:gridSpan w:val="2"/>
          </w:tcPr>
          <w:p w14:paraId="7A444FEF" w14:textId="77777777" w:rsidR="000672C1" w:rsidRPr="00A31AE5" w:rsidRDefault="000672C1" w:rsidP="00881021">
            <w:pPr>
              <w:rPr>
                <w:rFonts w:cs="Arial"/>
              </w:rPr>
            </w:pPr>
            <w:r w:rsidRPr="00A31AE5">
              <w:rPr>
                <w:rFonts w:cs="Arial"/>
              </w:rPr>
              <w:t xml:space="preserve">extern </w:t>
            </w:r>
            <w:r w:rsidR="00ED6865" w:rsidRPr="00A31AE5">
              <w:rPr>
                <w:rFonts w:cs="Arial"/>
              </w:rPr>
              <w:t>0</w:t>
            </w:r>
          </w:p>
        </w:tc>
      </w:tr>
      <w:tr w:rsidR="000672C1" w:rsidRPr="00740369" w14:paraId="58DDE4DD" w14:textId="77777777" w:rsidTr="00833F4E">
        <w:trPr>
          <w:trHeight w:val="340"/>
        </w:trPr>
        <w:tc>
          <w:tcPr>
            <w:tcW w:w="3210" w:type="dxa"/>
            <w:shd w:val="clear" w:color="auto" w:fill="A8D08D"/>
          </w:tcPr>
          <w:p w14:paraId="1A7CCA04" w14:textId="77777777" w:rsidR="000672C1" w:rsidRPr="00F81F5E" w:rsidRDefault="000672C1" w:rsidP="00881021">
            <w:pPr>
              <w:spacing w:before="120" w:after="60"/>
              <w:ind w:left="113"/>
              <w:jc w:val="both"/>
              <w:rPr>
                <w:rFonts w:cs="Arial"/>
                <w:b/>
                <w:bCs/>
              </w:rPr>
            </w:pPr>
            <w:r w:rsidRPr="00F81F5E">
              <w:rPr>
                <w:rFonts w:cs="Arial"/>
                <w:b/>
              </w:rPr>
              <w:t>Budget [€]:</w:t>
            </w:r>
          </w:p>
        </w:tc>
        <w:tc>
          <w:tcPr>
            <w:tcW w:w="1977" w:type="dxa"/>
          </w:tcPr>
          <w:p w14:paraId="405EBA3E" w14:textId="0A366798" w:rsidR="000672C1" w:rsidRPr="00A31AE5" w:rsidRDefault="000672C1" w:rsidP="00881021">
            <w:pPr>
              <w:rPr>
                <w:rFonts w:cs="Arial"/>
              </w:rPr>
            </w:pPr>
            <w:r w:rsidRPr="00A31AE5">
              <w:rPr>
                <w:rFonts w:cs="Arial"/>
              </w:rPr>
              <w:t xml:space="preserve">gesamt </w:t>
            </w:r>
            <w:r w:rsidR="000E3DEA">
              <w:rPr>
                <w:rFonts w:cs="Arial"/>
              </w:rPr>
              <w:t>120.485,02</w:t>
            </w:r>
          </w:p>
        </w:tc>
        <w:tc>
          <w:tcPr>
            <w:tcW w:w="2244" w:type="dxa"/>
            <w:gridSpan w:val="4"/>
          </w:tcPr>
          <w:p w14:paraId="0D1BBE9C" w14:textId="0CF8EFBA" w:rsidR="000672C1" w:rsidRPr="00A31AE5" w:rsidRDefault="000672C1" w:rsidP="00881021">
            <w:pPr>
              <w:rPr>
                <w:rFonts w:cs="Arial"/>
              </w:rPr>
            </w:pPr>
            <w:r w:rsidRPr="00A31AE5">
              <w:rPr>
                <w:rFonts w:cs="Arial"/>
              </w:rPr>
              <w:t xml:space="preserve">intern </w:t>
            </w:r>
            <w:r w:rsidR="000E3DEA">
              <w:rPr>
                <w:rFonts w:cs="Arial"/>
              </w:rPr>
              <w:t>120.485,02</w:t>
            </w:r>
          </w:p>
        </w:tc>
        <w:tc>
          <w:tcPr>
            <w:tcW w:w="2116" w:type="dxa"/>
            <w:gridSpan w:val="2"/>
          </w:tcPr>
          <w:p w14:paraId="7C6C113A" w14:textId="77777777" w:rsidR="000672C1" w:rsidRPr="00A31AE5" w:rsidRDefault="000672C1" w:rsidP="00881021">
            <w:pPr>
              <w:rPr>
                <w:rFonts w:cs="Arial"/>
              </w:rPr>
            </w:pPr>
            <w:r w:rsidRPr="00A31AE5">
              <w:rPr>
                <w:rFonts w:cs="Arial"/>
              </w:rPr>
              <w:t xml:space="preserve">extern </w:t>
            </w:r>
            <w:r w:rsidR="00ED6865" w:rsidRPr="00A31AE5">
              <w:rPr>
                <w:rFonts w:cs="Arial"/>
              </w:rPr>
              <w:t>0</w:t>
            </w:r>
          </w:p>
        </w:tc>
      </w:tr>
      <w:tr w:rsidR="000672C1" w:rsidRPr="00740369" w14:paraId="77FCED94" w14:textId="77777777" w:rsidTr="00833F4E">
        <w:trPr>
          <w:trHeight w:val="521"/>
        </w:trPr>
        <w:tc>
          <w:tcPr>
            <w:tcW w:w="3210" w:type="dxa"/>
            <w:shd w:val="clear" w:color="auto" w:fill="A8D08D"/>
          </w:tcPr>
          <w:p w14:paraId="53A1E9CB" w14:textId="77777777" w:rsidR="000672C1" w:rsidRPr="00F81F5E" w:rsidRDefault="00C15999" w:rsidP="00881021">
            <w:pPr>
              <w:spacing w:before="120" w:after="60"/>
              <w:ind w:left="113"/>
              <w:rPr>
                <w:rFonts w:cs="Arial"/>
                <w:b/>
                <w:bCs/>
              </w:rPr>
            </w:pPr>
            <w:proofErr w:type="spellStart"/>
            <w:r w:rsidRPr="00F81F5E">
              <w:rPr>
                <w:rFonts w:cs="Arial"/>
                <w:b/>
                <w:bCs/>
              </w:rPr>
              <w:t>V</w:t>
            </w:r>
            <w:r w:rsidR="000672C1" w:rsidRPr="00F81F5E">
              <w:rPr>
                <w:rFonts w:cs="Arial"/>
                <w:b/>
                <w:bCs/>
              </w:rPr>
              <w:t>orauss</w:t>
            </w:r>
            <w:proofErr w:type="spellEnd"/>
            <w:r w:rsidRPr="00F81F5E">
              <w:rPr>
                <w:rFonts w:cs="Arial"/>
                <w:b/>
                <w:bCs/>
              </w:rPr>
              <w:t>.</w:t>
            </w:r>
            <w:r w:rsidR="000672C1" w:rsidRPr="00F81F5E">
              <w:rPr>
                <w:rFonts w:cs="Arial"/>
                <w:b/>
                <w:bCs/>
              </w:rPr>
              <w:t xml:space="preserve"> Behinderungen</w:t>
            </w:r>
            <w:r w:rsidRPr="00F81F5E">
              <w:rPr>
                <w:rFonts w:cs="Arial"/>
                <w:b/>
                <w:bCs/>
              </w:rPr>
              <w:t xml:space="preserve"> </w:t>
            </w:r>
            <w:r w:rsidR="000672C1" w:rsidRPr="00F81F5E">
              <w:rPr>
                <w:rFonts w:cs="Arial"/>
                <w:b/>
                <w:bCs/>
              </w:rPr>
              <w:t>/Risiken/ Störungen</w:t>
            </w:r>
            <w:r w:rsidRPr="00F81F5E">
              <w:rPr>
                <w:rFonts w:cs="Arial"/>
                <w:b/>
                <w:bCs/>
              </w:rPr>
              <w:t>/Chance</w:t>
            </w:r>
            <w:r w:rsidR="000672C1" w:rsidRPr="00F81F5E">
              <w:rPr>
                <w:rFonts w:cs="Arial"/>
                <w:b/>
                <w:bCs/>
              </w:rPr>
              <w:t>:</w:t>
            </w:r>
          </w:p>
        </w:tc>
        <w:tc>
          <w:tcPr>
            <w:tcW w:w="6337" w:type="dxa"/>
            <w:gridSpan w:val="7"/>
          </w:tcPr>
          <w:p w14:paraId="05930616" w14:textId="4280E0C3" w:rsidR="000672C1" w:rsidRPr="00A31AE5" w:rsidRDefault="0051035B" w:rsidP="00881021">
            <w:pPr>
              <w:rPr>
                <w:rFonts w:cs="Arial"/>
              </w:rPr>
            </w:pPr>
            <w:r w:rsidRPr="00A31AE5">
              <w:rPr>
                <w:rFonts w:cs="Arial"/>
              </w:rPr>
              <w:t xml:space="preserve">- </w:t>
            </w:r>
            <w:bookmarkStart w:id="18" w:name="_Hlk148281915"/>
            <w:r w:rsidR="00BE5461" w:rsidRPr="00A31AE5">
              <w:rPr>
                <w:rFonts w:cs="Arial"/>
              </w:rPr>
              <w:t>Regulatorisches Risiko (</w:t>
            </w:r>
            <w:r w:rsidRPr="00A31AE5">
              <w:rPr>
                <w:rFonts w:cs="Arial"/>
              </w:rPr>
              <w:t>regulatorische Anforderungen</w:t>
            </w:r>
            <w:r w:rsidR="00F81F5E">
              <w:rPr>
                <w:rFonts w:cs="Arial"/>
              </w:rPr>
              <w:t xml:space="preserve"> Bank</w:t>
            </w:r>
            <w:r w:rsidRPr="00A31AE5">
              <w:rPr>
                <w:rFonts w:cs="Arial"/>
              </w:rPr>
              <w:t xml:space="preserve"> (BaFin)</w:t>
            </w:r>
          </w:p>
          <w:p w14:paraId="745D3EB3" w14:textId="77777777" w:rsidR="00602C6A" w:rsidRPr="00A31AE5" w:rsidRDefault="0051035B" w:rsidP="004E1F58">
            <w:pPr>
              <w:rPr>
                <w:rFonts w:cs="Arial"/>
              </w:rPr>
            </w:pPr>
            <w:r w:rsidRPr="00A31AE5">
              <w:rPr>
                <w:rFonts w:cs="Arial"/>
              </w:rPr>
              <w:t xml:space="preserve">- </w:t>
            </w:r>
            <w:r w:rsidR="00BE5461" w:rsidRPr="00A31AE5">
              <w:rPr>
                <w:rFonts w:cs="Arial"/>
              </w:rPr>
              <w:t xml:space="preserve">Terminliches Risiko (Vertrag </w:t>
            </w:r>
            <w:r w:rsidR="00C05EF5">
              <w:rPr>
                <w:rFonts w:cs="Arial"/>
              </w:rPr>
              <w:t>fehlt</w:t>
            </w:r>
            <w:r w:rsidR="00BE5461" w:rsidRPr="00A31AE5">
              <w:rPr>
                <w:rFonts w:cs="Arial"/>
              </w:rPr>
              <w:t>; Verschiebung Betrie</w:t>
            </w:r>
            <w:r w:rsidR="00713072">
              <w:rPr>
                <w:rFonts w:cs="Arial"/>
              </w:rPr>
              <w:t>b</w:t>
            </w:r>
            <w:r w:rsidR="00BE5461" w:rsidRPr="00A31AE5">
              <w:rPr>
                <w:rFonts w:cs="Arial"/>
              </w:rPr>
              <w:t xml:space="preserve">sübergang) </w:t>
            </w:r>
          </w:p>
          <w:p w14:paraId="383B4885" w14:textId="77777777" w:rsidR="00C20C8A" w:rsidRPr="00A31AE5" w:rsidRDefault="00A74136" w:rsidP="004E1F58">
            <w:pPr>
              <w:rPr>
                <w:rFonts w:cs="Arial"/>
              </w:rPr>
            </w:pPr>
            <w:r w:rsidRPr="00A31AE5">
              <w:rPr>
                <w:rFonts w:cs="Arial"/>
              </w:rPr>
              <w:t xml:space="preserve">- </w:t>
            </w:r>
            <w:r w:rsidR="00C20C8A" w:rsidRPr="00A31AE5">
              <w:t>Überarbeitung Netzwerkschränke</w:t>
            </w:r>
            <w:r w:rsidR="00C20C8A" w:rsidRPr="00A31AE5">
              <w:rPr>
                <w:rFonts w:cs="Arial"/>
              </w:rPr>
              <w:t xml:space="preserve"> </w:t>
            </w:r>
          </w:p>
          <w:p w14:paraId="5559FAF2" w14:textId="77777777" w:rsidR="00A74136" w:rsidRPr="00A31AE5" w:rsidRDefault="00602C6A" w:rsidP="004E1F58">
            <w:pPr>
              <w:rPr>
                <w:rFonts w:cs="Arial"/>
              </w:rPr>
            </w:pPr>
            <w:r w:rsidRPr="00A31AE5">
              <w:rPr>
                <w:rFonts w:cs="Arial"/>
              </w:rPr>
              <w:t xml:space="preserve">- Chance: </w:t>
            </w:r>
            <w:r w:rsidR="00F81F5E">
              <w:rPr>
                <w:rFonts w:cs="Arial"/>
              </w:rPr>
              <w:t>Q</w:t>
            </w:r>
            <w:r w:rsidRPr="00A31AE5">
              <w:rPr>
                <w:rFonts w:cs="Arial"/>
              </w:rPr>
              <w:t xml:space="preserve">ualitativ gute </w:t>
            </w:r>
            <w:r w:rsidR="00ED6865" w:rsidRPr="00A31AE5">
              <w:rPr>
                <w:rFonts w:cs="Arial"/>
              </w:rPr>
              <w:t>Prozessd</w:t>
            </w:r>
            <w:r w:rsidRPr="00A31AE5">
              <w:rPr>
                <w:rFonts w:cs="Arial"/>
              </w:rPr>
              <w:t>okumentation</w:t>
            </w:r>
            <w:r w:rsidR="00C05EF5">
              <w:rPr>
                <w:rFonts w:cs="Arial"/>
              </w:rPr>
              <w:t xml:space="preserve"> in </w:t>
            </w:r>
            <w:r w:rsidR="00F81F5E">
              <w:rPr>
                <w:rFonts w:cs="Arial"/>
              </w:rPr>
              <w:t xml:space="preserve">Bank </w:t>
            </w:r>
            <w:bookmarkEnd w:id="18"/>
            <w:r w:rsidR="00C05EF5">
              <w:rPr>
                <w:rFonts w:cs="Arial"/>
              </w:rPr>
              <w:t>existent</w:t>
            </w:r>
          </w:p>
        </w:tc>
      </w:tr>
      <w:tr w:rsidR="000672C1" w:rsidRPr="00740369" w14:paraId="11DD7C5D" w14:textId="77777777" w:rsidTr="00833F4E">
        <w:trPr>
          <w:trHeight w:val="365"/>
        </w:trPr>
        <w:tc>
          <w:tcPr>
            <w:tcW w:w="3210" w:type="dxa"/>
            <w:shd w:val="clear" w:color="auto" w:fill="A8D08D"/>
          </w:tcPr>
          <w:p w14:paraId="3D333489" w14:textId="77777777" w:rsidR="000672C1" w:rsidRPr="00F81F5E" w:rsidRDefault="000672C1" w:rsidP="00881021">
            <w:pPr>
              <w:spacing w:before="120" w:after="60"/>
              <w:ind w:left="113"/>
              <w:rPr>
                <w:rFonts w:cs="Arial"/>
                <w:b/>
                <w:bCs/>
              </w:rPr>
            </w:pPr>
            <w:r w:rsidRPr="00F81F5E">
              <w:rPr>
                <w:rFonts w:cs="Arial"/>
                <w:b/>
                <w:bCs/>
              </w:rPr>
              <w:t>Kunde:</w:t>
            </w:r>
          </w:p>
        </w:tc>
        <w:tc>
          <w:tcPr>
            <w:tcW w:w="6337" w:type="dxa"/>
            <w:gridSpan w:val="7"/>
          </w:tcPr>
          <w:p w14:paraId="707349A7" w14:textId="77777777" w:rsidR="000672C1" w:rsidRPr="00A31AE5" w:rsidRDefault="00A74136" w:rsidP="00881021">
            <w:pPr>
              <w:rPr>
                <w:rFonts w:cs="Arial"/>
              </w:rPr>
            </w:pPr>
            <w:proofErr w:type="spellStart"/>
            <w:r w:rsidRPr="00A31AE5">
              <w:rPr>
                <w:rFonts w:cs="Arial"/>
              </w:rPr>
              <w:t>Beckedorfer</w:t>
            </w:r>
            <w:proofErr w:type="spellEnd"/>
            <w:r w:rsidRPr="00A31AE5">
              <w:rPr>
                <w:rFonts w:cs="Arial"/>
              </w:rPr>
              <w:t xml:space="preserve"> Bank</w:t>
            </w:r>
          </w:p>
        </w:tc>
      </w:tr>
      <w:tr w:rsidR="000672C1" w:rsidRPr="00740369" w14:paraId="1C9FD07A" w14:textId="77777777" w:rsidTr="00833F4E">
        <w:trPr>
          <w:trHeight w:val="365"/>
        </w:trPr>
        <w:tc>
          <w:tcPr>
            <w:tcW w:w="3210" w:type="dxa"/>
            <w:shd w:val="clear" w:color="auto" w:fill="A8D08D"/>
          </w:tcPr>
          <w:p w14:paraId="78F8B673" w14:textId="77777777" w:rsidR="000672C1" w:rsidRPr="00F81F5E" w:rsidRDefault="000672C1" w:rsidP="00881021">
            <w:pPr>
              <w:spacing w:before="120" w:after="60"/>
              <w:ind w:left="113"/>
              <w:rPr>
                <w:rFonts w:cs="Arial"/>
                <w:b/>
                <w:bCs/>
              </w:rPr>
            </w:pPr>
            <w:r w:rsidRPr="00F81F5E">
              <w:rPr>
                <w:rFonts w:cs="Arial"/>
                <w:b/>
                <w:bCs/>
              </w:rPr>
              <w:t>Abnahmekriterien</w:t>
            </w:r>
          </w:p>
        </w:tc>
        <w:tc>
          <w:tcPr>
            <w:tcW w:w="6337" w:type="dxa"/>
            <w:gridSpan w:val="7"/>
          </w:tcPr>
          <w:p w14:paraId="787C6298" w14:textId="77777777" w:rsidR="000672C1" w:rsidRPr="00A31AE5" w:rsidRDefault="003C1585" w:rsidP="000554D3">
            <w:pPr>
              <w:numPr>
                <w:ilvl w:val="0"/>
                <w:numId w:val="5"/>
              </w:numPr>
              <w:tabs>
                <w:tab w:val="clear" w:pos="720"/>
                <w:tab w:val="num" w:pos="295"/>
              </w:tabs>
              <w:ind w:left="295" w:hanging="295"/>
              <w:jc w:val="both"/>
              <w:rPr>
                <w:rFonts w:cs="Arial"/>
              </w:rPr>
            </w:pPr>
            <w:r w:rsidRPr="00A31AE5">
              <w:rPr>
                <w:rFonts w:cs="Arial"/>
              </w:rPr>
              <w:t xml:space="preserve">Vollständige </w:t>
            </w:r>
            <w:r w:rsidR="00B33A9A" w:rsidRPr="00A31AE5">
              <w:rPr>
                <w:rFonts w:cs="Arial"/>
              </w:rPr>
              <w:t>Prozessdokumentation</w:t>
            </w:r>
          </w:p>
          <w:p w14:paraId="56DF5522" w14:textId="77777777" w:rsidR="00B33A9A" w:rsidRPr="00A31AE5" w:rsidRDefault="003C1585" w:rsidP="000554D3">
            <w:pPr>
              <w:numPr>
                <w:ilvl w:val="0"/>
                <w:numId w:val="5"/>
              </w:numPr>
              <w:tabs>
                <w:tab w:val="clear" w:pos="720"/>
                <w:tab w:val="num" w:pos="295"/>
              </w:tabs>
              <w:ind w:left="295" w:hanging="295"/>
              <w:jc w:val="both"/>
              <w:rPr>
                <w:rFonts w:cs="Arial"/>
              </w:rPr>
            </w:pPr>
            <w:r w:rsidRPr="00A31AE5">
              <w:rPr>
                <w:rFonts w:cs="Arial"/>
              </w:rPr>
              <w:t xml:space="preserve">Betriebsvertrag </w:t>
            </w:r>
            <w:r w:rsidR="00F81F5E">
              <w:rPr>
                <w:rFonts w:cs="Arial"/>
              </w:rPr>
              <w:t xml:space="preserve">und </w:t>
            </w:r>
            <w:r w:rsidRPr="00A31AE5">
              <w:rPr>
                <w:rFonts w:cs="Arial"/>
              </w:rPr>
              <w:t>Abnahme</w:t>
            </w:r>
            <w:r w:rsidR="00A74136" w:rsidRPr="00A31AE5">
              <w:rPr>
                <w:rFonts w:cs="Arial"/>
              </w:rPr>
              <w:t>e</w:t>
            </w:r>
            <w:r w:rsidRPr="00A31AE5">
              <w:rPr>
                <w:rFonts w:cs="Arial"/>
              </w:rPr>
              <w:t>rklärung lieg</w:t>
            </w:r>
            <w:r w:rsidR="00F81F5E">
              <w:rPr>
                <w:rFonts w:cs="Arial"/>
              </w:rPr>
              <w:t>en vor</w:t>
            </w:r>
          </w:p>
          <w:p w14:paraId="50D1D331" w14:textId="31154811" w:rsidR="00DD5AE9" w:rsidRPr="00A31AE5" w:rsidRDefault="00D87014" w:rsidP="000554D3">
            <w:pPr>
              <w:numPr>
                <w:ilvl w:val="0"/>
                <w:numId w:val="5"/>
              </w:numPr>
              <w:tabs>
                <w:tab w:val="clear" w:pos="720"/>
                <w:tab w:val="num" w:pos="295"/>
              </w:tabs>
              <w:ind w:left="295" w:hanging="295"/>
              <w:jc w:val="both"/>
              <w:rPr>
                <w:rFonts w:cs="Arial"/>
              </w:rPr>
            </w:pPr>
            <w:r w:rsidRPr="00A31AE5">
              <w:rPr>
                <w:rFonts w:cs="Arial"/>
              </w:rPr>
              <w:t xml:space="preserve">Standardisierte Service- </w:t>
            </w:r>
            <w:r w:rsidR="000554D3">
              <w:rPr>
                <w:rFonts w:cs="Arial"/>
              </w:rPr>
              <w:t>&amp;</w:t>
            </w:r>
            <w:r w:rsidRPr="00A31AE5">
              <w:rPr>
                <w:rFonts w:cs="Arial"/>
              </w:rPr>
              <w:t xml:space="preserve"> Betriebsprozesse sind eingeführt </w:t>
            </w:r>
            <w:r w:rsidR="008C55C6">
              <w:rPr>
                <w:rFonts w:cs="Arial"/>
              </w:rPr>
              <w:t>&amp;</w:t>
            </w:r>
            <w:r w:rsidRPr="00A31AE5">
              <w:rPr>
                <w:rFonts w:cs="Arial"/>
              </w:rPr>
              <w:t xml:space="preserve"> die </w:t>
            </w:r>
            <w:r w:rsidR="00986EBD" w:rsidRPr="00A31AE5">
              <w:rPr>
                <w:rFonts w:cs="Arial"/>
              </w:rPr>
              <w:t xml:space="preserve">IT-Betriebsverantwortung </w:t>
            </w:r>
            <w:r w:rsidR="008C55C6">
              <w:rPr>
                <w:rFonts w:cs="Arial"/>
              </w:rPr>
              <w:t xml:space="preserve">wurde </w:t>
            </w:r>
            <w:r w:rsidR="00DD5AE9" w:rsidRPr="00A31AE5">
              <w:rPr>
                <w:rFonts w:cs="Arial"/>
              </w:rPr>
              <w:t>übernommen.</w:t>
            </w:r>
          </w:p>
        </w:tc>
      </w:tr>
      <w:tr w:rsidR="000672C1" w:rsidRPr="00740369" w14:paraId="2CD29F6D" w14:textId="77777777" w:rsidTr="00833F4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584"/>
        </w:trPr>
        <w:tc>
          <w:tcPr>
            <w:tcW w:w="3210" w:type="dxa"/>
            <w:shd w:val="clear" w:color="auto" w:fill="A8D08D"/>
          </w:tcPr>
          <w:p w14:paraId="3A0D8B59" w14:textId="77777777" w:rsidR="000672C1" w:rsidRPr="00F81F5E" w:rsidRDefault="000672C1" w:rsidP="00881021">
            <w:pPr>
              <w:ind w:left="113"/>
              <w:rPr>
                <w:rFonts w:cs="Arial"/>
                <w:b/>
                <w:bCs/>
              </w:rPr>
            </w:pPr>
            <w:r w:rsidRPr="00F81F5E">
              <w:rPr>
                <w:rFonts w:cs="Arial"/>
                <w:b/>
                <w:bCs/>
              </w:rPr>
              <w:t xml:space="preserve">Unterschrift </w:t>
            </w:r>
          </w:p>
        </w:tc>
        <w:tc>
          <w:tcPr>
            <w:tcW w:w="3129" w:type="dxa"/>
            <w:gridSpan w:val="2"/>
          </w:tcPr>
          <w:p w14:paraId="34A7A38F" w14:textId="2AD28F90" w:rsidR="009203E4" w:rsidRPr="00740369" w:rsidRDefault="008C55C6" w:rsidP="009203E4">
            <w:pPr>
              <w:jc w:val="both"/>
              <w:rPr>
                <w:sz w:val="22"/>
                <w:szCs w:val="22"/>
              </w:rPr>
            </w:pPr>
            <w:r>
              <w:rPr>
                <w:noProof/>
                <w:sz w:val="22"/>
                <w:szCs w:val="22"/>
              </w:rPr>
              <w:drawing>
                <wp:inline distT="0" distB="0" distL="0" distR="0" wp14:anchorId="6ADA63FF" wp14:editId="6059165B">
                  <wp:extent cx="1454785" cy="228600"/>
                  <wp:effectExtent l="0" t="0" r="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Unerschrift AG.jpg"/>
                          <pic:cNvPicPr/>
                        </pic:nvPicPr>
                        <pic:blipFill rotWithShape="1">
                          <a:blip r:embed="rId13" cstate="print">
                            <a:extLst>
                              <a:ext uri="{BEBA8EAE-BF5A-486C-A8C5-ECC9F3942E4B}">
                                <a14:imgProps xmlns:a14="http://schemas.microsoft.com/office/drawing/2010/main">
                                  <a14:imgLayer r:embed="rId14">
                                    <a14:imgEffect>
                                      <a14:artisticPencilSketch/>
                                    </a14:imgEffect>
                                  </a14:imgLayer>
                                </a14:imgProps>
                              </a:ext>
                              <a:ext uri="{28A0092B-C50C-407E-A947-70E740481C1C}">
                                <a14:useLocalDpi xmlns:a14="http://schemas.microsoft.com/office/drawing/2010/main" val="0"/>
                              </a:ext>
                            </a:extLst>
                          </a:blip>
                          <a:srcRect r="10049"/>
                          <a:stretch/>
                        </pic:blipFill>
                        <pic:spPr bwMode="auto">
                          <a:xfrm>
                            <a:off x="0" y="0"/>
                            <a:ext cx="1525369" cy="239691"/>
                          </a:xfrm>
                          <a:prstGeom prst="rect">
                            <a:avLst/>
                          </a:prstGeom>
                          <a:ln>
                            <a:noFill/>
                          </a:ln>
                          <a:extLst>
                            <a:ext uri="{53640926-AAD7-44D8-BBD7-CCE9431645EC}">
                              <a14:shadowObscured xmlns:a14="http://schemas.microsoft.com/office/drawing/2010/main"/>
                            </a:ext>
                          </a:extLst>
                        </pic:spPr>
                      </pic:pic>
                    </a:graphicData>
                  </a:graphic>
                </wp:inline>
              </w:drawing>
            </w:r>
          </w:p>
          <w:p w14:paraId="1E3A70B4" w14:textId="602197F0" w:rsidR="000672C1" w:rsidRPr="00F81F5E" w:rsidRDefault="000672C1" w:rsidP="009203E4">
            <w:pPr>
              <w:jc w:val="both"/>
              <w:rPr>
                <w:rFonts w:cs="Arial"/>
                <w:bCs/>
                <w:lang w:val="en-US"/>
              </w:rPr>
            </w:pPr>
            <w:proofErr w:type="spellStart"/>
            <w:r w:rsidRPr="00F81F5E">
              <w:rPr>
                <w:rFonts w:cs="Arial"/>
                <w:bCs/>
                <w:lang w:val="en-US"/>
              </w:rPr>
              <w:t>Auftraggeber</w:t>
            </w:r>
            <w:proofErr w:type="spellEnd"/>
          </w:p>
        </w:tc>
        <w:tc>
          <w:tcPr>
            <w:tcW w:w="3208" w:type="dxa"/>
            <w:gridSpan w:val="5"/>
          </w:tcPr>
          <w:p w14:paraId="4302755E" w14:textId="0A9284DD" w:rsidR="000672C1" w:rsidRDefault="008C55C6" w:rsidP="00881021">
            <w:pPr>
              <w:jc w:val="both"/>
              <w:rPr>
                <w:rFonts w:cs="Arial"/>
                <w:noProof/>
                <w:sz w:val="22"/>
                <w:szCs w:val="22"/>
              </w:rPr>
            </w:pPr>
            <w:r>
              <w:rPr>
                <w:rFonts w:cs="Arial"/>
                <w:noProof/>
                <w:sz w:val="22"/>
                <w:szCs w:val="22"/>
              </w:rPr>
              <w:drawing>
                <wp:inline distT="0" distB="0" distL="0" distR="0" wp14:anchorId="4B889EBF" wp14:editId="23F05F4D">
                  <wp:extent cx="1150620" cy="228600"/>
                  <wp:effectExtent l="0" t="0" r="0" b="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Unterschrift JT.jpg"/>
                          <pic:cNvPicPr/>
                        </pic:nvPicPr>
                        <pic:blipFill rotWithShape="1">
                          <a:blip r:embed="rId15" cstate="print">
                            <a:extLst>
                              <a:ext uri="{28A0092B-C50C-407E-A947-70E740481C1C}">
                                <a14:useLocalDpi xmlns:a14="http://schemas.microsoft.com/office/drawing/2010/main" val="0"/>
                              </a:ext>
                            </a:extLst>
                          </a:blip>
                          <a:srcRect t="22744" b="15518"/>
                          <a:stretch/>
                        </pic:blipFill>
                        <pic:spPr bwMode="auto">
                          <a:xfrm>
                            <a:off x="0" y="0"/>
                            <a:ext cx="1162071" cy="230875"/>
                          </a:xfrm>
                          <a:prstGeom prst="rect">
                            <a:avLst/>
                          </a:prstGeom>
                          <a:ln>
                            <a:noFill/>
                          </a:ln>
                          <a:extLst>
                            <a:ext uri="{53640926-AAD7-44D8-BBD7-CCE9431645EC}">
                              <a14:shadowObscured xmlns:a14="http://schemas.microsoft.com/office/drawing/2010/main"/>
                            </a:ext>
                          </a:extLst>
                        </pic:spPr>
                      </pic:pic>
                    </a:graphicData>
                  </a:graphic>
                </wp:inline>
              </w:drawing>
            </w:r>
          </w:p>
          <w:p w14:paraId="505D7808" w14:textId="77777777" w:rsidR="000672C1" w:rsidRPr="00F81F5E" w:rsidRDefault="000672C1" w:rsidP="009203E4">
            <w:pPr>
              <w:rPr>
                <w:rFonts w:cs="Arial"/>
              </w:rPr>
            </w:pPr>
            <w:r w:rsidRPr="00F81F5E">
              <w:rPr>
                <w:rFonts w:cs="Arial"/>
              </w:rPr>
              <w:t>Projektleiter</w:t>
            </w:r>
          </w:p>
        </w:tc>
      </w:tr>
    </w:tbl>
    <w:p w14:paraId="273AEE3E" w14:textId="77777777" w:rsidR="005156E9" w:rsidRDefault="00D9432D" w:rsidP="00D9432D">
      <w:pPr>
        <w:pStyle w:val="Descripcin"/>
      </w:pPr>
      <w:bookmarkStart w:id="19" w:name="_Toc142565821"/>
      <w:r>
        <w:t xml:space="preserve">Tabelle </w:t>
      </w:r>
      <w:r>
        <w:fldChar w:fldCharType="begin"/>
      </w:r>
      <w:r>
        <w:instrText xml:space="preserve"> </w:instrText>
      </w:r>
      <w:r w:rsidR="009E123B">
        <w:instrText>SEQ</w:instrText>
      </w:r>
      <w:r>
        <w:instrText xml:space="preserve"> Tabelle \* ARABIC </w:instrText>
      </w:r>
      <w:r>
        <w:fldChar w:fldCharType="separate"/>
      </w:r>
      <w:r w:rsidR="001E2DC0">
        <w:rPr>
          <w:noProof/>
        </w:rPr>
        <w:t>1</w:t>
      </w:r>
      <w:r>
        <w:fldChar w:fldCharType="end"/>
      </w:r>
      <w:r>
        <w:t xml:space="preserve"> Steckbrief</w:t>
      </w:r>
      <w:bookmarkEnd w:id="19"/>
    </w:p>
    <w:p w14:paraId="1A426CF0" w14:textId="135A1B52" w:rsidR="005156E9" w:rsidRDefault="001D0800" w:rsidP="005156E9">
      <w:pPr>
        <w:pStyle w:val="Ttulo2"/>
      </w:pPr>
      <w:r>
        <w:br w:type="page"/>
      </w:r>
      <w:bookmarkStart w:id="20" w:name="_Toc142565852"/>
      <w:r w:rsidR="005156E9">
        <w:lastRenderedPageBreak/>
        <w:t>Ziele</w:t>
      </w:r>
      <w:bookmarkEnd w:id="20"/>
    </w:p>
    <w:tbl>
      <w:tblPr>
        <w:tblW w:w="500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5"/>
        <w:gridCol w:w="1331"/>
        <w:gridCol w:w="1782"/>
        <w:gridCol w:w="1919"/>
        <w:gridCol w:w="2755"/>
        <w:gridCol w:w="1003"/>
      </w:tblGrid>
      <w:tr w:rsidR="00B961DD" w:rsidRPr="003A211B" w14:paraId="21D6CEC3" w14:textId="77777777" w:rsidTr="00EE770F">
        <w:trPr>
          <w:cantSplit/>
          <w:trHeight w:val="920"/>
          <w:tblHeader/>
        </w:trPr>
        <w:tc>
          <w:tcPr>
            <w:tcW w:w="855" w:type="dxa"/>
            <w:shd w:val="clear" w:color="auto" w:fill="A8D08D"/>
          </w:tcPr>
          <w:p w14:paraId="12063634" w14:textId="77777777" w:rsidR="00607B82" w:rsidRDefault="00607B82" w:rsidP="00881021">
            <w:pPr>
              <w:pStyle w:val="Absatztextnormal"/>
              <w:spacing w:before="120" w:after="120"/>
              <w:ind w:left="0"/>
              <w:rPr>
                <w:b/>
                <w:bCs/>
              </w:rPr>
            </w:pPr>
          </w:p>
          <w:p w14:paraId="7819B985" w14:textId="2ECD38BB" w:rsidR="00730C91" w:rsidRPr="003A211B" w:rsidRDefault="00730C91" w:rsidP="00881021">
            <w:pPr>
              <w:pStyle w:val="Absatztextnormal"/>
              <w:spacing w:before="120" w:after="120"/>
              <w:ind w:left="0"/>
              <w:rPr>
                <w:b/>
                <w:bCs/>
              </w:rPr>
            </w:pPr>
            <w:r w:rsidRPr="003A211B">
              <w:rPr>
                <w:b/>
                <w:bCs/>
              </w:rPr>
              <w:t>Nr.</w:t>
            </w:r>
          </w:p>
        </w:tc>
        <w:tc>
          <w:tcPr>
            <w:tcW w:w="1331" w:type="dxa"/>
            <w:shd w:val="clear" w:color="auto" w:fill="A8D08D"/>
          </w:tcPr>
          <w:p w14:paraId="0DEF2685" w14:textId="77777777" w:rsidR="00730C91" w:rsidRPr="003A211B" w:rsidRDefault="00730C91" w:rsidP="00881021">
            <w:pPr>
              <w:pStyle w:val="Absatztextnormal"/>
              <w:spacing w:before="120" w:after="120"/>
              <w:ind w:left="0"/>
              <w:rPr>
                <w:b/>
                <w:bCs/>
              </w:rPr>
            </w:pPr>
            <w:r w:rsidRPr="003A211B">
              <w:rPr>
                <w:b/>
                <w:bCs/>
              </w:rPr>
              <w:t>Hierarchie</w:t>
            </w:r>
          </w:p>
        </w:tc>
        <w:tc>
          <w:tcPr>
            <w:tcW w:w="1782" w:type="dxa"/>
            <w:shd w:val="clear" w:color="auto" w:fill="A8D08D"/>
          </w:tcPr>
          <w:p w14:paraId="2AA571E4" w14:textId="77777777" w:rsidR="00730C91" w:rsidRPr="003A211B" w:rsidRDefault="00730C91" w:rsidP="00881021">
            <w:pPr>
              <w:pStyle w:val="Absatztextnormal"/>
              <w:spacing w:before="120" w:after="120"/>
              <w:ind w:left="0"/>
              <w:rPr>
                <w:b/>
                <w:bCs/>
              </w:rPr>
            </w:pPr>
            <w:r w:rsidRPr="003A211B">
              <w:rPr>
                <w:b/>
                <w:bCs/>
              </w:rPr>
              <w:t>Ziel-bezeichnung</w:t>
            </w:r>
          </w:p>
        </w:tc>
        <w:tc>
          <w:tcPr>
            <w:tcW w:w="1919" w:type="dxa"/>
            <w:shd w:val="clear" w:color="auto" w:fill="A8D08D"/>
          </w:tcPr>
          <w:p w14:paraId="280F0CCC" w14:textId="77777777" w:rsidR="00730C91" w:rsidRPr="003A211B" w:rsidRDefault="00730C91" w:rsidP="00881021">
            <w:pPr>
              <w:pStyle w:val="Absatztextnormal"/>
              <w:spacing w:before="120" w:after="120"/>
              <w:ind w:left="0"/>
              <w:rPr>
                <w:b/>
                <w:bCs/>
              </w:rPr>
            </w:pPr>
            <w:r w:rsidRPr="003A211B">
              <w:rPr>
                <w:b/>
                <w:bCs/>
              </w:rPr>
              <w:t>Ziel-formulierung</w:t>
            </w:r>
          </w:p>
        </w:tc>
        <w:tc>
          <w:tcPr>
            <w:tcW w:w="2755" w:type="dxa"/>
            <w:shd w:val="clear" w:color="auto" w:fill="A8D08D"/>
          </w:tcPr>
          <w:p w14:paraId="646AC732" w14:textId="77777777" w:rsidR="00730C91" w:rsidRPr="003A211B" w:rsidRDefault="00730C91" w:rsidP="00881021">
            <w:pPr>
              <w:pStyle w:val="Absatztextnormal"/>
              <w:spacing w:before="120" w:after="120"/>
              <w:ind w:left="0"/>
              <w:rPr>
                <w:b/>
                <w:bCs/>
              </w:rPr>
            </w:pPr>
            <w:r w:rsidRPr="003A211B">
              <w:rPr>
                <w:b/>
                <w:bCs/>
              </w:rPr>
              <w:t>Mess-kriterium</w:t>
            </w:r>
          </w:p>
        </w:tc>
        <w:tc>
          <w:tcPr>
            <w:tcW w:w="1003" w:type="dxa"/>
            <w:shd w:val="clear" w:color="auto" w:fill="A8D08D"/>
          </w:tcPr>
          <w:p w14:paraId="6F68C83D" w14:textId="77777777" w:rsidR="00730C91" w:rsidRPr="003A211B" w:rsidRDefault="00730C91" w:rsidP="00881021">
            <w:pPr>
              <w:pStyle w:val="Absatztextnormal"/>
              <w:spacing w:before="120" w:after="120"/>
              <w:ind w:left="0"/>
              <w:rPr>
                <w:b/>
                <w:bCs/>
              </w:rPr>
            </w:pPr>
            <w:r w:rsidRPr="003A211B">
              <w:rPr>
                <w:b/>
                <w:bCs/>
              </w:rPr>
              <w:t>Kategori</w:t>
            </w:r>
            <w:r w:rsidR="001F4DF0" w:rsidRPr="003A211B">
              <w:rPr>
                <w:b/>
                <w:bCs/>
              </w:rPr>
              <w:t>e / Priorität</w:t>
            </w:r>
          </w:p>
        </w:tc>
      </w:tr>
      <w:tr w:rsidR="00B961DD" w:rsidRPr="003A211B" w14:paraId="6165FBCD" w14:textId="77777777" w:rsidTr="00EE770F">
        <w:trPr>
          <w:cantSplit/>
          <w:trHeight w:val="2500"/>
        </w:trPr>
        <w:tc>
          <w:tcPr>
            <w:tcW w:w="855" w:type="dxa"/>
            <w:shd w:val="clear" w:color="auto" w:fill="auto"/>
          </w:tcPr>
          <w:p w14:paraId="48C6D965" w14:textId="77777777" w:rsidR="00A131BA" w:rsidRPr="003A211B" w:rsidRDefault="00A131BA" w:rsidP="00A131BA">
            <w:pPr>
              <w:rPr>
                <w:rFonts w:cs="Arial"/>
              </w:rPr>
            </w:pPr>
            <w:r w:rsidRPr="003A211B">
              <w:rPr>
                <w:rFonts w:cs="Arial"/>
              </w:rPr>
              <w:t>1</w:t>
            </w:r>
          </w:p>
        </w:tc>
        <w:tc>
          <w:tcPr>
            <w:tcW w:w="1331" w:type="dxa"/>
            <w:shd w:val="clear" w:color="auto" w:fill="auto"/>
          </w:tcPr>
          <w:p w14:paraId="0F8EC745" w14:textId="77777777" w:rsidR="00A131BA" w:rsidRPr="003A211B" w:rsidRDefault="00A131BA" w:rsidP="00A131BA">
            <w:pPr>
              <w:rPr>
                <w:rFonts w:cs="Arial"/>
              </w:rPr>
            </w:pPr>
            <w:proofErr w:type="spellStart"/>
            <w:r w:rsidRPr="003A211B">
              <w:rPr>
                <w:rFonts w:cs="Arial"/>
              </w:rPr>
              <w:t>Oberziel</w:t>
            </w:r>
            <w:proofErr w:type="spellEnd"/>
          </w:p>
        </w:tc>
        <w:tc>
          <w:tcPr>
            <w:tcW w:w="1782" w:type="dxa"/>
            <w:shd w:val="clear" w:color="auto" w:fill="auto"/>
          </w:tcPr>
          <w:p w14:paraId="737F51CB" w14:textId="77777777" w:rsidR="00A131BA" w:rsidRPr="003A211B" w:rsidRDefault="00A131BA" w:rsidP="00A131BA">
            <w:pPr>
              <w:rPr>
                <w:rFonts w:cs="Arial"/>
              </w:rPr>
            </w:pPr>
            <w:r w:rsidRPr="003A211B">
              <w:t xml:space="preserve">Einführung standardisierter Service- u. Betriebsprozesse inkl. Übernahme IT-Betriebs-verantwortung </w:t>
            </w:r>
          </w:p>
        </w:tc>
        <w:tc>
          <w:tcPr>
            <w:tcW w:w="1919" w:type="dxa"/>
            <w:shd w:val="clear" w:color="auto" w:fill="auto"/>
          </w:tcPr>
          <w:p w14:paraId="7671CDA2" w14:textId="2C73146A" w:rsidR="00A131BA" w:rsidRPr="003A211B" w:rsidRDefault="00A131BA" w:rsidP="00A131BA">
            <w:pPr>
              <w:rPr>
                <w:rFonts w:cs="Arial"/>
              </w:rPr>
            </w:pPr>
            <w:r w:rsidRPr="003A211B">
              <w:t xml:space="preserve">Einführung standardisierter Service- u. Betriebsprozesse werden Aufgaben u. Prozesse der IT-Abteilung der Bank an die </w:t>
            </w:r>
            <w:r w:rsidR="00143F1B">
              <w:t>ABC</w:t>
            </w:r>
            <w:r w:rsidRPr="003A211B">
              <w:t xml:space="preserve"> GmbH teils übertragen, neu strukturiert u. gegebenenfalls erweitert</w:t>
            </w:r>
          </w:p>
        </w:tc>
        <w:tc>
          <w:tcPr>
            <w:tcW w:w="2755" w:type="dxa"/>
          </w:tcPr>
          <w:p w14:paraId="5A2CE199" w14:textId="7CB4547D" w:rsidR="00A131BA" w:rsidRPr="003A211B" w:rsidRDefault="00A131BA" w:rsidP="00A131BA">
            <w:pPr>
              <w:rPr>
                <w:rFonts w:cs="Arial"/>
              </w:rPr>
            </w:pPr>
            <w:r w:rsidRPr="003A211B">
              <w:rPr>
                <w:rFonts w:cs="Arial"/>
              </w:rPr>
              <w:t>Vollständige Prozessdokumentation</w:t>
            </w:r>
            <w:r w:rsidR="0058794D">
              <w:rPr>
                <w:rFonts w:cs="Arial"/>
              </w:rPr>
              <w:t xml:space="preserve">. </w:t>
            </w:r>
            <w:r w:rsidRPr="003A211B">
              <w:rPr>
                <w:rFonts w:cs="Arial"/>
              </w:rPr>
              <w:t>Betriebsvertrag muss vorliegen u. die Unterschriebene Abnahmeerklärung liegt vor</w:t>
            </w:r>
            <w:r w:rsidR="0058794D">
              <w:rPr>
                <w:rFonts w:cs="Arial"/>
              </w:rPr>
              <w:t xml:space="preserve">. </w:t>
            </w:r>
            <w:r w:rsidRPr="003A211B">
              <w:rPr>
                <w:rFonts w:cs="Arial"/>
              </w:rPr>
              <w:t xml:space="preserve">Standardisierte Service- </w:t>
            </w:r>
            <w:r w:rsidR="00EE770F">
              <w:rPr>
                <w:rFonts w:cs="Arial"/>
              </w:rPr>
              <w:t>&amp;</w:t>
            </w:r>
            <w:r w:rsidRPr="003A211B">
              <w:rPr>
                <w:rFonts w:cs="Arial"/>
              </w:rPr>
              <w:t xml:space="preserve">. Betriebsprozesse sind eingeführt und die IT-Betriebsverantwortung wurde von der </w:t>
            </w:r>
            <w:r w:rsidR="00143F1B">
              <w:rPr>
                <w:rFonts w:cs="Arial"/>
              </w:rPr>
              <w:t>ABC</w:t>
            </w:r>
            <w:r w:rsidRPr="003A211B">
              <w:rPr>
                <w:rFonts w:cs="Arial"/>
              </w:rPr>
              <w:t xml:space="preserve"> GmbH übernommen.</w:t>
            </w:r>
          </w:p>
          <w:p w14:paraId="06D79369" w14:textId="77777777" w:rsidR="00A131BA" w:rsidRPr="003A211B" w:rsidRDefault="00A131BA" w:rsidP="00A131BA">
            <w:pPr>
              <w:ind w:left="360"/>
              <w:rPr>
                <w:rFonts w:cs="Arial"/>
              </w:rPr>
            </w:pPr>
          </w:p>
        </w:tc>
        <w:tc>
          <w:tcPr>
            <w:tcW w:w="1003" w:type="dxa"/>
          </w:tcPr>
          <w:p w14:paraId="173EDB0B" w14:textId="77777777" w:rsidR="00A131BA" w:rsidRPr="003A211B" w:rsidRDefault="00A131BA" w:rsidP="00A131BA">
            <w:pPr>
              <w:rPr>
                <w:rFonts w:cs="Arial"/>
              </w:rPr>
            </w:pPr>
          </w:p>
        </w:tc>
      </w:tr>
      <w:tr w:rsidR="00B961DD" w:rsidRPr="003A211B" w14:paraId="0237C6AA" w14:textId="77777777" w:rsidTr="00EE770F">
        <w:trPr>
          <w:cantSplit/>
          <w:trHeight w:val="445"/>
        </w:trPr>
        <w:tc>
          <w:tcPr>
            <w:tcW w:w="855" w:type="dxa"/>
            <w:shd w:val="clear" w:color="auto" w:fill="auto"/>
          </w:tcPr>
          <w:p w14:paraId="2079DA44" w14:textId="77777777" w:rsidR="00A131BA" w:rsidRPr="003A211B" w:rsidRDefault="00A131BA" w:rsidP="00A131BA">
            <w:pPr>
              <w:rPr>
                <w:rFonts w:cs="Arial"/>
              </w:rPr>
            </w:pPr>
            <w:r w:rsidRPr="003A211B">
              <w:rPr>
                <w:rFonts w:cs="Arial"/>
              </w:rPr>
              <w:t>1.1</w:t>
            </w:r>
          </w:p>
        </w:tc>
        <w:tc>
          <w:tcPr>
            <w:tcW w:w="1331" w:type="dxa"/>
            <w:shd w:val="clear" w:color="auto" w:fill="auto"/>
          </w:tcPr>
          <w:p w14:paraId="7DB720AA" w14:textId="77777777" w:rsidR="00A131BA" w:rsidRPr="003A211B" w:rsidRDefault="00A131BA" w:rsidP="00A131BA">
            <w:pPr>
              <w:rPr>
                <w:rFonts w:cs="Arial"/>
              </w:rPr>
            </w:pPr>
            <w:r w:rsidRPr="003A211B">
              <w:rPr>
                <w:rFonts w:cs="Arial"/>
              </w:rPr>
              <w:t>Ergebnisziele</w:t>
            </w:r>
          </w:p>
        </w:tc>
        <w:tc>
          <w:tcPr>
            <w:tcW w:w="1782" w:type="dxa"/>
            <w:shd w:val="clear" w:color="auto" w:fill="auto"/>
          </w:tcPr>
          <w:p w14:paraId="756D2246" w14:textId="77777777" w:rsidR="00A131BA" w:rsidRPr="003A211B" w:rsidRDefault="00A131BA" w:rsidP="00A131BA">
            <w:pPr>
              <w:rPr>
                <w:rFonts w:cs="Arial"/>
              </w:rPr>
            </w:pPr>
          </w:p>
        </w:tc>
        <w:tc>
          <w:tcPr>
            <w:tcW w:w="1919" w:type="dxa"/>
            <w:shd w:val="clear" w:color="auto" w:fill="auto"/>
          </w:tcPr>
          <w:p w14:paraId="76C8D5D5" w14:textId="77777777" w:rsidR="00A131BA" w:rsidRPr="003A211B" w:rsidRDefault="00A131BA" w:rsidP="00A131BA">
            <w:pPr>
              <w:rPr>
                <w:rFonts w:cs="Arial"/>
              </w:rPr>
            </w:pPr>
          </w:p>
        </w:tc>
        <w:tc>
          <w:tcPr>
            <w:tcW w:w="2755" w:type="dxa"/>
          </w:tcPr>
          <w:p w14:paraId="11C036B5" w14:textId="77777777" w:rsidR="00A131BA" w:rsidRPr="003A211B" w:rsidRDefault="00A131BA" w:rsidP="00A131BA">
            <w:pPr>
              <w:rPr>
                <w:rFonts w:cs="Arial"/>
              </w:rPr>
            </w:pPr>
          </w:p>
        </w:tc>
        <w:tc>
          <w:tcPr>
            <w:tcW w:w="1003" w:type="dxa"/>
          </w:tcPr>
          <w:p w14:paraId="15FF67A4" w14:textId="77777777" w:rsidR="00A131BA" w:rsidRPr="003A211B" w:rsidRDefault="00A131BA" w:rsidP="00A131BA">
            <w:pPr>
              <w:rPr>
                <w:rFonts w:cs="Arial"/>
              </w:rPr>
            </w:pPr>
          </w:p>
        </w:tc>
      </w:tr>
      <w:tr w:rsidR="00B961DD" w:rsidRPr="003A211B" w14:paraId="122D22B1" w14:textId="77777777" w:rsidTr="00EE770F">
        <w:trPr>
          <w:cantSplit/>
          <w:trHeight w:val="222"/>
        </w:trPr>
        <w:tc>
          <w:tcPr>
            <w:tcW w:w="855" w:type="dxa"/>
            <w:shd w:val="clear" w:color="auto" w:fill="auto"/>
          </w:tcPr>
          <w:p w14:paraId="30CD1132" w14:textId="77777777" w:rsidR="00A131BA" w:rsidRPr="003A211B" w:rsidRDefault="00A131BA" w:rsidP="00A131BA">
            <w:pPr>
              <w:rPr>
                <w:rFonts w:cs="Arial"/>
              </w:rPr>
            </w:pPr>
            <w:r w:rsidRPr="003A211B">
              <w:rPr>
                <w:rFonts w:cs="Arial"/>
              </w:rPr>
              <w:t>1.1.1</w:t>
            </w:r>
          </w:p>
        </w:tc>
        <w:tc>
          <w:tcPr>
            <w:tcW w:w="1331" w:type="dxa"/>
            <w:shd w:val="clear" w:color="auto" w:fill="auto"/>
          </w:tcPr>
          <w:p w14:paraId="46196FCD" w14:textId="77777777" w:rsidR="00A131BA" w:rsidRPr="003A211B" w:rsidRDefault="00A131BA" w:rsidP="00A131BA">
            <w:pPr>
              <w:rPr>
                <w:rFonts w:cs="Arial"/>
              </w:rPr>
            </w:pPr>
            <w:r w:rsidRPr="003A211B">
              <w:rPr>
                <w:rFonts w:cs="Arial"/>
              </w:rPr>
              <w:t>Finanzziele</w:t>
            </w:r>
          </w:p>
        </w:tc>
        <w:tc>
          <w:tcPr>
            <w:tcW w:w="1782" w:type="dxa"/>
            <w:shd w:val="clear" w:color="auto" w:fill="auto"/>
          </w:tcPr>
          <w:p w14:paraId="58E2E4A3" w14:textId="77777777" w:rsidR="00A131BA" w:rsidRPr="003A211B" w:rsidRDefault="007175E1" w:rsidP="00A131BA">
            <w:pPr>
              <w:rPr>
                <w:rFonts w:cs="Arial"/>
              </w:rPr>
            </w:pPr>
            <w:r w:rsidRPr="003A211B">
              <w:rPr>
                <w:rFonts w:cs="Arial"/>
              </w:rPr>
              <w:t>/</w:t>
            </w:r>
          </w:p>
        </w:tc>
        <w:tc>
          <w:tcPr>
            <w:tcW w:w="1919" w:type="dxa"/>
            <w:shd w:val="clear" w:color="auto" w:fill="auto"/>
          </w:tcPr>
          <w:p w14:paraId="136A20E7" w14:textId="77777777" w:rsidR="00A131BA" w:rsidRPr="003A211B" w:rsidRDefault="00A131BA" w:rsidP="00A131BA">
            <w:pPr>
              <w:rPr>
                <w:rFonts w:cs="Arial"/>
              </w:rPr>
            </w:pPr>
          </w:p>
        </w:tc>
        <w:tc>
          <w:tcPr>
            <w:tcW w:w="2755" w:type="dxa"/>
          </w:tcPr>
          <w:p w14:paraId="697CEFAB" w14:textId="77777777" w:rsidR="00A131BA" w:rsidRPr="003A211B" w:rsidRDefault="00A131BA" w:rsidP="00A131BA">
            <w:pPr>
              <w:rPr>
                <w:rFonts w:cs="Arial"/>
              </w:rPr>
            </w:pPr>
          </w:p>
        </w:tc>
        <w:tc>
          <w:tcPr>
            <w:tcW w:w="1003" w:type="dxa"/>
          </w:tcPr>
          <w:p w14:paraId="79036456" w14:textId="77777777" w:rsidR="00A131BA" w:rsidRPr="003A211B" w:rsidRDefault="00A131BA" w:rsidP="00A131BA">
            <w:pPr>
              <w:rPr>
                <w:rFonts w:cs="Arial"/>
              </w:rPr>
            </w:pPr>
          </w:p>
        </w:tc>
      </w:tr>
      <w:tr w:rsidR="00B961DD" w:rsidRPr="003A211B" w14:paraId="04F54C5F" w14:textId="77777777" w:rsidTr="00EE770F">
        <w:trPr>
          <w:cantSplit/>
          <w:trHeight w:val="445"/>
        </w:trPr>
        <w:tc>
          <w:tcPr>
            <w:tcW w:w="855" w:type="dxa"/>
            <w:shd w:val="clear" w:color="auto" w:fill="auto"/>
          </w:tcPr>
          <w:p w14:paraId="6898A60F" w14:textId="77777777" w:rsidR="00A131BA" w:rsidRPr="003A211B" w:rsidRDefault="00A131BA" w:rsidP="00A131BA">
            <w:pPr>
              <w:rPr>
                <w:rFonts w:cs="Arial"/>
              </w:rPr>
            </w:pPr>
            <w:r w:rsidRPr="003A211B">
              <w:rPr>
                <w:rFonts w:cs="Arial"/>
              </w:rPr>
              <w:t>1.1.2</w:t>
            </w:r>
          </w:p>
        </w:tc>
        <w:tc>
          <w:tcPr>
            <w:tcW w:w="1331" w:type="dxa"/>
            <w:shd w:val="clear" w:color="auto" w:fill="auto"/>
          </w:tcPr>
          <w:p w14:paraId="43276B69" w14:textId="77777777" w:rsidR="00A131BA" w:rsidRPr="003A211B" w:rsidRDefault="00A131BA" w:rsidP="00A131BA">
            <w:pPr>
              <w:rPr>
                <w:rFonts w:cs="Arial"/>
              </w:rPr>
            </w:pPr>
            <w:r w:rsidRPr="003A211B">
              <w:rPr>
                <w:rFonts w:cs="Arial"/>
              </w:rPr>
              <w:t>Leistungsziele</w:t>
            </w:r>
          </w:p>
        </w:tc>
        <w:tc>
          <w:tcPr>
            <w:tcW w:w="1782" w:type="dxa"/>
            <w:shd w:val="clear" w:color="auto" w:fill="auto"/>
          </w:tcPr>
          <w:p w14:paraId="5A506C71" w14:textId="77777777" w:rsidR="00A131BA" w:rsidRPr="003A211B" w:rsidRDefault="00A131BA" w:rsidP="00A131BA">
            <w:pPr>
              <w:rPr>
                <w:rFonts w:cs="Arial"/>
              </w:rPr>
            </w:pPr>
          </w:p>
        </w:tc>
        <w:tc>
          <w:tcPr>
            <w:tcW w:w="1919" w:type="dxa"/>
            <w:shd w:val="clear" w:color="auto" w:fill="auto"/>
          </w:tcPr>
          <w:p w14:paraId="5A5D07F6" w14:textId="77777777" w:rsidR="00A131BA" w:rsidRPr="003A211B" w:rsidRDefault="00A131BA" w:rsidP="00A131BA">
            <w:pPr>
              <w:rPr>
                <w:rFonts w:cs="Arial"/>
              </w:rPr>
            </w:pPr>
          </w:p>
        </w:tc>
        <w:tc>
          <w:tcPr>
            <w:tcW w:w="2755" w:type="dxa"/>
          </w:tcPr>
          <w:p w14:paraId="3E074B33" w14:textId="77777777" w:rsidR="00A131BA" w:rsidRPr="003A211B" w:rsidRDefault="00A131BA" w:rsidP="00A131BA">
            <w:pPr>
              <w:rPr>
                <w:rFonts w:cs="Arial"/>
              </w:rPr>
            </w:pPr>
          </w:p>
        </w:tc>
        <w:tc>
          <w:tcPr>
            <w:tcW w:w="1003" w:type="dxa"/>
          </w:tcPr>
          <w:p w14:paraId="38DCAD68" w14:textId="77777777" w:rsidR="00A131BA" w:rsidRPr="003A211B" w:rsidRDefault="00A131BA" w:rsidP="00A131BA">
            <w:pPr>
              <w:rPr>
                <w:rFonts w:cs="Arial"/>
              </w:rPr>
            </w:pPr>
          </w:p>
        </w:tc>
      </w:tr>
      <w:tr w:rsidR="00B961DD" w:rsidRPr="003A211B" w14:paraId="6307F9AD" w14:textId="77777777" w:rsidTr="00EE770F">
        <w:trPr>
          <w:cantSplit/>
          <w:trHeight w:val="1365"/>
        </w:trPr>
        <w:tc>
          <w:tcPr>
            <w:tcW w:w="855" w:type="dxa"/>
            <w:shd w:val="clear" w:color="auto" w:fill="auto"/>
          </w:tcPr>
          <w:p w14:paraId="517F86F7" w14:textId="77777777" w:rsidR="00A131BA" w:rsidRPr="003A211B" w:rsidRDefault="00A131BA" w:rsidP="00A131BA">
            <w:pPr>
              <w:rPr>
                <w:rFonts w:cs="Arial"/>
              </w:rPr>
            </w:pPr>
            <w:r w:rsidRPr="003A211B">
              <w:rPr>
                <w:rFonts w:cs="Arial"/>
              </w:rPr>
              <w:t>1.1.2.1</w:t>
            </w:r>
          </w:p>
        </w:tc>
        <w:tc>
          <w:tcPr>
            <w:tcW w:w="1331" w:type="dxa"/>
            <w:shd w:val="clear" w:color="auto" w:fill="auto"/>
          </w:tcPr>
          <w:p w14:paraId="2469A340" w14:textId="77777777" w:rsidR="00A131BA" w:rsidRPr="003A211B" w:rsidRDefault="00A131BA" w:rsidP="00A131BA">
            <w:pPr>
              <w:rPr>
                <w:rFonts w:cs="Arial"/>
              </w:rPr>
            </w:pPr>
            <w:r w:rsidRPr="003A211B">
              <w:rPr>
                <w:rFonts w:cs="Arial"/>
              </w:rPr>
              <w:t>Leistungsziel 1</w:t>
            </w:r>
          </w:p>
        </w:tc>
        <w:tc>
          <w:tcPr>
            <w:tcW w:w="1782" w:type="dxa"/>
            <w:shd w:val="clear" w:color="auto" w:fill="auto"/>
          </w:tcPr>
          <w:p w14:paraId="03A888D9" w14:textId="77777777" w:rsidR="00A131BA" w:rsidRPr="003A211B" w:rsidRDefault="001C6B04" w:rsidP="00A131BA">
            <w:pPr>
              <w:rPr>
                <w:rFonts w:cs="Arial"/>
              </w:rPr>
            </w:pPr>
            <w:r w:rsidRPr="003A211B">
              <w:rPr>
                <w:rFonts w:cs="Arial"/>
              </w:rPr>
              <w:t>Compliance-Einhaltung</w:t>
            </w:r>
          </w:p>
        </w:tc>
        <w:tc>
          <w:tcPr>
            <w:tcW w:w="1919" w:type="dxa"/>
            <w:shd w:val="clear" w:color="auto" w:fill="auto"/>
          </w:tcPr>
          <w:p w14:paraId="7396A1F4" w14:textId="77777777" w:rsidR="00A131BA" w:rsidRPr="003A211B" w:rsidRDefault="001C6B04" w:rsidP="00A131BA">
            <w:pPr>
              <w:rPr>
                <w:rFonts w:cs="Arial"/>
              </w:rPr>
            </w:pPr>
            <w:r w:rsidRPr="003A211B">
              <w:rPr>
                <w:rFonts w:cs="Arial"/>
              </w:rPr>
              <w:t>Sicherstellen, dass alle IT-Systeme den gesetzlichen Vorschriften und Regulierungen entsprechen</w:t>
            </w:r>
          </w:p>
        </w:tc>
        <w:tc>
          <w:tcPr>
            <w:tcW w:w="2755" w:type="dxa"/>
          </w:tcPr>
          <w:p w14:paraId="74D00586" w14:textId="77777777" w:rsidR="00A131BA" w:rsidRPr="003A211B" w:rsidRDefault="001C6B04" w:rsidP="00A131BA">
            <w:pPr>
              <w:rPr>
                <w:rFonts w:cs="Arial"/>
              </w:rPr>
            </w:pPr>
            <w:r w:rsidRPr="003A211B">
              <w:rPr>
                <w:rFonts w:cs="Arial"/>
              </w:rPr>
              <w:t>Einhaltung gesetzlicher Vorschriften gemäß Vorgabe</w:t>
            </w:r>
            <w:r w:rsidR="00BA334A" w:rsidRPr="003A211B">
              <w:rPr>
                <w:rFonts w:cs="Arial"/>
              </w:rPr>
              <w:t>.</w:t>
            </w:r>
          </w:p>
        </w:tc>
        <w:tc>
          <w:tcPr>
            <w:tcW w:w="1003" w:type="dxa"/>
          </w:tcPr>
          <w:p w14:paraId="6B70D77E" w14:textId="77777777" w:rsidR="00A131BA" w:rsidRPr="003A211B" w:rsidRDefault="001C6B04" w:rsidP="00A131BA">
            <w:pPr>
              <w:rPr>
                <w:rFonts w:cs="Arial"/>
              </w:rPr>
            </w:pPr>
            <w:r w:rsidRPr="003A211B">
              <w:rPr>
                <w:rFonts w:cs="Arial"/>
              </w:rPr>
              <w:t>M</w:t>
            </w:r>
            <w:r w:rsidR="000D61A4" w:rsidRPr="003A211B">
              <w:rPr>
                <w:rFonts w:cs="Arial"/>
              </w:rPr>
              <w:t>USS</w:t>
            </w:r>
            <w:r w:rsidR="006A7826" w:rsidRPr="003A211B">
              <w:rPr>
                <w:rFonts w:cs="Arial"/>
              </w:rPr>
              <w:t xml:space="preserve"> / 4</w:t>
            </w:r>
          </w:p>
        </w:tc>
      </w:tr>
      <w:tr w:rsidR="00B961DD" w:rsidRPr="003A211B" w14:paraId="0C0C1B74" w14:textId="77777777" w:rsidTr="00EE770F">
        <w:trPr>
          <w:cantSplit/>
          <w:trHeight w:val="445"/>
        </w:trPr>
        <w:tc>
          <w:tcPr>
            <w:tcW w:w="855" w:type="dxa"/>
            <w:shd w:val="clear" w:color="auto" w:fill="auto"/>
          </w:tcPr>
          <w:p w14:paraId="44025A42" w14:textId="77777777" w:rsidR="00A131BA" w:rsidRPr="003A211B" w:rsidRDefault="00A131BA" w:rsidP="00A131BA">
            <w:pPr>
              <w:rPr>
                <w:rFonts w:cs="Arial"/>
              </w:rPr>
            </w:pPr>
            <w:r w:rsidRPr="003A211B">
              <w:rPr>
                <w:rFonts w:cs="Arial"/>
              </w:rPr>
              <w:t>1.1.2.2</w:t>
            </w:r>
          </w:p>
        </w:tc>
        <w:tc>
          <w:tcPr>
            <w:tcW w:w="1331" w:type="dxa"/>
            <w:shd w:val="clear" w:color="auto" w:fill="auto"/>
          </w:tcPr>
          <w:p w14:paraId="294D6BD9" w14:textId="77777777" w:rsidR="00A131BA" w:rsidRPr="003A211B" w:rsidRDefault="00A131BA" w:rsidP="00A131BA">
            <w:pPr>
              <w:rPr>
                <w:rFonts w:cs="Arial"/>
              </w:rPr>
            </w:pPr>
            <w:r w:rsidRPr="003A211B">
              <w:rPr>
                <w:rFonts w:cs="Arial"/>
              </w:rPr>
              <w:t>Leistungsziel 2</w:t>
            </w:r>
          </w:p>
        </w:tc>
        <w:tc>
          <w:tcPr>
            <w:tcW w:w="1782" w:type="dxa"/>
            <w:shd w:val="clear" w:color="auto" w:fill="auto"/>
          </w:tcPr>
          <w:p w14:paraId="1A2F1D74" w14:textId="77777777" w:rsidR="00A131BA" w:rsidRPr="003A211B" w:rsidRDefault="00B961DD" w:rsidP="00A131BA">
            <w:pPr>
              <w:rPr>
                <w:rFonts w:cs="Arial"/>
              </w:rPr>
            </w:pPr>
            <w:r w:rsidRPr="003A211B">
              <w:rPr>
                <w:rFonts w:cs="Arial"/>
              </w:rPr>
              <w:t>/</w:t>
            </w:r>
          </w:p>
        </w:tc>
        <w:tc>
          <w:tcPr>
            <w:tcW w:w="1919" w:type="dxa"/>
            <w:shd w:val="clear" w:color="auto" w:fill="auto"/>
          </w:tcPr>
          <w:p w14:paraId="1C89B8C5" w14:textId="77777777" w:rsidR="00A131BA" w:rsidRPr="003A211B" w:rsidRDefault="00A131BA" w:rsidP="00A131BA">
            <w:pPr>
              <w:rPr>
                <w:rFonts w:cs="Arial"/>
              </w:rPr>
            </w:pPr>
          </w:p>
        </w:tc>
        <w:tc>
          <w:tcPr>
            <w:tcW w:w="2755" w:type="dxa"/>
          </w:tcPr>
          <w:p w14:paraId="6A8217EF" w14:textId="77777777" w:rsidR="00A131BA" w:rsidRPr="003A211B" w:rsidRDefault="00A131BA" w:rsidP="00A131BA">
            <w:pPr>
              <w:rPr>
                <w:rFonts w:cs="Arial"/>
              </w:rPr>
            </w:pPr>
          </w:p>
        </w:tc>
        <w:tc>
          <w:tcPr>
            <w:tcW w:w="1003" w:type="dxa"/>
          </w:tcPr>
          <w:p w14:paraId="1BDD18C6" w14:textId="77777777" w:rsidR="00A131BA" w:rsidRPr="003A211B" w:rsidRDefault="00A131BA" w:rsidP="00A131BA">
            <w:pPr>
              <w:rPr>
                <w:rFonts w:cs="Arial"/>
              </w:rPr>
            </w:pPr>
          </w:p>
        </w:tc>
      </w:tr>
      <w:tr w:rsidR="00B961DD" w:rsidRPr="003A211B" w14:paraId="4A0E4B44" w14:textId="77777777" w:rsidTr="00EE770F">
        <w:trPr>
          <w:cantSplit/>
          <w:trHeight w:val="460"/>
        </w:trPr>
        <w:tc>
          <w:tcPr>
            <w:tcW w:w="855" w:type="dxa"/>
            <w:shd w:val="clear" w:color="auto" w:fill="auto"/>
          </w:tcPr>
          <w:p w14:paraId="4785FB78" w14:textId="77777777" w:rsidR="00A131BA" w:rsidRPr="003A211B" w:rsidRDefault="00A131BA" w:rsidP="00A131BA">
            <w:pPr>
              <w:rPr>
                <w:rFonts w:cs="Arial"/>
              </w:rPr>
            </w:pPr>
            <w:r w:rsidRPr="003A211B">
              <w:rPr>
                <w:rFonts w:cs="Arial"/>
              </w:rPr>
              <w:t>1.1.3</w:t>
            </w:r>
          </w:p>
        </w:tc>
        <w:tc>
          <w:tcPr>
            <w:tcW w:w="1331" w:type="dxa"/>
            <w:shd w:val="clear" w:color="auto" w:fill="auto"/>
          </w:tcPr>
          <w:p w14:paraId="7A0D0B9F" w14:textId="77777777" w:rsidR="00A131BA" w:rsidRPr="003A211B" w:rsidRDefault="00A131BA" w:rsidP="00A131BA">
            <w:pPr>
              <w:rPr>
                <w:rFonts w:cs="Arial"/>
              </w:rPr>
            </w:pPr>
            <w:r w:rsidRPr="003A211B">
              <w:rPr>
                <w:rFonts w:cs="Arial"/>
              </w:rPr>
              <w:t>Qualitätsziele</w:t>
            </w:r>
          </w:p>
        </w:tc>
        <w:tc>
          <w:tcPr>
            <w:tcW w:w="1782" w:type="dxa"/>
            <w:shd w:val="clear" w:color="auto" w:fill="auto"/>
          </w:tcPr>
          <w:p w14:paraId="6183DB94" w14:textId="77777777" w:rsidR="00A131BA" w:rsidRPr="003A211B" w:rsidRDefault="00A131BA" w:rsidP="00A131BA">
            <w:pPr>
              <w:rPr>
                <w:rFonts w:cs="Arial"/>
              </w:rPr>
            </w:pPr>
          </w:p>
        </w:tc>
        <w:tc>
          <w:tcPr>
            <w:tcW w:w="1919" w:type="dxa"/>
            <w:shd w:val="clear" w:color="auto" w:fill="auto"/>
          </w:tcPr>
          <w:p w14:paraId="1A8BB0AF" w14:textId="77777777" w:rsidR="00A131BA" w:rsidRPr="003A211B" w:rsidRDefault="00A131BA" w:rsidP="00A131BA">
            <w:pPr>
              <w:rPr>
                <w:rFonts w:cs="Arial"/>
              </w:rPr>
            </w:pPr>
          </w:p>
        </w:tc>
        <w:tc>
          <w:tcPr>
            <w:tcW w:w="2755" w:type="dxa"/>
          </w:tcPr>
          <w:p w14:paraId="7C05DCF9" w14:textId="77777777" w:rsidR="00A131BA" w:rsidRPr="003A211B" w:rsidRDefault="00A131BA" w:rsidP="00A131BA">
            <w:pPr>
              <w:rPr>
                <w:rFonts w:cs="Arial"/>
              </w:rPr>
            </w:pPr>
          </w:p>
        </w:tc>
        <w:tc>
          <w:tcPr>
            <w:tcW w:w="1003" w:type="dxa"/>
          </w:tcPr>
          <w:p w14:paraId="07FB2D87" w14:textId="77777777" w:rsidR="00A131BA" w:rsidRPr="003A211B" w:rsidRDefault="00A131BA" w:rsidP="00A131BA">
            <w:pPr>
              <w:rPr>
                <w:rFonts w:cs="Arial"/>
              </w:rPr>
            </w:pPr>
          </w:p>
        </w:tc>
      </w:tr>
      <w:tr w:rsidR="00B961DD" w:rsidRPr="003A211B" w14:paraId="11C3502B" w14:textId="77777777" w:rsidTr="00EE770F">
        <w:trPr>
          <w:cantSplit/>
          <w:trHeight w:val="2270"/>
        </w:trPr>
        <w:tc>
          <w:tcPr>
            <w:tcW w:w="855" w:type="dxa"/>
            <w:shd w:val="clear" w:color="auto" w:fill="auto"/>
          </w:tcPr>
          <w:p w14:paraId="216A4486" w14:textId="77777777" w:rsidR="00A131BA" w:rsidRPr="003A211B" w:rsidRDefault="00A131BA" w:rsidP="00A131BA">
            <w:pPr>
              <w:rPr>
                <w:rFonts w:cs="Arial"/>
              </w:rPr>
            </w:pPr>
            <w:r w:rsidRPr="003A211B">
              <w:rPr>
                <w:rFonts w:cs="Arial"/>
              </w:rPr>
              <w:t>1.1.3.1</w:t>
            </w:r>
          </w:p>
        </w:tc>
        <w:tc>
          <w:tcPr>
            <w:tcW w:w="1331" w:type="dxa"/>
            <w:shd w:val="clear" w:color="auto" w:fill="auto"/>
          </w:tcPr>
          <w:p w14:paraId="04D393D6" w14:textId="77777777" w:rsidR="00A131BA" w:rsidRPr="003A211B" w:rsidRDefault="00A131BA" w:rsidP="00A131BA">
            <w:pPr>
              <w:rPr>
                <w:rFonts w:cs="Arial"/>
              </w:rPr>
            </w:pPr>
            <w:r w:rsidRPr="003A211B">
              <w:rPr>
                <w:rFonts w:cs="Arial"/>
              </w:rPr>
              <w:t>Qualitätsziel 1</w:t>
            </w:r>
          </w:p>
        </w:tc>
        <w:tc>
          <w:tcPr>
            <w:tcW w:w="1782" w:type="dxa"/>
            <w:shd w:val="clear" w:color="auto" w:fill="auto"/>
          </w:tcPr>
          <w:p w14:paraId="43DB3356" w14:textId="77777777" w:rsidR="00A131BA" w:rsidRPr="003A211B" w:rsidRDefault="000D61A4" w:rsidP="00A131BA">
            <w:pPr>
              <w:rPr>
                <w:rFonts w:cs="Arial"/>
              </w:rPr>
            </w:pPr>
            <w:r w:rsidRPr="003A211B">
              <w:rPr>
                <w:rFonts w:cs="Arial"/>
              </w:rPr>
              <w:t>Quality Gates</w:t>
            </w:r>
          </w:p>
        </w:tc>
        <w:tc>
          <w:tcPr>
            <w:tcW w:w="1919" w:type="dxa"/>
            <w:shd w:val="clear" w:color="auto" w:fill="auto"/>
          </w:tcPr>
          <w:p w14:paraId="4B4D45BB" w14:textId="77777777" w:rsidR="000D61A4" w:rsidRPr="003A211B" w:rsidRDefault="001C7866" w:rsidP="00A131BA">
            <w:pPr>
              <w:rPr>
                <w:rFonts w:cs="Arial"/>
              </w:rPr>
            </w:pPr>
            <w:r w:rsidRPr="003A211B">
              <w:rPr>
                <w:rFonts w:cs="Arial"/>
              </w:rPr>
              <w:t>Durchführung /</w:t>
            </w:r>
            <w:r w:rsidR="000D61A4" w:rsidRPr="003A211B">
              <w:rPr>
                <w:rFonts w:cs="Arial"/>
              </w:rPr>
              <w:t xml:space="preserve">Abschluss </w:t>
            </w:r>
          </w:p>
          <w:p w14:paraId="6E78E874" w14:textId="77777777" w:rsidR="00A131BA" w:rsidRPr="003A211B" w:rsidRDefault="000D61A4" w:rsidP="00A131BA">
            <w:pPr>
              <w:rPr>
                <w:rFonts w:cs="Arial"/>
              </w:rPr>
            </w:pPr>
            <w:r w:rsidRPr="003A211B">
              <w:rPr>
                <w:rFonts w:cs="Arial"/>
              </w:rPr>
              <w:t>Quality Gates</w:t>
            </w:r>
          </w:p>
        </w:tc>
        <w:tc>
          <w:tcPr>
            <w:tcW w:w="2755" w:type="dxa"/>
          </w:tcPr>
          <w:p w14:paraId="2F7A9BF5" w14:textId="77777777" w:rsidR="000D61A4" w:rsidRPr="003A211B" w:rsidRDefault="000D61A4" w:rsidP="000D61A4">
            <w:pPr>
              <w:rPr>
                <w:rFonts w:cs="Arial"/>
              </w:rPr>
            </w:pPr>
            <w:r w:rsidRPr="003A211B">
              <w:rPr>
                <w:rFonts w:cs="Arial"/>
              </w:rPr>
              <w:t xml:space="preserve">QG 1: </w:t>
            </w:r>
            <w:r w:rsidR="005733CD" w:rsidRPr="003A211B">
              <w:rPr>
                <w:rFonts w:cs="Arial"/>
              </w:rPr>
              <w:t>Abschluss der Ist-Aufnahme</w:t>
            </w:r>
          </w:p>
          <w:p w14:paraId="0DBDDC8D" w14:textId="77777777" w:rsidR="000D61A4" w:rsidRPr="003A211B" w:rsidRDefault="000D61A4" w:rsidP="000D61A4">
            <w:pPr>
              <w:rPr>
                <w:rFonts w:cs="Arial"/>
              </w:rPr>
            </w:pPr>
            <w:r w:rsidRPr="003A211B">
              <w:rPr>
                <w:rFonts w:cs="Arial"/>
              </w:rPr>
              <w:t>QG 2:</w:t>
            </w:r>
            <w:r w:rsidR="005733CD" w:rsidRPr="003A211B">
              <w:rPr>
                <w:rFonts w:cs="Arial"/>
              </w:rPr>
              <w:t xml:space="preserve"> Abschluss der Analyse-Phase</w:t>
            </w:r>
          </w:p>
          <w:p w14:paraId="47C2B8D5" w14:textId="77777777" w:rsidR="000D61A4" w:rsidRPr="003A211B" w:rsidRDefault="000D61A4" w:rsidP="000D61A4">
            <w:pPr>
              <w:rPr>
                <w:rFonts w:cs="Arial"/>
              </w:rPr>
            </w:pPr>
            <w:r w:rsidRPr="003A211B">
              <w:rPr>
                <w:rFonts w:cs="Arial"/>
              </w:rPr>
              <w:t xml:space="preserve">QG 3: </w:t>
            </w:r>
            <w:r w:rsidR="005733CD" w:rsidRPr="003A211B">
              <w:rPr>
                <w:rFonts w:cs="Arial"/>
              </w:rPr>
              <w:t>Abschluss der Modellierungsphase</w:t>
            </w:r>
          </w:p>
          <w:p w14:paraId="14399248" w14:textId="77777777" w:rsidR="000D61A4" w:rsidRPr="003A211B" w:rsidRDefault="000D61A4" w:rsidP="000D61A4">
            <w:pPr>
              <w:rPr>
                <w:rFonts w:cs="Arial"/>
              </w:rPr>
            </w:pPr>
            <w:r w:rsidRPr="003A211B">
              <w:rPr>
                <w:rFonts w:cs="Arial"/>
              </w:rPr>
              <w:t xml:space="preserve">QG 4: </w:t>
            </w:r>
            <w:r w:rsidR="005733CD" w:rsidRPr="003A211B">
              <w:rPr>
                <w:rFonts w:cs="Arial"/>
              </w:rPr>
              <w:t>Abschluss der Migrationsphase</w:t>
            </w:r>
          </w:p>
          <w:p w14:paraId="7FAD91E5" w14:textId="77777777" w:rsidR="00A131BA" w:rsidRPr="003A211B" w:rsidRDefault="000D61A4" w:rsidP="000D61A4">
            <w:pPr>
              <w:rPr>
                <w:rFonts w:cs="Arial"/>
              </w:rPr>
            </w:pPr>
            <w:r w:rsidRPr="003A211B">
              <w:rPr>
                <w:rFonts w:cs="Arial"/>
              </w:rPr>
              <w:t>QG</w:t>
            </w:r>
            <w:r w:rsidR="000030C6" w:rsidRPr="003A211B">
              <w:rPr>
                <w:rFonts w:cs="Arial"/>
              </w:rPr>
              <w:t>5</w:t>
            </w:r>
            <w:r w:rsidRPr="003A211B">
              <w:rPr>
                <w:rFonts w:cs="Arial"/>
              </w:rPr>
              <w:t xml:space="preserve">: </w:t>
            </w:r>
            <w:r w:rsidR="005733CD" w:rsidRPr="003A211B">
              <w:rPr>
                <w:rFonts w:cs="Arial"/>
              </w:rPr>
              <w:t>Abschluss der Tes</w:t>
            </w:r>
            <w:r w:rsidR="00CA2E71" w:rsidRPr="003A211B">
              <w:rPr>
                <w:rFonts w:cs="Arial"/>
              </w:rPr>
              <w:t>t</w:t>
            </w:r>
            <w:r w:rsidR="005733CD" w:rsidRPr="003A211B">
              <w:rPr>
                <w:rFonts w:cs="Arial"/>
              </w:rPr>
              <w:t>phase</w:t>
            </w:r>
          </w:p>
        </w:tc>
        <w:tc>
          <w:tcPr>
            <w:tcW w:w="1003" w:type="dxa"/>
          </w:tcPr>
          <w:p w14:paraId="40C2F1CE" w14:textId="77777777" w:rsidR="00A131BA" w:rsidRPr="003A211B" w:rsidRDefault="000D61A4" w:rsidP="00A131BA">
            <w:pPr>
              <w:rPr>
                <w:rFonts w:cs="Arial"/>
                <w:lang w:val="en-US"/>
              </w:rPr>
            </w:pPr>
            <w:r w:rsidRPr="003A211B">
              <w:rPr>
                <w:rFonts w:cs="Arial"/>
                <w:lang w:val="en-US"/>
              </w:rPr>
              <w:t>MUSS</w:t>
            </w:r>
            <w:r w:rsidR="006A7826" w:rsidRPr="003A211B">
              <w:rPr>
                <w:rFonts w:cs="Arial"/>
                <w:lang w:val="en-US"/>
              </w:rPr>
              <w:t xml:space="preserve"> / </w:t>
            </w:r>
            <w:r w:rsidR="00FC67EA" w:rsidRPr="003A211B">
              <w:rPr>
                <w:rFonts w:cs="Arial"/>
                <w:lang w:val="en-US"/>
              </w:rPr>
              <w:t>5</w:t>
            </w:r>
          </w:p>
        </w:tc>
      </w:tr>
      <w:tr w:rsidR="00B961DD" w:rsidRPr="003A211B" w14:paraId="2987D8D5" w14:textId="77777777" w:rsidTr="00EE770F">
        <w:trPr>
          <w:cantSplit/>
          <w:trHeight w:val="445"/>
        </w:trPr>
        <w:tc>
          <w:tcPr>
            <w:tcW w:w="855" w:type="dxa"/>
            <w:shd w:val="clear" w:color="auto" w:fill="auto"/>
          </w:tcPr>
          <w:p w14:paraId="0CE73D6B" w14:textId="77777777" w:rsidR="00A131BA" w:rsidRPr="003A211B" w:rsidRDefault="00A131BA" w:rsidP="00A131BA">
            <w:pPr>
              <w:rPr>
                <w:rFonts w:cs="Arial"/>
              </w:rPr>
            </w:pPr>
            <w:r w:rsidRPr="003A211B">
              <w:rPr>
                <w:rFonts w:cs="Arial"/>
              </w:rPr>
              <w:t>1.1.3.2</w:t>
            </w:r>
          </w:p>
        </w:tc>
        <w:tc>
          <w:tcPr>
            <w:tcW w:w="1331" w:type="dxa"/>
            <w:shd w:val="clear" w:color="auto" w:fill="auto"/>
          </w:tcPr>
          <w:p w14:paraId="1E2BE367" w14:textId="77777777" w:rsidR="00A131BA" w:rsidRPr="003A211B" w:rsidRDefault="00A131BA" w:rsidP="00A131BA">
            <w:pPr>
              <w:rPr>
                <w:rFonts w:cs="Arial"/>
              </w:rPr>
            </w:pPr>
            <w:r w:rsidRPr="003A211B">
              <w:rPr>
                <w:rFonts w:cs="Arial"/>
              </w:rPr>
              <w:t>Qualitätsziel 2</w:t>
            </w:r>
          </w:p>
        </w:tc>
        <w:tc>
          <w:tcPr>
            <w:tcW w:w="1782" w:type="dxa"/>
            <w:shd w:val="clear" w:color="auto" w:fill="auto"/>
          </w:tcPr>
          <w:p w14:paraId="14BF9C5F" w14:textId="77777777" w:rsidR="00A131BA" w:rsidRPr="003A211B" w:rsidRDefault="00A131BA" w:rsidP="00A131BA">
            <w:pPr>
              <w:rPr>
                <w:rFonts w:cs="Arial"/>
              </w:rPr>
            </w:pPr>
          </w:p>
        </w:tc>
        <w:tc>
          <w:tcPr>
            <w:tcW w:w="1919" w:type="dxa"/>
            <w:shd w:val="clear" w:color="auto" w:fill="auto"/>
          </w:tcPr>
          <w:p w14:paraId="15DE9399" w14:textId="77777777" w:rsidR="00A131BA" w:rsidRPr="003A211B" w:rsidRDefault="00A131BA" w:rsidP="00A131BA">
            <w:pPr>
              <w:rPr>
                <w:rFonts w:cs="Arial"/>
              </w:rPr>
            </w:pPr>
          </w:p>
        </w:tc>
        <w:tc>
          <w:tcPr>
            <w:tcW w:w="2755" w:type="dxa"/>
          </w:tcPr>
          <w:p w14:paraId="16D11912" w14:textId="77777777" w:rsidR="00A131BA" w:rsidRPr="003A211B" w:rsidRDefault="00A131BA" w:rsidP="00A131BA">
            <w:pPr>
              <w:rPr>
                <w:rFonts w:cs="Arial"/>
              </w:rPr>
            </w:pPr>
          </w:p>
        </w:tc>
        <w:tc>
          <w:tcPr>
            <w:tcW w:w="1003" w:type="dxa"/>
          </w:tcPr>
          <w:p w14:paraId="6EBB7BC3" w14:textId="77777777" w:rsidR="00A131BA" w:rsidRPr="003A211B" w:rsidRDefault="00A131BA" w:rsidP="00A131BA">
            <w:pPr>
              <w:rPr>
                <w:rFonts w:cs="Arial"/>
              </w:rPr>
            </w:pPr>
          </w:p>
        </w:tc>
      </w:tr>
      <w:tr w:rsidR="00B961DD" w:rsidRPr="003A211B" w14:paraId="75C37BEA" w14:textId="77777777" w:rsidTr="00EE770F">
        <w:trPr>
          <w:cantSplit/>
          <w:trHeight w:val="222"/>
        </w:trPr>
        <w:tc>
          <w:tcPr>
            <w:tcW w:w="855" w:type="dxa"/>
            <w:shd w:val="clear" w:color="auto" w:fill="auto"/>
          </w:tcPr>
          <w:p w14:paraId="5B9639EB" w14:textId="77777777" w:rsidR="00A131BA" w:rsidRPr="003A211B" w:rsidRDefault="00A131BA" w:rsidP="00A131BA">
            <w:pPr>
              <w:rPr>
                <w:rFonts w:cs="Arial"/>
              </w:rPr>
            </w:pPr>
            <w:r w:rsidRPr="003A211B">
              <w:rPr>
                <w:rFonts w:cs="Arial"/>
              </w:rPr>
              <w:t>1.1.4</w:t>
            </w:r>
          </w:p>
        </w:tc>
        <w:tc>
          <w:tcPr>
            <w:tcW w:w="1331" w:type="dxa"/>
            <w:shd w:val="clear" w:color="auto" w:fill="auto"/>
          </w:tcPr>
          <w:p w14:paraId="2D38E4B5" w14:textId="77777777" w:rsidR="00A131BA" w:rsidRPr="003A211B" w:rsidRDefault="00A131BA" w:rsidP="00A131BA">
            <w:pPr>
              <w:rPr>
                <w:rFonts w:cs="Arial"/>
              </w:rPr>
            </w:pPr>
            <w:r w:rsidRPr="003A211B">
              <w:rPr>
                <w:rFonts w:cs="Arial"/>
              </w:rPr>
              <w:t>Soziale Ziele</w:t>
            </w:r>
          </w:p>
        </w:tc>
        <w:tc>
          <w:tcPr>
            <w:tcW w:w="1782" w:type="dxa"/>
            <w:shd w:val="clear" w:color="auto" w:fill="auto"/>
          </w:tcPr>
          <w:p w14:paraId="7AAAC2A6" w14:textId="77777777" w:rsidR="00A131BA" w:rsidRPr="003A211B" w:rsidRDefault="00A131BA" w:rsidP="00A131BA">
            <w:pPr>
              <w:rPr>
                <w:rFonts w:cs="Arial"/>
              </w:rPr>
            </w:pPr>
          </w:p>
        </w:tc>
        <w:tc>
          <w:tcPr>
            <w:tcW w:w="1919" w:type="dxa"/>
            <w:shd w:val="clear" w:color="auto" w:fill="auto"/>
          </w:tcPr>
          <w:p w14:paraId="03FA64C7" w14:textId="77777777" w:rsidR="00A131BA" w:rsidRPr="003A211B" w:rsidRDefault="00A131BA" w:rsidP="00A131BA">
            <w:pPr>
              <w:rPr>
                <w:rFonts w:cs="Arial"/>
              </w:rPr>
            </w:pPr>
          </w:p>
        </w:tc>
        <w:tc>
          <w:tcPr>
            <w:tcW w:w="2755" w:type="dxa"/>
          </w:tcPr>
          <w:p w14:paraId="37F8CD2E" w14:textId="77777777" w:rsidR="00A131BA" w:rsidRPr="003A211B" w:rsidRDefault="00A131BA" w:rsidP="00A131BA">
            <w:pPr>
              <w:rPr>
                <w:rFonts w:cs="Arial"/>
              </w:rPr>
            </w:pPr>
          </w:p>
        </w:tc>
        <w:tc>
          <w:tcPr>
            <w:tcW w:w="1003" w:type="dxa"/>
          </w:tcPr>
          <w:p w14:paraId="5EE441F7" w14:textId="77777777" w:rsidR="00A131BA" w:rsidRPr="003A211B" w:rsidRDefault="00A131BA" w:rsidP="00A131BA">
            <w:pPr>
              <w:rPr>
                <w:rFonts w:cs="Arial"/>
              </w:rPr>
            </w:pPr>
          </w:p>
        </w:tc>
      </w:tr>
      <w:tr w:rsidR="00B961DD" w:rsidRPr="003A211B" w14:paraId="362CDBE4" w14:textId="77777777" w:rsidTr="00EE770F">
        <w:trPr>
          <w:cantSplit/>
          <w:trHeight w:val="1810"/>
        </w:trPr>
        <w:tc>
          <w:tcPr>
            <w:tcW w:w="855" w:type="dxa"/>
            <w:shd w:val="clear" w:color="auto" w:fill="auto"/>
          </w:tcPr>
          <w:p w14:paraId="6775C262" w14:textId="77777777" w:rsidR="00A131BA" w:rsidRPr="003A211B" w:rsidRDefault="00A131BA" w:rsidP="00A131BA">
            <w:pPr>
              <w:rPr>
                <w:rFonts w:cs="Arial"/>
              </w:rPr>
            </w:pPr>
            <w:r w:rsidRPr="003A211B">
              <w:rPr>
                <w:rFonts w:cs="Arial"/>
              </w:rPr>
              <w:t>1.1.4.1</w:t>
            </w:r>
          </w:p>
        </w:tc>
        <w:tc>
          <w:tcPr>
            <w:tcW w:w="1331" w:type="dxa"/>
            <w:shd w:val="clear" w:color="auto" w:fill="auto"/>
          </w:tcPr>
          <w:p w14:paraId="2BAF058A" w14:textId="77777777" w:rsidR="00A131BA" w:rsidRPr="003A211B" w:rsidRDefault="00A131BA" w:rsidP="00A131BA">
            <w:pPr>
              <w:rPr>
                <w:rFonts w:cs="Arial"/>
              </w:rPr>
            </w:pPr>
            <w:r w:rsidRPr="003A211B">
              <w:rPr>
                <w:rFonts w:cs="Arial"/>
              </w:rPr>
              <w:t>Sozialziel 1</w:t>
            </w:r>
          </w:p>
        </w:tc>
        <w:tc>
          <w:tcPr>
            <w:tcW w:w="1782" w:type="dxa"/>
            <w:shd w:val="clear" w:color="auto" w:fill="auto"/>
          </w:tcPr>
          <w:p w14:paraId="74745419" w14:textId="77777777" w:rsidR="00A131BA" w:rsidRPr="003A211B" w:rsidRDefault="00A614F7" w:rsidP="00A131BA">
            <w:pPr>
              <w:rPr>
                <w:rFonts w:cs="Arial"/>
              </w:rPr>
            </w:pPr>
            <w:r w:rsidRPr="003A211B">
              <w:rPr>
                <w:rFonts w:cs="Arial"/>
              </w:rPr>
              <w:t>Transparente Kommunikation</w:t>
            </w:r>
          </w:p>
        </w:tc>
        <w:tc>
          <w:tcPr>
            <w:tcW w:w="1919" w:type="dxa"/>
            <w:shd w:val="clear" w:color="auto" w:fill="auto"/>
          </w:tcPr>
          <w:p w14:paraId="2DCB4289" w14:textId="77777777" w:rsidR="00A131BA" w:rsidRPr="003A211B" w:rsidRDefault="00A614F7" w:rsidP="00A131BA">
            <w:pPr>
              <w:rPr>
                <w:rFonts w:cs="Arial"/>
              </w:rPr>
            </w:pPr>
            <w:r w:rsidRPr="003A211B">
              <w:rPr>
                <w:rFonts w:cs="Arial"/>
              </w:rPr>
              <w:t>Transparente Kommunikation mit allen Projektbeteiligten sicherstellen, um Vertrauen zu stärken und Unsicherheiten vorzubeugen.</w:t>
            </w:r>
          </w:p>
        </w:tc>
        <w:tc>
          <w:tcPr>
            <w:tcW w:w="2755" w:type="dxa"/>
          </w:tcPr>
          <w:p w14:paraId="69C45A8F" w14:textId="77777777" w:rsidR="00A131BA" w:rsidRPr="003A211B" w:rsidRDefault="00A614F7" w:rsidP="00A131BA">
            <w:pPr>
              <w:rPr>
                <w:rFonts w:cs="Arial"/>
              </w:rPr>
            </w:pPr>
            <w:r w:rsidRPr="003A211B">
              <w:rPr>
                <w:rFonts w:cs="Arial"/>
              </w:rPr>
              <w:t xml:space="preserve">Projektbeteiligte zu Gesprächen einladen. </w:t>
            </w:r>
          </w:p>
        </w:tc>
        <w:tc>
          <w:tcPr>
            <w:tcW w:w="1003" w:type="dxa"/>
          </w:tcPr>
          <w:p w14:paraId="2CD30328" w14:textId="77777777" w:rsidR="00A131BA" w:rsidRPr="003A211B" w:rsidRDefault="00BA334A" w:rsidP="00A131BA">
            <w:pPr>
              <w:rPr>
                <w:rFonts w:cs="Arial"/>
              </w:rPr>
            </w:pPr>
            <w:r w:rsidRPr="003A211B">
              <w:rPr>
                <w:rFonts w:cs="Arial"/>
              </w:rPr>
              <w:t>SOLL</w:t>
            </w:r>
            <w:r w:rsidR="006A7826" w:rsidRPr="003A211B">
              <w:rPr>
                <w:rFonts w:cs="Arial"/>
              </w:rPr>
              <w:t xml:space="preserve"> / 3</w:t>
            </w:r>
          </w:p>
        </w:tc>
      </w:tr>
      <w:tr w:rsidR="00B961DD" w:rsidRPr="003A211B" w14:paraId="5DFFA8C3" w14:textId="77777777" w:rsidTr="00EE770F">
        <w:trPr>
          <w:cantSplit/>
          <w:trHeight w:val="222"/>
        </w:trPr>
        <w:tc>
          <w:tcPr>
            <w:tcW w:w="855" w:type="dxa"/>
            <w:shd w:val="clear" w:color="auto" w:fill="auto"/>
          </w:tcPr>
          <w:p w14:paraId="71FC82CE" w14:textId="77777777" w:rsidR="00A131BA" w:rsidRPr="003A211B" w:rsidRDefault="00A131BA" w:rsidP="00A131BA">
            <w:pPr>
              <w:rPr>
                <w:rFonts w:cs="Arial"/>
              </w:rPr>
            </w:pPr>
            <w:r w:rsidRPr="003A211B">
              <w:rPr>
                <w:rFonts w:cs="Arial"/>
              </w:rPr>
              <w:t>1.1.4.2</w:t>
            </w:r>
          </w:p>
        </w:tc>
        <w:tc>
          <w:tcPr>
            <w:tcW w:w="1331" w:type="dxa"/>
            <w:shd w:val="clear" w:color="auto" w:fill="auto"/>
          </w:tcPr>
          <w:p w14:paraId="7F3315E3" w14:textId="77777777" w:rsidR="00A131BA" w:rsidRPr="003A211B" w:rsidRDefault="00A131BA" w:rsidP="00A131BA">
            <w:pPr>
              <w:rPr>
                <w:rFonts w:cs="Arial"/>
              </w:rPr>
            </w:pPr>
            <w:r w:rsidRPr="003A211B">
              <w:rPr>
                <w:rFonts w:cs="Arial"/>
              </w:rPr>
              <w:t>Sozialziel 2</w:t>
            </w:r>
          </w:p>
        </w:tc>
        <w:tc>
          <w:tcPr>
            <w:tcW w:w="1782" w:type="dxa"/>
            <w:shd w:val="clear" w:color="auto" w:fill="auto"/>
          </w:tcPr>
          <w:p w14:paraId="65DBABCF" w14:textId="77777777" w:rsidR="00A131BA" w:rsidRPr="003A211B" w:rsidRDefault="000D61A4" w:rsidP="00A131BA">
            <w:pPr>
              <w:rPr>
                <w:rFonts w:cs="Arial"/>
              </w:rPr>
            </w:pPr>
            <w:r w:rsidRPr="003A211B">
              <w:rPr>
                <w:rFonts w:cs="Arial"/>
              </w:rPr>
              <w:t>/</w:t>
            </w:r>
          </w:p>
        </w:tc>
        <w:tc>
          <w:tcPr>
            <w:tcW w:w="1919" w:type="dxa"/>
            <w:shd w:val="clear" w:color="auto" w:fill="auto"/>
          </w:tcPr>
          <w:p w14:paraId="375B1844" w14:textId="77777777" w:rsidR="00A131BA" w:rsidRPr="003A211B" w:rsidRDefault="00A131BA" w:rsidP="00A131BA">
            <w:pPr>
              <w:rPr>
                <w:rFonts w:cs="Arial"/>
              </w:rPr>
            </w:pPr>
          </w:p>
        </w:tc>
        <w:tc>
          <w:tcPr>
            <w:tcW w:w="2755" w:type="dxa"/>
          </w:tcPr>
          <w:p w14:paraId="3CBEAA0B" w14:textId="77777777" w:rsidR="00A131BA" w:rsidRPr="003A211B" w:rsidRDefault="00A131BA" w:rsidP="00A131BA">
            <w:pPr>
              <w:rPr>
                <w:rFonts w:cs="Arial"/>
              </w:rPr>
            </w:pPr>
          </w:p>
        </w:tc>
        <w:tc>
          <w:tcPr>
            <w:tcW w:w="1003" w:type="dxa"/>
          </w:tcPr>
          <w:p w14:paraId="798E2A74" w14:textId="77777777" w:rsidR="00A131BA" w:rsidRPr="003A211B" w:rsidRDefault="00A131BA" w:rsidP="00A131BA">
            <w:pPr>
              <w:rPr>
                <w:rFonts w:cs="Arial"/>
              </w:rPr>
            </w:pPr>
          </w:p>
        </w:tc>
      </w:tr>
      <w:tr w:rsidR="00B961DD" w:rsidRPr="003A211B" w14:paraId="4B54A523" w14:textId="77777777" w:rsidTr="00EE770F">
        <w:trPr>
          <w:cantSplit/>
          <w:trHeight w:val="460"/>
        </w:trPr>
        <w:tc>
          <w:tcPr>
            <w:tcW w:w="855" w:type="dxa"/>
            <w:shd w:val="clear" w:color="auto" w:fill="auto"/>
          </w:tcPr>
          <w:p w14:paraId="3C9BAFC3" w14:textId="77777777" w:rsidR="00A131BA" w:rsidRPr="003A211B" w:rsidRDefault="00A131BA" w:rsidP="00A131BA">
            <w:pPr>
              <w:rPr>
                <w:rFonts w:cs="Arial"/>
              </w:rPr>
            </w:pPr>
            <w:r w:rsidRPr="003A211B">
              <w:rPr>
                <w:rFonts w:cs="Arial"/>
              </w:rPr>
              <w:t>1.2</w:t>
            </w:r>
          </w:p>
        </w:tc>
        <w:tc>
          <w:tcPr>
            <w:tcW w:w="1331" w:type="dxa"/>
            <w:shd w:val="clear" w:color="auto" w:fill="auto"/>
          </w:tcPr>
          <w:p w14:paraId="3BB29F3C" w14:textId="77777777" w:rsidR="00A131BA" w:rsidRPr="003A211B" w:rsidRDefault="00A131BA" w:rsidP="00A131BA">
            <w:pPr>
              <w:rPr>
                <w:rFonts w:cs="Arial"/>
              </w:rPr>
            </w:pPr>
            <w:r w:rsidRPr="003A211B">
              <w:rPr>
                <w:rFonts w:cs="Arial"/>
              </w:rPr>
              <w:t>Vorgehensziele</w:t>
            </w:r>
          </w:p>
        </w:tc>
        <w:tc>
          <w:tcPr>
            <w:tcW w:w="1782" w:type="dxa"/>
            <w:shd w:val="clear" w:color="auto" w:fill="auto"/>
          </w:tcPr>
          <w:p w14:paraId="4E93A101" w14:textId="77777777" w:rsidR="00A131BA" w:rsidRPr="003A211B" w:rsidRDefault="00A131BA" w:rsidP="00A131BA">
            <w:pPr>
              <w:rPr>
                <w:rFonts w:cs="Arial"/>
              </w:rPr>
            </w:pPr>
          </w:p>
        </w:tc>
        <w:tc>
          <w:tcPr>
            <w:tcW w:w="1919" w:type="dxa"/>
            <w:shd w:val="clear" w:color="auto" w:fill="auto"/>
          </w:tcPr>
          <w:p w14:paraId="109485E6" w14:textId="77777777" w:rsidR="00A131BA" w:rsidRPr="003A211B" w:rsidRDefault="00A131BA" w:rsidP="00A131BA">
            <w:pPr>
              <w:rPr>
                <w:rFonts w:cs="Arial"/>
              </w:rPr>
            </w:pPr>
          </w:p>
        </w:tc>
        <w:tc>
          <w:tcPr>
            <w:tcW w:w="2755" w:type="dxa"/>
          </w:tcPr>
          <w:p w14:paraId="2CE17690" w14:textId="77777777" w:rsidR="00A131BA" w:rsidRPr="003A211B" w:rsidRDefault="00A131BA" w:rsidP="00A131BA">
            <w:pPr>
              <w:rPr>
                <w:rFonts w:cs="Arial"/>
              </w:rPr>
            </w:pPr>
          </w:p>
        </w:tc>
        <w:tc>
          <w:tcPr>
            <w:tcW w:w="1003" w:type="dxa"/>
          </w:tcPr>
          <w:p w14:paraId="608E3A04" w14:textId="77777777" w:rsidR="00A131BA" w:rsidRPr="003A211B" w:rsidRDefault="00A131BA" w:rsidP="00A131BA">
            <w:pPr>
              <w:rPr>
                <w:rFonts w:cs="Arial"/>
              </w:rPr>
            </w:pPr>
          </w:p>
        </w:tc>
      </w:tr>
      <w:tr w:rsidR="00B961DD" w:rsidRPr="003A211B" w14:paraId="628A35C0" w14:textId="77777777" w:rsidTr="00EE770F">
        <w:trPr>
          <w:cantSplit/>
          <w:trHeight w:val="207"/>
        </w:trPr>
        <w:tc>
          <w:tcPr>
            <w:tcW w:w="855" w:type="dxa"/>
            <w:shd w:val="clear" w:color="auto" w:fill="auto"/>
          </w:tcPr>
          <w:p w14:paraId="095008F5" w14:textId="77777777" w:rsidR="00A131BA" w:rsidRPr="003A211B" w:rsidRDefault="00A131BA" w:rsidP="00A131BA">
            <w:pPr>
              <w:rPr>
                <w:rFonts w:cs="Arial"/>
              </w:rPr>
            </w:pPr>
            <w:r w:rsidRPr="003A211B">
              <w:rPr>
                <w:rFonts w:cs="Arial"/>
              </w:rPr>
              <w:t>1.2.1</w:t>
            </w:r>
          </w:p>
        </w:tc>
        <w:tc>
          <w:tcPr>
            <w:tcW w:w="1331" w:type="dxa"/>
            <w:shd w:val="clear" w:color="auto" w:fill="auto"/>
          </w:tcPr>
          <w:p w14:paraId="5E745F4A" w14:textId="77777777" w:rsidR="00A131BA" w:rsidRPr="003A211B" w:rsidRDefault="00A131BA" w:rsidP="00A131BA">
            <w:pPr>
              <w:rPr>
                <w:rFonts w:cs="Arial"/>
              </w:rPr>
            </w:pPr>
            <w:commentRangeStart w:id="21"/>
            <w:r w:rsidRPr="003A211B">
              <w:rPr>
                <w:rFonts w:cs="Arial"/>
              </w:rPr>
              <w:t>Terminziele</w:t>
            </w:r>
            <w:commentRangeEnd w:id="21"/>
            <w:r w:rsidR="002C76A5" w:rsidRPr="003A211B">
              <w:rPr>
                <w:rStyle w:val="Refdecomentario"/>
                <w:sz w:val="20"/>
                <w:szCs w:val="20"/>
              </w:rPr>
              <w:commentReference w:id="21"/>
            </w:r>
          </w:p>
        </w:tc>
        <w:tc>
          <w:tcPr>
            <w:tcW w:w="1782" w:type="dxa"/>
            <w:shd w:val="clear" w:color="auto" w:fill="auto"/>
          </w:tcPr>
          <w:p w14:paraId="3178943E" w14:textId="77777777" w:rsidR="00A131BA" w:rsidRPr="003A211B" w:rsidRDefault="00A131BA" w:rsidP="00A131BA">
            <w:pPr>
              <w:rPr>
                <w:rFonts w:cs="Arial"/>
              </w:rPr>
            </w:pPr>
          </w:p>
        </w:tc>
        <w:tc>
          <w:tcPr>
            <w:tcW w:w="1919" w:type="dxa"/>
            <w:shd w:val="clear" w:color="auto" w:fill="auto"/>
          </w:tcPr>
          <w:p w14:paraId="79DBD9C0" w14:textId="77777777" w:rsidR="00A131BA" w:rsidRPr="003A211B" w:rsidRDefault="00A131BA" w:rsidP="00A131BA">
            <w:pPr>
              <w:rPr>
                <w:rFonts w:cs="Arial"/>
              </w:rPr>
            </w:pPr>
          </w:p>
        </w:tc>
        <w:tc>
          <w:tcPr>
            <w:tcW w:w="2755" w:type="dxa"/>
          </w:tcPr>
          <w:p w14:paraId="023D82AE" w14:textId="77777777" w:rsidR="00A131BA" w:rsidRPr="003A211B" w:rsidRDefault="00A131BA" w:rsidP="00A131BA">
            <w:pPr>
              <w:rPr>
                <w:rFonts w:cs="Arial"/>
              </w:rPr>
            </w:pPr>
          </w:p>
        </w:tc>
        <w:tc>
          <w:tcPr>
            <w:tcW w:w="1003" w:type="dxa"/>
          </w:tcPr>
          <w:p w14:paraId="0CCAFE4B" w14:textId="77777777" w:rsidR="00A131BA" w:rsidRPr="003A211B" w:rsidRDefault="00A131BA" w:rsidP="00A131BA">
            <w:pPr>
              <w:rPr>
                <w:rFonts w:cs="Arial"/>
              </w:rPr>
            </w:pPr>
          </w:p>
        </w:tc>
      </w:tr>
      <w:tr w:rsidR="00B961DD" w:rsidRPr="003A211B" w14:paraId="1A658007" w14:textId="77777777" w:rsidTr="00EE770F">
        <w:trPr>
          <w:cantSplit/>
          <w:trHeight w:val="682"/>
        </w:trPr>
        <w:tc>
          <w:tcPr>
            <w:tcW w:w="855" w:type="dxa"/>
            <w:shd w:val="clear" w:color="auto" w:fill="auto"/>
          </w:tcPr>
          <w:p w14:paraId="6B3CE18D" w14:textId="77777777" w:rsidR="00A131BA" w:rsidRPr="003A211B" w:rsidRDefault="00A131BA" w:rsidP="00A131BA">
            <w:pPr>
              <w:rPr>
                <w:rFonts w:cs="Arial"/>
              </w:rPr>
            </w:pPr>
            <w:r w:rsidRPr="003A211B">
              <w:rPr>
                <w:rFonts w:cs="Arial"/>
              </w:rPr>
              <w:lastRenderedPageBreak/>
              <w:t>1.2.1.1</w:t>
            </w:r>
          </w:p>
        </w:tc>
        <w:tc>
          <w:tcPr>
            <w:tcW w:w="1331" w:type="dxa"/>
            <w:shd w:val="clear" w:color="auto" w:fill="auto"/>
          </w:tcPr>
          <w:p w14:paraId="19A5D4D6" w14:textId="77777777" w:rsidR="00A131BA" w:rsidRPr="003A211B" w:rsidRDefault="00A131BA" w:rsidP="00A131BA">
            <w:pPr>
              <w:rPr>
                <w:rFonts w:cs="Arial"/>
              </w:rPr>
            </w:pPr>
            <w:r w:rsidRPr="003A211B">
              <w:rPr>
                <w:rFonts w:cs="Arial"/>
              </w:rPr>
              <w:t>Terminziel 1</w:t>
            </w:r>
          </w:p>
        </w:tc>
        <w:tc>
          <w:tcPr>
            <w:tcW w:w="1782" w:type="dxa"/>
            <w:shd w:val="clear" w:color="auto" w:fill="auto"/>
          </w:tcPr>
          <w:p w14:paraId="09E2DDE7" w14:textId="77777777" w:rsidR="00A131BA" w:rsidRPr="003A211B" w:rsidRDefault="006E0FA1" w:rsidP="00A131BA">
            <w:pPr>
              <w:rPr>
                <w:rFonts w:cs="Arial"/>
              </w:rPr>
            </w:pPr>
            <w:r w:rsidRPr="003A211B">
              <w:rPr>
                <w:rFonts w:cs="Arial"/>
              </w:rPr>
              <w:t>Betriebs</w:t>
            </w:r>
            <w:r w:rsidR="001C7866" w:rsidRPr="003A211B">
              <w:rPr>
                <w:rFonts w:cs="Arial"/>
              </w:rPr>
              <w:t xml:space="preserve">vertrag </w:t>
            </w:r>
          </w:p>
        </w:tc>
        <w:tc>
          <w:tcPr>
            <w:tcW w:w="1919" w:type="dxa"/>
            <w:shd w:val="clear" w:color="auto" w:fill="auto"/>
          </w:tcPr>
          <w:p w14:paraId="5F679752" w14:textId="77777777" w:rsidR="00BA334A" w:rsidRPr="003A211B" w:rsidRDefault="001C7866" w:rsidP="00A131BA">
            <w:pPr>
              <w:rPr>
                <w:rFonts w:cs="Arial"/>
              </w:rPr>
            </w:pPr>
            <w:r w:rsidRPr="003A211B">
              <w:rPr>
                <w:rFonts w:cs="Arial"/>
              </w:rPr>
              <w:t>Der Betriebs</w:t>
            </w:r>
            <w:r w:rsidR="00BA334A" w:rsidRPr="003A211B">
              <w:rPr>
                <w:rFonts w:cs="Arial"/>
              </w:rPr>
              <w:t>-</w:t>
            </w:r>
          </w:p>
          <w:p w14:paraId="24250BAB" w14:textId="77777777" w:rsidR="00A131BA" w:rsidRPr="003A211B" w:rsidRDefault="001C7866" w:rsidP="00A131BA">
            <w:pPr>
              <w:rPr>
                <w:rFonts w:cs="Arial"/>
              </w:rPr>
            </w:pPr>
            <w:r w:rsidRPr="003A211B">
              <w:rPr>
                <w:rFonts w:cs="Arial"/>
              </w:rPr>
              <w:t>vertrag liegt unterschrieben vor-</w:t>
            </w:r>
          </w:p>
        </w:tc>
        <w:tc>
          <w:tcPr>
            <w:tcW w:w="2755" w:type="dxa"/>
          </w:tcPr>
          <w:p w14:paraId="3C3D61A8" w14:textId="41C4BD3D" w:rsidR="00A131BA" w:rsidRPr="003A211B" w:rsidRDefault="001C7866" w:rsidP="00A131BA">
            <w:pPr>
              <w:rPr>
                <w:rFonts w:cs="Arial"/>
                <w:lang w:val="en-US"/>
              </w:rPr>
            </w:pPr>
            <w:r w:rsidRPr="003A211B">
              <w:rPr>
                <w:rFonts w:cs="Arial"/>
                <w:lang w:val="en-US"/>
              </w:rPr>
              <w:t xml:space="preserve">Bis </w:t>
            </w:r>
            <w:proofErr w:type="spellStart"/>
            <w:r w:rsidRPr="003A211B">
              <w:rPr>
                <w:rFonts w:cs="Arial"/>
                <w:lang w:val="en-US"/>
              </w:rPr>
              <w:t>zum</w:t>
            </w:r>
            <w:proofErr w:type="spellEnd"/>
            <w:r w:rsidRPr="003A211B">
              <w:rPr>
                <w:rFonts w:cs="Arial"/>
                <w:lang w:val="en-US"/>
              </w:rPr>
              <w:t xml:space="preserve"> </w:t>
            </w:r>
            <w:r w:rsidR="00452555">
              <w:rPr>
                <w:rFonts w:cs="Arial"/>
                <w:lang w:val="en-US"/>
              </w:rPr>
              <w:t>28</w:t>
            </w:r>
            <w:r w:rsidRPr="003A211B">
              <w:rPr>
                <w:rFonts w:cs="Arial"/>
                <w:lang w:val="en-US"/>
              </w:rPr>
              <w:t>.08</w:t>
            </w:r>
            <w:r w:rsidR="00B35357" w:rsidRPr="003A211B">
              <w:rPr>
                <w:rFonts w:cs="Arial"/>
                <w:lang w:val="en-US"/>
              </w:rPr>
              <w:t>.23</w:t>
            </w:r>
          </w:p>
        </w:tc>
        <w:tc>
          <w:tcPr>
            <w:tcW w:w="1003" w:type="dxa"/>
          </w:tcPr>
          <w:p w14:paraId="19D84F43" w14:textId="77777777" w:rsidR="006A7826" w:rsidRPr="003A211B" w:rsidRDefault="001C7866" w:rsidP="00A131BA">
            <w:pPr>
              <w:rPr>
                <w:rFonts w:cs="Arial"/>
                <w:lang w:val="en-US"/>
              </w:rPr>
            </w:pPr>
            <w:r w:rsidRPr="003A211B">
              <w:rPr>
                <w:rFonts w:cs="Arial"/>
                <w:lang w:val="en-US"/>
              </w:rPr>
              <w:t>MUSS</w:t>
            </w:r>
            <w:r w:rsidR="006A7826" w:rsidRPr="003A211B">
              <w:rPr>
                <w:rFonts w:cs="Arial"/>
                <w:lang w:val="en-US"/>
              </w:rPr>
              <w:t xml:space="preserve"> / </w:t>
            </w:r>
            <w:r w:rsidR="00FC67EA" w:rsidRPr="003A211B">
              <w:rPr>
                <w:rFonts w:cs="Arial"/>
                <w:lang w:val="en-US"/>
              </w:rPr>
              <w:t>4</w:t>
            </w:r>
          </w:p>
        </w:tc>
      </w:tr>
      <w:tr w:rsidR="000030C6" w:rsidRPr="003A211B" w14:paraId="64BC5FF3" w14:textId="77777777" w:rsidTr="00EE770F">
        <w:trPr>
          <w:cantSplit/>
          <w:trHeight w:val="1127"/>
        </w:trPr>
        <w:tc>
          <w:tcPr>
            <w:tcW w:w="855" w:type="dxa"/>
            <w:shd w:val="clear" w:color="auto" w:fill="auto"/>
          </w:tcPr>
          <w:p w14:paraId="42ED5958" w14:textId="77777777" w:rsidR="000030C6" w:rsidRPr="003A211B" w:rsidRDefault="000030C6" w:rsidP="00A131BA">
            <w:pPr>
              <w:rPr>
                <w:rFonts w:cs="Arial"/>
              </w:rPr>
            </w:pPr>
            <w:r w:rsidRPr="003A211B">
              <w:rPr>
                <w:rFonts w:cs="Arial"/>
              </w:rPr>
              <w:t>1.2.1.2</w:t>
            </w:r>
          </w:p>
        </w:tc>
        <w:tc>
          <w:tcPr>
            <w:tcW w:w="1331" w:type="dxa"/>
            <w:shd w:val="clear" w:color="auto" w:fill="auto"/>
          </w:tcPr>
          <w:p w14:paraId="268965C7" w14:textId="77777777" w:rsidR="000030C6" w:rsidRPr="003A211B" w:rsidRDefault="000030C6" w:rsidP="00A131BA">
            <w:pPr>
              <w:rPr>
                <w:rFonts w:cs="Arial"/>
              </w:rPr>
            </w:pPr>
            <w:r w:rsidRPr="003A211B">
              <w:rPr>
                <w:rFonts w:cs="Arial"/>
              </w:rPr>
              <w:t>Terminziel 2</w:t>
            </w:r>
          </w:p>
        </w:tc>
        <w:tc>
          <w:tcPr>
            <w:tcW w:w="1782" w:type="dxa"/>
            <w:shd w:val="clear" w:color="auto" w:fill="auto"/>
          </w:tcPr>
          <w:p w14:paraId="001250D9" w14:textId="77777777" w:rsidR="000030C6" w:rsidRPr="003A211B" w:rsidRDefault="000030C6" w:rsidP="00A131BA">
            <w:pPr>
              <w:rPr>
                <w:rFonts w:cs="Arial"/>
              </w:rPr>
            </w:pPr>
            <w:r w:rsidRPr="003A211B">
              <w:rPr>
                <w:rFonts w:cs="Arial"/>
              </w:rPr>
              <w:t>Quality Gates</w:t>
            </w:r>
          </w:p>
        </w:tc>
        <w:tc>
          <w:tcPr>
            <w:tcW w:w="1919" w:type="dxa"/>
            <w:shd w:val="clear" w:color="auto" w:fill="auto"/>
          </w:tcPr>
          <w:p w14:paraId="59B4483B" w14:textId="77777777" w:rsidR="000030C6" w:rsidRPr="003A211B" w:rsidRDefault="000030C6" w:rsidP="00A131BA">
            <w:pPr>
              <w:rPr>
                <w:rFonts w:cs="Arial"/>
              </w:rPr>
            </w:pPr>
            <w:r w:rsidRPr="003A211B">
              <w:rPr>
                <w:rFonts w:cs="Arial"/>
              </w:rPr>
              <w:t>Alle Quality Gates sind zu den jeweiligen Terminen abgeschlossen.</w:t>
            </w:r>
          </w:p>
        </w:tc>
        <w:tc>
          <w:tcPr>
            <w:tcW w:w="2755" w:type="dxa"/>
          </w:tcPr>
          <w:p w14:paraId="7443F080" w14:textId="47B411C0" w:rsidR="00E02B75" w:rsidRPr="00F82B99" w:rsidRDefault="00E02B75" w:rsidP="00E02B75">
            <w:pPr>
              <w:rPr>
                <w:rFonts w:cs="Arial"/>
              </w:rPr>
            </w:pPr>
            <w:r w:rsidRPr="00F82B99">
              <w:rPr>
                <w:rFonts w:cs="Arial"/>
              </w:rPr>
              <w:t xml:space="preserve">QG 1: </w:t>
            </w:r>
            <w:r w:rsidR="00452555" w:rsidRPr="00F82B99">
              <w:rPr>
                <w:rFonts w:cs="Arial"/>
              </w:rPr>
              <w:t>07.11.22</w:t>
            </w:r>
          </w:p>
          <w:p w14:paraId="6D6E49A5" w14:textId="6BE17E22" w:rsidR="00E02B75" w:rsidRPr="00F82B99" w:rsidRDefault="00E02B75" w:rsidP="00E02B75">
            <w:pPr>
              <w:rPr>
                <w:rFonts w:cs="Arial"/>
              </w:rPr>
            </w:pPr>
            <w:r w:rsidRPr="00F82B99">
              <w:rPr>
                <w:rFonts w:cs="Arial"/>
              </w:rPr>
              <w:t xml:space="preserve">QG 2: </w:t>
            </w:r>
            <w:r w:rsidR="00452555" w:rsidRPr="00F82B99">
              <w:rPr>
                <w:rFonts w:cs="Arial"/>
              </w:rPr>
              <w:t>26</w:t>
            </w:r>
            <w:r w:rsidRPr="00F82B99">
              <w:rPr>
                <w:rFonts w:cs="Arial"/>
              </w:rPr>
              <w:t>.</w:t>
            </w:r>
            <w:r w:rsidR="00452555" w:rsidRPr="00F82B99">
              <w:rPr>
                <w:rFonts w:cs="Arial"/>
              </w:rPr>
              <w:t>12</w:t>
            </w:r>
            <w:r w:rsidRPr="00F82B99">
              <w:rPr>
                <w:rFonts w:cs="Arial"/>
              </w:rPr>
              <w:t>.2</w:t>
            </w:r>
            <w:r w:rsidR="00452555" w:rsidRPr="00F82B99">
              <w:rPr>
                <w:rFonts w:cs="Arial"/>
              </w:rPr>
              <w:t>2</w:t>
            </w:r>
          </w:p>
          <w:p w14:paraId="3B0C358E" w14:textId="753D3031" w:rsidR="00E02B75" w:rsidRPr="00F82B99" w:rsidRDefault="00E02B75" w:rsidP="00E02B75">
            <w:pPr>
              <w:rPr>
                <w:rFonts w:cs="Arial"/>
              </w:rPr>
            </w:pPr>
            <w:r w:rsidRPr="00F82B99">
              <w:rPr>
                <w:rFonts w:cs="Arial"/>
              </w:rPr>
              <w:t xml:space="preserve">QG 3: </w:t>
            </w:r>
            <w:r w:rsidR="00452555" w:rsidRPr="00F82B99">
              <w:rPr>
                <w:rFonts w:cs="Arial"/>
              </w:rPr>
              <w:t>02</w:t>
            </w:r>
            <w:r w:rsidRPr="00F82B99">
              <w:rPr>
                <w:rFonts w:cs="Arial"/>
              </w:rPr>
              <w:t>.0</w:t>
            </w:r>
            <w:r w:rsidR="00452555" w:rsidRPr="00F82B99">
              <w:rPr>
                <w:rFonts w:cs="Arial"/>
              </w:rPr>
              <w:t>3</w:t>
            </w:r>
            <w:r w:rsidRPr="00F82B99">
              <w:rPr>
                <w:rFonts w:cs="Arial"/>
              </w:rPr>
              <w:t>.23</w:t>
            </w:r>
          </w:p>
          <w:p w14:paraId="5E6F50BE" w14:textId="2256F4E6" w:rsidR="00E02B75" w:rsidRPr="00F82B99" w:rsidRDefault="00E02B75" w:rsidP="00E02B75">
            <w:pPr>
              <w:rPr>
                <w:rFonts w:cs="Arial"/>
              </w:rPr>
            </w:pPr>
            <w:r w:rsidRPr="00F82B99">
              <w:rPr>
                <w:rFonts w:cs="Arial"/>
              </w:rPr>
              <w:t xml:space="preserve">QG 4: </w:t>
            </w:r>
            <w:r w:rsidR="00452555" w:rsidRPr="00F82B99">
              <w:rPr>
                <w:rFonts w:cs="Arial"/>
              </w:rPr>
              <w:t>27</w:t>
            </w:r>
            <w:r w:rsidRPr="00F82B99">
              <w:rPr>
                <w:rFonts w:cs="Arial"/>
              </w:rPr>
              <w:t>.0</w:t>
            </w:r>
            <w:r w:rsidR="00452555" w:rsidRPr="00F82B99">
              <w:rPr>
                <w:rFonts w:cs="Arial"/>
              </w:rPr>
              <w:t>4</w:t>
            </w:r>
            <w:r w:rsidRPr="00F82B99">
              <w:rPr>
                <w:rFonts w:cs="Arial"/>
              </w:rPr>
              <w:t>.23</w:t>
            </w:r>
          </w:p>
          <w:p w14:paraId="6F795FCA" w14:textId="341622E9" w:rsidR="000030C6" w:rsidRPr="00F82B99" w:rsidRDefault="00E02B75" w:rsidP="00E02B75">
            <w:pPr>
              <w:rPr>
                <w:rFonts w:cs="Arial"/>
              </w:rPr>
            </w:pPr>
            <w:r w:rsidRPr="00F82B99">
              <w:rPr>
                <w:rFonts w:cs="Arial"/>
              </w:rPr>
              <w:t xml:space="preserve">QG5: </w:t>
            </w:r>
            <w:r w:rsidR="00452555" w:rsidRPr="00F82B99">
              <w:rPr>
                <w:rFonts w:cs="Arial"/>
              </w:rPr>
              <w:t>19</w:t>
            </w:r>
            <w:r w:rsidRPr="00F82B99">
              <w:rPr>
                <w:rFonts w:cs="Arial"/>
              </w:rPr>
              <w:t>.0</w:t>
            </w:r>
            <w:r w:rsidR="00452555" w:rsidRPr="00F82B99">
              <w:rPr>
                <w:rFonts w:cs="Arial"/>
              </w:rPr>
              <w:t>7</w:t>
            </w:r>
            <w:r w:rsidRPr="00F82B99">
              <w:rPr>
                <w:rFonts w:cs="Arial"/>
              </w:rPr>
              <w:t>.23</w:t>
            </w:r>
          </w:p>
        </w:tc>
        <w:tc>
          <w:tcPr>
            <w:tcW w:w="1003" w:type="dxa"/>
          </w:tcPr>
          <w:p w14:paraId="1E5CAF43" w14:textId="77777777" w:rsidR="000030C6" w:rsidRPr="003A211B" w:rsidRDefault="00E02B75" w:rsidP="00A131BA">
            <w:pPr>
              <w:rPr>
                <w:rFonts w:cs="Arial"/>
                <w:lang w:val="en-US"/>
              </w:rPr>
            </w:pPr>
            <w:r w:rsidRPr="003A211B">
              <w:rPr>
                <w:rFonts w:cs="Arial"/>
                <w:lang w:val="en-US"/>
              </w:rPr>
              <w:t>MUSS / 4</w:t>
            </w:r>
          </w:p>
        </w:tc>
      </w:tr>
      <w:tr w:rsidR="00B961DD" w:rsidRPr="003A211B" w14:paraId="447B09C7" w14:textId="77777777" w:rsidTr="00EE770F">
        <w:trPr>
          <w:cantSplit/>
          <w:trHeight w:val="222"/>
        </w:trPr>
        <w:tc>
          <w:tcPr>
            <w:tcW w:w="855" w:type="dxa"/>
            <w:shd w:val="clear" w:color="auto" w:fill="auto"/>
          </w:tcPr>
          <w:p w14:paraId="29B9D97A" w14:textId="77777777" w:rsidR="00A131BA" w:rsidRPr="003A211B" w:rsidRDefault="00A131BA" w:rsidP="00A131BA">
            <w:pPr>
              <w:rPr>
                <w:rFonts w:cs="Arial"/>
              </w:rPr>
            </w:pPr>
            <w:r w:rsidRPr="003A211B">
              <w:rPr>
                <w:rFonts w:cs="Arial"/>
              </w:rPr>
              <w:t>1.2.2</w:t>
            </w:r>
          </w:p>
        </w:tc>
        <w:tc>
          <w:tcPr>
            <w:tcW w:w="1331" w:type="dxa"/>
            <w:shd w:val="clear" w:color="auto" w:fill="auto"/>
          </w:tcPr>
          <w:p w14:paraId="59D8DBE2" w14:textId="77777777" w:rsidR="00A131BA" w:rsidRPr="003A211B" w:rsidRDefault="00A131BA" w:rsidP="00A131BA">
            <w:pPr>
              <w:rPr>
                <w:rFonts w:cs="Arial"/>
              </w:rPr>
            </w:pPr>
            <w:r w:rsidRPr="003A211B">
              <w:rPr>
                <w:rFonts w:cs="Arial"/>
              </w:rPr>
              <w:t>Kostenziele</w:t>
            </w:r>
          </w:p>
        </w:tc>
        <w:tc>
          <w:tcPr>
            <w:tcW w:w="1782" w:type="dxa"/>
            <w:shd w:val="clear" w:color="auto" w:fill="auto"/>
          </w:tcPr>
          <w:p w14:paraId="6F7860A3" w14:textId="77777777" w:rsidR="00A131BA" w:rsidRPr="003A211B" w:rsidRDefault="00A131BA" w:rsidP="00A131BA">
            <w:pPr>
              <w:rPr>
                <w:rFonts w:cs="Arial"/>
              </w:rPr>
            </w:pPr>
          </w:p>
        </w:tc>
        <w:tc>
          <w:tcPr>
            <w:tcW w:w="1919" w:type="dxa"/>
            <w:shd w:val="clear" w:color="auto" w:fill="auto"/>
          </w:tcPr>
          <w:p w14:paraId="782050DC" w14:textId="77777777" w:rsidR="00A131BA" w:rsidRPr="003A211B" w:rsidRDefault="00A131BA" w:rsidP="00A131BA">
            <w:pPr>
              <w:rPr>
                <w:rFonts w:cs="Arial"/>
              </w:rPr>
            </w:pPr>
          </w:p>
        </w:tc>
        <w:tc>
          <w:tcPr>
            <w:tcW w:w="2755" w:type="dxa"/>
          </w:tcPr>
          <w:p w14:paraId="0ACB0DAC" w14:textId="77777777" w:rsidR="00A131BA" w:rsidRPr="003A211B" w:rsidRDefault="00A131BA" w:rsidP="00A131BA">
            <w:pPr>
              <w:rPr>
                <w:rFonts w:cs="Arial"/>
              </w:rPr>
            </w:pPr>
          </w:p>
        </w:tc>
        <w:tc>
          <w:tcPr>
            <w:tcW w:w="1003" w:type="dxa"/>
          </w:tcPr>
          <w:p w14:paraId="2AD83BCE" w14:textId="77777777" w:rsidR="00A131BA" w:rsidRPr="003A211B" w:rsidRDefault="00A131BA" w:rsidP="00A131BA">
            <w:pPr>
              <w:rPr>
                <w:rFonts w:cs="Arial"/>
              </w:rPr>
            </w:pPr>
          </w:p>
        </w:tc>
      </w:tr>
      <w:tr w:rsidR="00B961DD" w:rsidRPr="003A211B" w14:paraId="2E5386E5" w14:textId="77777777" w:rsidTr="00EE770F">
        <w:trPr>
          <w:cantSplit/>
          <w:trHeight w:val="1127"/>
        </w:trPr>
        <w:tc>
          <w:tcPr>
            <w:tcW w:w="855" w:type="dxa"/>
            <w:shd w:val="clear" w:color="auto" w:fill="auto"/>
          </w:tcPr>
          <w:p w14:paraId="3F32FD1F" w14:textId="77777777" w:rsidR="00A131BA" w:rsidRPr="003A211B" w:rsidRDefault="00A131BA" w:rsidP="00A131BA">
            <w:pPr>
              <w:rPr>
                <w:rFonts w:cs="Arial"/>
              </w:rPr>
            </w:pPr>
            <w:r w:rsidRPr="003A211B">
              <w:rPr>
                <w:rFonts w:cs="Arial"/>
              </w:rPr>
              <w:t>1.2.2.1</w:t>
            </w:r>
          </w:p>
        </w:tc>
        <w:tc>
          <w:tcPr>
            <w:tcW w:w="1331" w:type="dxa"/>
            <w:shd w:val="clear" w:color="auto" w:fill="auto"/>
          </w:tcPr>
          <w:p w14:paraId="22256255" w14:textId="77777777" w:rsidR="00A131BA" w:rsidRPr="003A211B" w:rsidRDefault="00A131BA" w:rsidP="00A131BA">
            <w:pPr>
              <w:rPr>
                <w:rFonts w:cs="Arial"/>
              </w:rPr>
            </w:pPr>
            <w:r w:rsidRPr="003A211B">
              <w:rPr>
                <w:rFonts w:cs="Arial"/>
              </w:rPr>
              <w:t>Kostenziel 1</w:t>
            </w:r>
          </w:p>
        </w:tc>
        <w:tc>
          <w:tcPr>
            <w:tcW w:w="1782" w:type="dxa"/>
            <w:shd w:val="clear" w:color="auto" w:fill="auto"/>
          </w:tcPr>
          <w:p w14:paraId="0F3A2914" w14:textId="77777777" w:rsidR="00A131BA" w:rsidRPr="003A211B" w:rsidRDefault="00A131BA" w:rsidP="00A131BA">
            <w:pPr>
              <w:rPr>
                <w:rFonts w:cs="Arial"/>
              </w:rPr>
            </w:pPr>
            <w:r w:rsidRPr="003A211B">
              <w:rPr>
                <w:rFonts w:cs="Arial"/>
              </w:rPr>
              <w:t>Budgeteinhaltung</w:t>
            </w:r>
          </w:p>
        </w:tc>
        <w:tc>
          <w:tcPr>
            <w:tcW w:w="1919" w:type="dxa"/>
            <w:shd w:val="clear" w:color="auto" w:fill="auto"/>
          </w:tcPr>
          <w:p w14:paraId="4546A1B5" w14:textId="4626A474" w:rsidR="00A131BA" w:rsidRPr="003A211B" w:rsidRDefault="00A131BA" w:rsidP="00A131BA">
            <w:pPr>
              <w:rPr>
                <w:rFonts w:cs="Arial"/>
              </w:rPr>
            </w:pPr>
            <w:r w:rsidRPr="003A211B">
              <w:rPr>
                <w:rFonts w:cs="Arial"/>
              </w:rPr>
              <w:t xml:space="preserve">Einhaltung des Budgets in Höhe von </w:t>
            </w:r>
            <w:r w:rsidR="00452555">
              <w:rPr>
                <w:rFonts w:cs="Arial"/>
              </w:rPr>
              <w:t>120.485,02</w:t>
            </w:r>
            <w:r w:rsidRPr="003A211B">
              <w:rPr>
                <w:rFonts w:cs="Arial"/>
              </w:rPr>
              <w:t xml:space="preserve"> €.</w:t>
            </w:r>
          </w:p>
        </w:tc>
        <w:tc>
          <w:tcPr>
            <w:tcW w:w="2755" w:type="dxa"/>
          </w:tcPr>
          <w:p w14:paraId="41B6747F" w14:textId="77777777" w:rsidR="00E05718" w:rsidRPr="003A211B" w:rsidRDefault="000D61A4" w:rsidP="00A131BA">
            <w:pPr>
              <w:rPr>
                <w:rFonts w:cs="Arial"/>
              </w:rPr>
            </w:pPr>
            <w:r w:rsidRPr="003A211B">
              <w:rPr>
                <w:rFonts w:cs="Arial"/>
              </w:rPr>
              <w:t xml:space="preserve">Differenzbetrag der tatsächlichen Gesamtkosten des Projektes und des ursprünglich veranschlagten </w:t>
            </w:r>
          </w:p>
          <w:p w14:paraId="0F9FFA84" w14:textId="77777777" w:rsidR="00A131BA" w:rsidRPr="003A211B" w:rsidRDefault="000D61A4" w:rsidP="00A131BA">
            <w:pPr>
              <w:rPr>
                <w:rFonts w:cs="Arial"/>
              </w:rPr>
            </w:pPr>
            <w:r w:rsidRPr="003A211B">
              <w:rPr>
                <w:rFonts w:cs="Arial"/>
              </w:rPr>
              <w:t>Budgets</w:t>
            </w:r>
            <w:r w:rsidR="00E05718" w:rsidRPr="003A211B">
              <w:rPr>
                <w:rFonts w:cs="Arial"/>
              </w:rPr>
              <w:t>.</w:t>
            </w:r>
          </w:p>
        </w:tc>
        <w:tc>
          <w:tcPr>
            <w:tcW w:w="1003" w:type="dxa"/>
          </w:tcPr>
          <w:p w14:paraId="075A4D48" w14:textId="77777777" w:rsidR="00A131BA" w:rsidRPr="003A211B" w:rsidRDefault="00E05718" w:rsidP="00A131BA">
            <w:pPr>
              <w:rPr>
                <w:rFonts w:cs="Arial"/>
              </w:rPr>
            </w:pPr>
            <w:r w:rsidRPr="003A211B">
              <w:rPr>
                <w:rFonts w:cs="Arial"/>
              </w:rPr>
              <w:t>SOLL</w:t>
            </w:r>
            <w:r w:rsidR="006A7826" w:rsidRPr="003A211B">
              <w:rPr>
                <w:rFonts w:cs="Arial"/>
              </w:rPr>
              <w:t xml:space="preserve"> / 3</w:t>
            </w:r>
          </w:p>
        </w:tc>
      </w:tr>
      <w:tr w:rsidR="00B961DD" w:rsidRPr="003A211B" w14:paraId="4EFACB36" w14:textId="77777777" w:rsidTr="00EE770F">
        <w:trPr>
          <w:cantSplit/>
          <w:trHeight w:val="460"/>
        </w:trPr>
        <w:tc>
          <w:tcPr>
            <w:tcW w:w="855" w:type="dxa"/>
            <w:shd w:val="clear" w:color="auto" w:fill="auto"/>
          </w:tcPr>
          <w:p w14:paraId="556ABA75" w14:textId="77777777" w:rsidR="00A131BA" w:rsidRPr="003A211B" w:rsidRDefault="00A131BA" w:rsidP="00A131BA">
            <w:pPr>
              <w:rPr>
                <w:rFonts w:cs="Arial"/>
              </w:rPr>
            </w:pPr>
            <w:r w:rsidRPr="003A211B">
              <w:rPr>
                <w:rFonts w:cs="Arial"/>
              </w:rPr>
              <w:t>1.2.3</w:t>
            </w:r>
          </w:p>
        </w:tc>
        <w:tc>
          <w:tcPr>
            <w:tcW w:w="1331" w:type="dxa"/>
            <w:shd w:val="clear" w:color="auto" w:fill="auto"/>
          </w:tcPr>
          <w:p w14:paraId="7A800E57" w14:textId="77777777" w:rsidR="00A131BA" w:rsidRPr="003A211B" w:rsidRDefault="00A131BA" w:rsidP="00A131BA">
            <w:pPr>
              <w:rPr>
                <w:rFonts w:cs="Arial"/>
              </w:rPr>
            </w:pPr>
            <w:r w:rsidRPr="003A211B">
              <w:rPr>
                <w:rFonts w:cs="Arial"/>
              </w:rPr>
              <w:t>Aufwandsziele</w:t>
            </w:r>
          </w:p>
        </w:tc>
        <w:tc>
          <w:tcPr>
            <w:tcW w:w="1782" w:type="dxa"/>
            <w:shd w:val="clear" w:color="auto" w:fill="auto"/>
          </w:tcPr>
          <w:p w14:paraId="1DB318C4" w14:textId="77777777" w:rsidR="00A131BA" w:rsidRPr="003A211B" w:rsidRDefault="00A131BA" w:rsidP="00A131BA">
            <w:pPr>
              <w:rPr>
                <w:rFonts w:cs="Arial"/>
              </w:rPr>
            </w:pPr>
          </w:p>
        </w:tc>
        <w:tc>
          <w:tcPr>
            <w:tcW w:w="1919" w:type="dxa"/>
            <w:shd w:val="clear" w:color="auto" w:fill="auto"/>
          </w:tcPr>
          <w:p w14:paraId="7AC9E619" w14:textId="77777777" w:rsidR="00A131BA" w:rsidRPr="003A211B" w:rsidRDefault="00A131BA" w:rsidP="00A131BA">
            <w:pPr>
              <w:rPr>
                <w:rFonts w:cs="Arial"/>
              </w:rPr>
            </w:pPr>
          </w:p>
        </w:tc>
        <w:tc>
          <w:tcPr>
            <w:tcW w:w="2755" w:type="dxa"/>
          </w:tcPr>
          <w:p w14:paraId="2E8D578D" w14:textId="77777777" w:rsidR="00A131BA" w:rsidRPr="003A211B" w:rsidRDefault="00A131BA" w:rsidP="00A131BA">
            <w:pPr>
              <w:rPr>
                <w:rFonts w:cs="Arial"/>
              </w:rPr>
            </w:pPr>
          </w:p>
        </w:tc>
        <w:tc>
          <w:tcPr>
            <w:tcW w:w="1003" w:type="dxa"/>
          </w:tcPr>
          <w:p w14:paraId="7F648978" w14:textId="77777777" w:rsidR="00A131BA" w:rsidRPr="003A211B" w:rsidRDefault="00A131BA" w:rsidP="00A131BA">
            <w:pPr>
              <w:rPr>
                <w:rFonts w:cs="Arial"/>
              </w:rPr>
            </w:pPr>
          </w:p>
        </w:tc>
      </w:tr>
      <w:tr w:rsidR="00B961DD" w:rsidRPr="003A211B" w14:paraId="7FAD56C2" w14:textId="77777777" w:rsidTr="00EE770F">
        <w:trPr>
          <w:cantSplit/>
          <w:trHeight w:val="445"/>
        </w:trPr>
        <w:tc>
          <w:tcPr>
            <w:tcW w:w="855" w:type="dxa"/>
            <w:shd w:val="clear" w:color="auto" w:fill="auto"/>
          </w:tcPr>
          <w:p w14:paraId="0652B1F5" w14:textId="77777777" w:rsidR="00A131BA" w:rsidRPr="003A211B" w:rsidRDefault="00A131BA" w:rsidP="00A131BA">
            <w:pPr>
              <w:rPr>
                <w:rFonts w:cs="Arial"/>
              </w:rPr>
            </w:pPr>
            <w:r w:rsidRPr="003A211B">
              <w:rPr>
                <w:rFonts w:cs="Arial"/>
              </w:rPr>
              <w:t>1.2.3.1</w:t>
            </w:r>
          </w:p>
        </w:tc>
        <w:tc>
          <w:tcPr>
            <w:tcW w:w="1331" w:type="dxa"/>
            <w:shd w:val="clear" w:color="auto" w:fill="auto"/>
          </w:tcPr>
          <w:p w14:paraId="2D81C797" w14:textId="77777777" w:rsidR="00A131BA" w:rsidRPr="003A211B" w:rsidRDefault="00A131BA" w:rsidP="00A131BA">
            <w:pPr>
              <w:rPr>
                <w:rFonts w:cs="Arial"/>
              </w:rPr>
            </w:pPr>
            <w:r w:rsidRPr="003A211B">
              <w:rPr>
                <w:rFonts w:cs="Arial"/>
              </w:rPr>
              <w:t>Aufwandsziel 1</w:t>
            </w:r>
          </w:p>
        </w:tc>
        <w:tc>
          <w:tcPr>
            <w:tcW w:w="1782" w:type="dxa"/>
            <w:shd w:val="clear" w:color="auto" w:fill="auto"/>
          </w:tcPr>
          <w:p w14:paraId="66D2BF8C" w14:textId="77777777" w:rsidR="00A131BA" w:rsidRPr="003A211B" w:rsidRDefault="00BA334A" w:rsidP="00A131BA">
            <w:pPr>
              <w:rPr>
                <w:rFonts w:cs="Arial"/>
              </w:rPr>
            </w:pPr>
            <w:r w:rsidRPr="003A211B">
              <w:rPr>
                <w:rFonts w:cs="Arial"/>
              </w:rPr>
              <w:t>Aufwand PT</w:t>
            </w:r>
          </w:p>
        </w:tc>
        <w:tc>
          <w:tcPr>
            <w:tcW w:w="1919" w:type="dxa"/>
            <w:shd w:val="clear" w:color="auto" w:fill="auto"/>
          </w:tcPr>
          <w:p w14:paraId="3E0B59F1" w14:textId="77777777" w:rsidR="00A131BA" w:rsidRPr="003A211B" w:rsidRDefault="006A7826" w:rsidP="00A131BA">
            <w:pPr>
              <w:rPr>
                <w:rFonts w:cs="Arial"/>
              </w:rPr>
            </w:pPr>
            <w:r w:rsidRPr="003A211B">
              <w:rPr>
                <w:rFonts w:cs="Arial"/>
              </w:rPr>
              <w:t>Den Gesamtaufwand einhalten</w:t>
            </w:r>
          </w:p>
        </w:tc>
        <w:tc>
          <w:tcPr>
            <w:tcW w:w="2755" w:type="dxa"/>
          </w:tcPr>
          <w:p w14:paraId="54864499" w14:textId="67387A6D" w:rsidR="00A131BA" w:rsidRPr="003A211B" w:rsidRDefault="006A7826" w:rsidP="00A131BA">
            <w:pPr>
              <w:rPr>
                <w:rFonts w:cs="Arial"/>
              </w:rPr>
            </w:pPr>
            <w:r w:rsidRPr="003A211B">
              <w:rPr>
                <w:rFonts w:cs="Arial"/>
              </w:rPr>
              <w:t>Nicht über 2</w:t>
            </w:r>
            <w:r w:rsidR="00452555">
              <w:rPr>
                <w:rFonts w:cs="Arial"/>
              </w:rPr>
              <w:t>1</w:t>
            </w:r>
            <w:r w:rsidRPr="003A211B">
              <w:rPr>
                <w:rFonts w:cs="Arial"/>
              </w:rPr>
              <w:t>4 PT</w:t>
            </w:r>
          </w:p>
        </w:tc>
        <w:tc>
          <w:tcPr>
            <w:tcW w:w="1003" w:type="dxa"/>
          </w:tcPr>
          <w:p w14:paraId="3E027773" w14:textId="77777777" w:rsidR="00A131BA" w:rsidRPr="003A211B" w:rsidRDefault="006A7826" w:rsidP="00A131BA">
            <w:pPr>
              <w:rPr>
                <w:rFonts w:cs="Arial"/>
              </w:rPr>
            </w:pPr>
            <w:r w:rsidRPr="003A211B">
              <w:rPr>
                <w:rFonts w:cs="Arial"/>
              </w:rPr>
              <w:t>SOLL / 3</w:t>
            </w:r>
          </w:p>
        </w:tc>
      </w:tr>
      <w:tr w:rsidR="00B961DD" w:rsidRPr="003A211B" w14:paraId="770DF022" w14:textId="77777777" w:rsidTr="00EE770F">
        <w:trPr>
          <w:cantSplit/>
          <w:trHeight w:val="445"/>
        </w:trPr>
        <w:tc>
          <w:tcPr>
            <w:tcW w:w="855" w:type="dxa"/>
            <w:shd w:val="clear" w:color="auto" w:fill="auto"/>
          </w:tcPr>
          <w:p w14:paraId="37E64477" w14:textId="77777777" w:rsidR="00A131BA" w:rsidRPr="003A211B" w:rsidRDefault="00A131BA" w:rsidP="00A131BA">
            <w:pPr>
              <w:rPr>
                <w:rFonts w:cs="Arial"/>
              </w:rPr>
            </w:pPr>
            <w:r w:rsidRPr="003A211B">
              <w:rPr>
                <w:rFonts w:cs="Arial"/>
              </w:rPr>
              <w:t>1.2.4</w:t>
            </w:r>
          </w:p>
        </w:tc>
        <w:tc>
          <w:tcPr>
            <w:tcW w:w="1331" w:type="dxa"/>
            <w:shd w:val="clear" w:color="auto" w:fill="auto"/>
          </w:tcPr>
          <w:p w14:paraId="17DD69F7" w14:textId="77777777" w:rsidR="00A131BA" w:rsidRPr="003A211B" w:rsidRDefault="00A131BA" w:rsidP="00A131BA">
            <w:pPr>
              <w:rPr>
                <w:rFonts w:cs="Arial"/>
              </w:rPr>
            </w:pPr>
            <w:r w:rsidRPr="003A211B">
              <w:rPr>
                <w:rFonts w:cs="Arial"/>
              </w:rPr>
              <w:t>Projekt-rahmenziele</w:t>
            </w:r>
          </w:p>
        </w:tc>
        <w:tc>
          <w:tcPr>
            <w:tcW w:w="1782" w:type="dxa"/>
            <w:shd w:val="clear" w:color="auto" w:fill="auto"/>
          </w:tcPr>
          <w:p w14:paraId="2436EF51" w14:textId="77777777" w:rsidR="00A131BA" w:rsidRPr="003A211B" w:rsidRDefault="00A131BA" w:rsidP="00A131BA">
            <w:pPr>
              <w:rPr>
                <w:rFonts w:cs="Arial"/>
              </w:rPr>
            </w:pPr>
          </w:p>
        </w:tc>
        <w:tc>
          <w:tcPr>
            <w:tcW w:w="1919" w:type="dxa"/>
            <w:shd w:val="clear" w:color="auto" w:fill="auto"/>
          </w:tcPr>
          <w:p w14:paraId="6A87ADF2" w14:textId="77777777" w:rsidR="00A131BA" w:rsidRPr="003A211B" w:rsidRDefault="00A131BA" w:rsidP="00A131BA">
            <w:pPr>
              <w:rPr>
                <w:rFonts w:cs="Arial"/>
              </w:rPr>
            </w:pPr>
          </w:p>
        </w:tc>
        <w:tc>
          <w:tcPr>
            <w:tcW w:w="2755" w:type="dxa"/>
          </w:tcPr>
          <w:p w14:paraId="72290D9A" w14:textId="77777777" w:rsidR="00A131BA" w:rsidRPr="003A211B" w:rsidRDefault="00A131BA" w:rsidP="00A131BA">
            <w:pPr>
              <w:rPr>
                <w:rFonts w:cs="Arial"/>
              </w:rPr>
            </w:pPr>
          </w:p>
        </w:tc>
        <w:tc>
          <w:tcPr>
            <w:tcW w:w="1003" w:type="dxa"/>
          </w:tcPr>
          <w:p w14:paraId="2BFBD458" w14:textId="77777777" w:rsidR="00A131BA" w:rsidRPr="003A211B" w:rsidRDefault="00A131BA" w:rsidP="00A131BA">
            <w:pPr>
              <w:rPr>
                <w:rFonts w:cs="Arial"/>
              </w:rPr>
            </w:pPr>
          </w:p>
        </w:tc>
      </w:tr>
      <w:tr w:rsidR="00B961DD" w:rsidRPr="003A211B" w14:paraId="0154603A" w14:textId="77777777" w:rsidTr="00EE770F">
        <w:trPr>
          <w:cantSplit/>
          <w:trHeight w:val="445"/>
        </w:trPr>
        <w:tc>
          <w:tcPr>
            <w:tcW w:w="855" w:type="dxa"/>
            <w:shd w:val="clear" w:color="auto" w:fill="auto"/>
          </w:tcPr>
          <w:p w14:paraId="6CC24315" w14:textId="77777777" w:rsidR="00A131BA" w:rsidRPr="003A211B" w:rsidRDefault="00A131BA" w:rsidP="00A131BA">
            <w:pPr>
              <w:rPr>
                <w:rFonts w:cs="Arial"/>
              </w:rPr>
            </w:pPr>
            <w:r w:rsidRPr="003A211B">
              <w:rPr>
                <w:rFonts w:cs="Arial"/>
              </w:rPr>
              <w:t>1.2.4.1</w:t>
            </w:r>
          </w:p>
        </w:tc>
        <w:tc>
          <w:tcPr>
            <w:tcW w:w="1331" w:type="dxa"/>
            <w:shd w:val="clear" w:color="auto" w:fill="auto"/>
          </w:tcPr>
          <w:p w14:paraId="73946AD8" w14:textId="77777777" w:rsidR="00A131BA" w:rsidRPr="003A211B" w:rsidRDefault="00A131BA" w:rsidP="00A131BA">
            <w:pPr>
              <w:rPr>
                <w:rFonts w:cs="Arial"/>
              </w:rPr>
            </w:pPr>
            <w:r w:rsidRPr="003A211B">
              <w:rPr>
                <w:rFonts w:cs="Arial"/>
              </w:rPr>
              <w:t>Rahmenziel 1</w:t>
            </w:r>
          </w:p>
        </w:tc>
        <w:tc>
          <w:tcPr>
            <w:tcW w:w="1782" w:type="dxa"/>
            <w:shd w:val="clear" w:color="auto" w:fill="auto"/>
          </w:tcPr>
          <w:p w14:paraId="1FD3E82B" w14:textId="77777777" w:rsidR="00A131BA" w:rsidRPr="003A211B" w:rsidRDefault="00E05718" w:rsidP="00A131BA">
            <w:pPr>
              <w:rPr>
                <w:rFonts w:cs="Arial"/>
              </w:rPr>
            </w:pPr>
            <w:r w:rsidRPr="003A211B">
              <w:rPr>
                <w:rFonts w:cs="Arial"/>
              </w:rPr>
              <w:t>/</w:t>
            </w:r>
          </w:p>
        </w:tc>
        <w:tc>
          <w:tcPr>
            <w:tcW w:w="1919" w:type="dxa"/>
            <w:shd w:val="clear" w:color="auto" w:fill="auto"/>
          </w:tcPr>
          <w:p w14:paraId="1F7E6B4D" w14:textId="77777777" w:rsidR="00A131BA" w:rsidRPr="003A211B" w:rsidRDefault="00A131BA" w:rsidP="00A131BA">
            <w:pPr>
              <w:rPr>
                <w:rFonts w:cs="Arial"/>
              </w:rPr>
            </w:pPr>
          </w:p>
        </w:tc>
        <w:tc>
          <w:tcPr>
            <w:tcW w:w="2755" w:type="dxa"/>
          </w:tcPr>
          <w:p w14:paraId="4FE72CDB" w14:textId="77777777" w:rsidR="00A131BA" w:rsidRPr="003A211B" w:rsidRDefault="00A131BA" w:rsidP="00A131BA">
            <w:pPr>
              <w:rPr>
                <w:rFonts w:cs="Arial"/>
              </w:rPr>
            </w:pPr>
          </w:p>
        </w:tc>
        <w:tc>
          <w:tcPr>
            <w:tcW w:w="1003" w:type="dxa"/>
          </w:tcPr>
          <w:p w14:paraId="72B0BD20" w14:textId="77777777" w:rsidR="00A131BA" w:rsidRPr="003A211B" w:rsidRDefault="00A131BA" w:rsidP="00A131BA">
            <w:pPr>
              <w:rPr>
                <w:rFonts w:cs="Arial"/>
              </w:rPr>
            </w:pPr>
          </w:p>
        </w:tc>
      </w:tr>
    </w:tbl>
    <w:p w14:paraId="609960F8" w14:textId="77777777" w:rsidR="000672C1" w:rsidRDefault="000672C1" w:rsidP="000672C1">
      <w:pPr>
        <w:pStyle w:val="Descripcin"/>
      </w:pPr>
      <w:bookmarkStart w:id="22" w:name="_Toc142565822"/>
      <w:r>
        <w:t xml:space="preserve">Tabelle </w:t>
      </w:r>
      <w:r>
        <w:fldChar w:fldCharType="begin"/>
      </w:r>
      <w:r>
        <w:instrText xml:space="preserve"> </w:instrText>
      </w:r>
      <w:r w:rsidR="009E123B">
        <w:instrText>SEQ</w:instrText>
      </w:r>
      <w:r>
        <w:instrText xml:space="preserve"> Tabelle \* ARABIC </w:instrText>
      </w:r>
      <w:r>
        <w:fldChar w:fldCharType="separate"/>
      </w:r>
      <w:r w:rsidR="001E2DC0">
        <w:rPr>
          <w:noProof/>
        </w:rPr>
        <w:t>2</w:t>
      </w:r>
      <w:r>
        <w:fldChar w:fldCharType="end"/>
      </w:r>
      <w:r>
        <w:t xml:space="preserve"> </w:t>
      </w:r>
      <w:r w:rsidRPr="00164BD7">
        <w:t>Zielhierarchie</w:t>
      </w:r>
      <w:bookmarkEnd w:id="22"/>
    </w:p>
    <w:p w14:paraId="7729E6C7" w14:textId="2D772ADE" w:rsidR="000672C1" w:rsidRDefault="006A7826" w:rsidP="000672C1">
      <w:pPr>
        <w:pStyle w:val="Absatztextnormal"/>
        <w:ind w:left="0"/>
        <w:jc w:val="both"/>
        <w:rPr>
          <w:sz w:val="22"/>
          <w:szCs w:val="22"/>
        </w:rPr>
      </w:pPr>
      <w:r>
        <w:rPr>
          <w:sz w:val="22"/>
          <w:szCs w:val="22"/>
        </w:rPr>
        <w:t>Priorisierung: 1 (gering) – 5 (hoch)</w:t>
      </w:r>
    </w:p>
    <w:p w14:paraId="1D875496" w14:textId="5BF4C02C" w:rsidR="000672C1" w:rsidRDefault="000672C1" w:rsidP="000672C1">
      <w:pPr>
        <w:pStyle w:val="Absatztextnormal"/>
        <w:ind w:left="0"/>
        <w:rPr>
          <w:sz w:val="22"/>
          <w:szCs w:val="2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62"/>
        <w:gridCol w:w="7666"/>
      </w:tblGrid>
      <w:tr w:rsidR="000672C1" w:rsidRPr="0014365C" w14:paraId="73624EF8" w14:textId="77777777" w:rsidTr="00881021">
        <w:trPr>
          <w:cantSplit/>
          <w:tblHeader/>
        </w:trPr>
        <w:tc>
          <w:tcPr>
            <w:tcW w:w="0" w:type="auto"/>
            <w:gridSpan w:val="2"/>
            <w:shd w:val="clear" w:color="auto" w:fill="A8D08D"/>
          </w:tcPr>
          <w:p w14:paraId="6BC4AE5E" w14:textId="77777777" w:rsidR="000672C1" w:rsidRPr="003A211B" w:rsidRDefault="000672C1" w:rsidP="00881021">
            <w:pPr>
              <w:pStyle w:val="Absatztextnormal"/>
              <w:spacing w:before="60" w:after="60"/>
              <w:ind w:left="0"/>
              <w:rPr>
                <w:b/>
                <w:bCs/>
                <w:lang w:val="en-US"/>
              </w:rPr>
            </w:pPr>
            <w:proofErr w:type="spellStart"/>
            <w:r w:rsidRPr="003A211B">
              <w:rPr>
                <w:b/>
                <w:bCs/>
                <w:lang w:val="en-US"/>
              </w:rPr>
              <w:t>Nicht-Ziele</w:t>
            </w:r>
            <w:proofErr w:type="spellEnd"/>
            <w:r w:rsidRPr="003A211B">
              <w:rPr>
                <w:b/>
                <w:bCs/>
                <w:lang w:val="en-US"/>
              </w:rPr>
              <w:t xml:space="preserve"> (out of scope)</w:t>
            </w:r>
          </w:p>
        </w:tc>
      </w:tr>
      <w:tr w:rsidR="000672C1" w:rsidRPr="00740369" w14:paraId="58EBB41B" w14:textId="77777777" w:rsidTr="00881021">
        <w:trPr>
          <w:cantSplit/>
          <w:tblHeader/>
        </w:trPr>
        <w:tc>
          <w:tcPr>
            <w:tcW w:w="1019" w:type="pct"/>
            <w:shd w:val="clear" w:color="auto" w:fill="A8D08D"/>
          </w:tcPr>
          <w:p w14:paraId="1D7C85FE" w14:textId="77777777" w:rsidR="000672C1" w:rsidRPr="003A211B" w:rsidRDefault="000672C1" w:rsidP="00881021">
            <w:pPr>
              <w:pStyle w:val="Absatztextnormal"/>
              <w:spacing w:before="60" w:after="60"/>
              <w:ind w:left="0"/>
              <w:rPr>
                <w:b/>
                <w:bCs/>
              </w:rPr>
            </w:pPr>
            <w:r w:rsidRPr="003A211B">
              <w:rPr>
                <w:b/>
                <w:bCs/>
              </w:rPr>
              <w:t>Zielbezeichnung</w:t>
            </w:r>
          </w:p>
        </w:tc>
        <w:tc>
          <w:tcPr>
            <w:tcW w:w="3981" w:type="pct"/>
            <w:shd w:val="clear" w:color="auto" w:fill="A8D08D"/>
          </w:tcPr>
          <w:p w14:paraId="4D2D2B87" w14:textId="77777777" w:rsidR="000672C1" w:rsidRPr="003A211B" w:rsidRDefault="000672C1" w:rsidP="00881021">
            <w:pPr>
              <w:pStyle w:val="Absatztextnormal"/>
              <w:spacing w:before="60" w:after="60"/>
              <w:ind w:left="0"/>
              <w:rPr>
                <w:b/>
                <w:bCs/>
              </w:rPr>
            </w:pPr>
            <w:r w:rsidRPr="003A211B">
              <w:rPr>
                <w:b/>
                <w:bCs/>
              </w:rPr>
              <w:t xml:space="preserve">Zielbeschreibung </w:t>
            </w:r>
          </w:p>
        </w:tc>
      </w:tr>
      <w:tr w:rsidR="000672C1" w:rsidRPr="00740369" w14:paraId="1C7B3FA0" w14:textId="77777777" w:rsidTr="00881021">
        <w:trPr>
          <w:cantSplit/>
          <w:tblHeader/>
        </w:trPr>
        <w:tc>
          <w:tcPr>
            <w:tcW w:w="1019" w:type="pct"/>
          </w:tcPr>
          <w:p w14:paraId="65695662" w14:textId="77777777" w:rsidR="000672C1" w:rsidRPr="003A211B" w:rsidRDefault="0052358D" w:rsidP="00881021">
            <w:pPr>
              <w:pStyle w:val="Absatztextnormal"/>
              <w:ind w:left="0"/>
            </w:pPr>
            <w:r w:rsidRPr="003A211B">
              <w:t>Datenschutzverordnung</w:t>
            </w:r>
          </w:p>
        </w:tc>
        <w:tc>
          <w:tcPr>
            <w:tcW w:w="3981" w:type="pct"/>
          </w:tcPr>
          <w:p w14:paraId="1523E0FE" w14:textId="77777777" w:rsidR="000672C1" w:rsidRPr="003A211B" w:rsidRDefault="00763FD4" w:rsidP="00881021">
            <w:pPr>
              <w:pStyle w:val="Absatztextnormal"/>
              <w:ind w:left="0"/>
            </w:pPr>
            <w:r w:rsidRPr="003A211B">
              <w:t>Keine Verletzung des Datenschutzes. Wahrung der Integrität und Wahrung der Kundendaten</w:t>
            </w:r>
          </w:p>
        </w:tc>
      </w:tr>
      <w:tr w:rsidR="000672C1" w:rsidRPr="00740369" w14:paraId="65F7B3B6" w14:textId="77777777" w:rsidTr="00881021">
        <w:trPr>
          <w:cantSplit/>
          <w:tblHeader/>
        </w:trPr>
        <w:tc>
          <w:tcPr>
            <w:tcW w:w="1019" w:type="pct"/>
          </w:tcPr>
          <w:p w14:paraId="3F449E50" w14:textId="77777777" w:rsidR="000672C1" w:rsidRPr="003A211B" w:rsidRDefault="00763FD4" w:rsidP="00881021">
            <w:pPr>
              <w:pStyle w:val="Absatztextnormal"/>
              <w:ind w:left="0"/>
            </w:pPr>
            <w:r w:rsidRPr="003A211B">
              <w:t>Beeinträchtigung Bankbetrieb</w:t>
            </w:r>
          </w:p>
        </w:tc>
        <w:tc>
          <w:tcPr>
            <w:tcW w:w="3981" w:type="pct"/>
          </w:tcPr>
          <w:p w14:paraId="467A3DF3" w14:textId="77777777" w:rsidR="000672C1" w:rsidRPr="003A211B" w:rsidRDefault="00763FD4" w:rsidP="00881021">
            <w:pPr>
              <w:pStyle w:val="Absatztextnormal"/>
              <w:ind w:left="0"/>
            </w:pPr>
            <w:r w:rsidRPr="003A211B">
              <w:t>Keine Beeinträchtigung des laufenden Bankbetriebs während der Migration.</w:t>
            </w:r>
          </w:p>
          <w:p w14:paraId="5AA779C7" w14:textId="77777777" w:rsidR="009025A9" w:rsidRPr="003A211B" w:rsidRDefault="009025A9" w:rsidP="009025A9"/>
        </w:tc>
      </w:tr>
    </w:tbl>
    <w:p w14:paraId="6AB646F3" w14:textId="77777777" w:rsidR="000672C1" w:rsidRDefault="000672C1" w:rsidP="000672C1">
      <w:pPr>
        <w:pStyle w:val="Descripcin"/>
      </w:pPr>
      <w:bookmarkStart w:id="23" w:name="_Toc142565823"/>
      <w:r>
        <w:t xml:space="preserve">Tabelle </w:t>
      </w:r>
      <w:r>
        <w:fldChar w:fldCharType="begin"/>
      </w:r>
      <w:r>
        <w:instrText xml:space="preserve"> </w:instrText>
      </w:r>
      <w:r w:rsidR="009E123B">
        <w:instrText>SEQ</w:instrText>
      </w:r>
      <w:r>
        <w:instrText xml:space="preserve"> Tabelle \* ARABIC </w:instrText>
      </w:r>
      <w:r>
        <w:fldChar w:fldCharType="separate"/>
      </w:r>
      <w:r w:rsidR="001E2DC0">
        <w:rPr>
          <w:noProof/>
        </w:rPr>
        <w:t>3</w:t>
      </w:r>
      <w:r>
        <w:fldChar w:fldCharType="end"/>
      </w:r>
      <w:r>
        <w:t xml:space="preserve"> </w:t>
      </w:r>
      <w:r w:rsidRPr="00F9521C">
        <w:t>Nicht-Ziele</w:t>
      </w:r>
      <w:bookmarkEnd w:id="23"/>
    </w:p>
    <w:p w14:paraId="6DCCBF73" w14:textId="77777777" w:rsidR="000672C1" w:rsidRDefault="000672C1" w:rsidP="000672C1">
      <w:pPr>
        <w:pStyle w:val="Absatztextnormal"/>
        <w:ind w:left="0"/>
      </w:pPr>
    </w:p>
    <w:p w14:paraId="52642CF7" w14:textId="77777777" w:rsidR="005156E9" w:rsidRDefault="00B579A4" w:rsidP="005156E9">
      <w:pPr>
        <w:pStyle w:val="Ttulo2"/>
      </w:pPr>
      <w:bookmarkStart w:id="24" w:name="_Toc142565853"/>
      <w:r>
        <w:t>Zielkonflikt</w:t>
      </w:r>
      <w:bookmarkEnd w:id="24"/>
    </w:p>
    <w:tbl>
      <w:tblPr>
        <w:tblW w:w="464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46"/>
        <w:gridCol w:w="850"/>
        <w:gridCol w:w="142"/>
        <w:gridCol w:w="992"/>
        <w:gridCol w:w="993"/>
        <w:gridCol w:w="3348"/>
        <w:gridCol w:w="1779"/>
      </w:tblGrid>
      <w:tr w:rsidR="00F74453" w:rsidRPr="00740369" w14:paraId="26CC5164" w14:textId="77777777" w:rsidTr="00E24C76">
        <w:trPr>
          <w:cantSplit/>
          <w:tblHeader/>
        </w:trPr>
        <w:tc>
          <w:tcPr>
            <w:tcW w:w="1838" w:type="dxa"/>
            <w:gridSpan w:val="3"/>
            <w:shd w:val="clear" w:color="auto" w:fill="A8D08D"/>
            <w:vAlign w:val="center"/>
          </w:tcPr>
          <w:p w14:paraId="58A1E0DF" w14:textId="77777777" w:rsidR="00F74453" w:rsidRPr="003A211B" w:rsidRDefault="00F74453" w:rsidP="00F74EFF">
            <w:pPr>
              <w:pStyle w:val="Absatztextnormal"/>
              <w:spacing w:before="60" w:after="60"/>
              <w:ind w:left="0"/>
              <w:rPr>
                <w:b/>
                <w:bCs/>
              </w:rPr>
            </w:pPr>
            <w:r w:rsidRPr="003A211B">
              <w:rPr>
                <w:b/>
                <w:bCs/>
              </w:rPr>
              <w:t>Zielkonflikt</w:t>
            </w:r>
          </w:p>
        </w:tc>
        <w:tc>
          <w:tcPr>
            <w:tcW w:w="992" w:type="dxa"/>
            <w:shd w:val="clear" w:color="auto" w:fill="A8D08D"/>
            <w:vAlign w:val="center"/>
          </w:tcPr>
          <w:p w14:paraId="553CA227" w14:textId="77777777" w:rsidR="00F74453" w:rsidRPr="003A211B" w:rsidRDefault="00F74453" w:rsidP="00F74EFF">
            <w:pPr>
              <w:pStyle w:val="Absatztextnormal"/>
              <w:ind w:left="0"/>
              <w:rPr>
                <w:b/>
                <w:bCs/>
              </w:rPr>
            </w:pPr>
            <w:r w:rsidRPr="003A211B">
              <w:rPr>
                <w:b/>
                <w:bCs/>
              </w:rPr>
              <w:t xml:space="preserve">Art </w:t>
            </w:r>
          </w:p>
        </w:tc>
        <w:tc>
          <w:tcPr>
            <w:tcW w:w="993" w:type="dxa"/>
            <w:shd w:val="clear" w:color="auto" w:fill="A8D08D"/>
            <w:vAlign w:val="center"/>
          </w:tcPr>
          <w:p w14:paraId="12259587" w14:textId="77777777" w:rsidR="00F74453" w:rsidRPr="003A211B" w:rsidRDefault="00F74453" w:rsidP="00F74EFF">
            <w:pPr>
              <w:pStyle w:val="Absatztextnormal"/>
              <w:ind w:left="0"/>
              <w:rPr>
                <w:b/>
                <w:bCs/>
              </w:rPr>
            </w:pPr>
            <w:r w:rsidRPr="003A211B">
              <w:rPr>
                <w:b/>
                <w:bCs/>
              </w:rPr>
              <w:t>Priorität</w:t>
            </w:r>
          </w:p>
        </w:tc>
        <w:tc>
          <w:tcPr>
            <w:tcW w:w="3348" w:type="dxa"/>
            <w:shd w:val="clear" w:color="auto" w:fill="A8D08D"/>
            <w:vAlign w:val="center"/>
          </w:tcPr>
          <w:p w14:paraId="46E609F9" w14:textId="77777777" w:rsidR="00F74453" w:rsidRPr="003A211B" w:rsidRDefault="00F74453" w:rsidP="00F74EFF">
            <w:pPr>
              <w:pStyle w:val="Absatztextnormal"/>
              <w:ind w:left="0"/>
              <w:rPr>
                <w:b/>
                <w:bCs/>
              </w:rPr>
            </w:pPr>
            <w:r w:rsidRPr="003A211B">
              <w:rPr>
                <w:b/>
                <w:bCs/>
              </w:rPr>
              <w:t>Erklärung</w:t>
            </w:r>
            <w:r w:rsidR="00322C92" w:rsidRPr="003A211B">
              <w:rPr>
                <w:b/>
                <w:bCs/>
              </w:rPr>
              <w:t xml:space="preserve"> und Auswirkung</w:t>
            </w:r>
          </w:p>
        </w:tc>
        <w:tc>
          <w:tcPr>
            <w:tcW w:w="1779" w:type="dxa"/>
            <w:shd w:val="clear" w:color="auto" w:fill="A8D08D"/>
            <w:vAlign w:val="center"/>
          </w:tcPr>
          <w:p w14:paraId="02197C90" w14:textId="77777777" w:rsidR="00F74453" w:rsidRPr="003A211B" w:rsidRDefault="00F74453" w:rsidP="00F74EFF">
            <w:pPr>
              <w:pStyle w:val="Absatztextnormal"/>
              <w:ind w:left="0"/>
              <w:rPr>
                <w:b/>
                <w:bCs/>
              </w:rPr>
            </w:pPr>
            <w:r w:rsidRPr="003A211B">
              <w:rPr>
                <w:b/>
                <w:bCs/>
              </w:rPr>
              <w:t>Maßnahmen</w:t>
            </w:r>
          </w:p>
        </w:tc>
      </w:tr>
      <w:tr w:rsidR="00F74453" w:rsidRPr="00740369" w14:paraId="6523FE7C" w14:textId="77777777" w:rsidTr="00E24C76">
        <w:trPr>
          <w:cantSplit/>
        </w:trPr>
        <w:tc>
          <w:tcPr>
            <w:tcW w:w="846" w:type="dxa"/>
          </w:tcPr>
          <w:p w14:paraId="075B4233" w14:textId="77777777" w:rsidR="00F74453" w:rsidRPr="003A211B" w:rsidRDefault="00B35357" w:rsidP="00F74453">
            <w:pPr>
              <w:pStyle w:val="Absatztextnormal"/>
              <w:ind w:left="0"/>
              <w:jc w:val="both"/>
            </w:pPr>
            <w:commentRangeStart w:id="25"/>
            <w:r w:rsidRPr="003A211B">
              <w:rPr>
                <w:rFonts w:cs="Arial"/>
              </w:rPr>
              <w:t>1.1.3.1</w:t>
            </w:r>
          </w:p>
        </w:tc>
        <w:tc>
          <w:tcPr>
            <w:tcW w:w="850" w:type="dxa"/>
          </w:tcPr>
          <w:p w14:paraId="530752FA" w14:textId="77777777" w:rsidR="00F74453" w:rsidRPr="003A211B" w:rsidRDefault="00B35357" w:rsidP="00F74453">
            <w:pPr>
              <w:pStyle w:val="Absatztextnormal"/>
              <w:ind w:left="0"/>
              <w:jc w:val="both"/>
            </w:pPr>
            <w:r w:rsidRPr="003A211B">
              <w:rPr>
                <w:rFonts w:cs="Arial"/>
              </w:rPr>
              <w:t>1.2.1.1</w:t>
            </w:r>
          </w:p>
        </w:tc>
        <w:tc>
          <w:tcPr>
            <w:tcW w:w="1134" w:type="dxa"/>
            <w:gridSpan w:val="2"/>
          </w:tcPr>
          <w:p w14:paraId="5B07205A" w14:textId="77777777" w:rsidR="00F74453" w:rsidRPr="003A211B" w:rsidRDefault="00833609" w:rsidP="00F74453">
            <w:pPr>
              <w:pStyle w:val="Absatztextnormal"/>
              <w:ind w:left="0"/>
              <w:jc w:val="both"/>
            </w:pPr>
            <w:r w:rsidRPr="003A211B">
              <w:t>konkur</w:t>
            </w:r>
            <w:r w:rsidR="00025E44" w:rsidRPr="003A211B">
              <w:t>rierend</w:t>
            </w:r>
          </w:p>
        </w:tc>
        <w:tc>
          <w:tcPr>
            <w:tcW w:w="993" w:type="dxa"/>
            <w:shd w:val="pct15" w:color="FFFFFF" w:fill="auto"/>
          </w:tcPr>
          <w:p w14:paraId="3B710D3D" w14:textId="77777777" w:rsidR="00F74453" w:rsidRPr="003A211B" w:rsidRDefault="00E41DD9" w:rsidP="00F74453">
            <w:pPr>
              <w:pStyle w:val="Absatztextnormal"/>
              <w:ind w:left="0"/>
              <w:jc w:val="both"/>
            </w:pPr>
            <w:r w:rsidRPr="003A211B">
              <w:t>1.1.3.1</w:t>
            </w:r>
          </w:p>
        </w:tc>
        <w:tc>
          <w:tcPr>
            <w:tcW w:w="3348" w:type="dxa"/>
            <w:shd w:val="pct15" w:color="FFFFFF" w:fill="auto"/>
          </w:tcPr>
          <w:p w14:paraId="7B15B041" w14:textId="77777777" w:rsidR="006D2E9A" w:rsidRPr="003A211B" w:rsidRDefault="00E41DD9" w:rsidP="006D2E9A">
            <w:pPr>
              <w:pStyle w:val="Absatztextnormal"/>
              <w:ind w:left="0"/>
            </w:pPr>
            <w:r w:rsidRPr="003A211B">
              <w:t>Für ein erfolgreiches Projekt sind die Ergebnistypen zu den Quality Gates zu liefern, da diese sonst nicht durchgeführt werden können. Ein</w:t>
            </w:r>
            <w:r w:rsidR="006E5398" w:rsidRPr="003A211B">
              <w:t xml:space="preserve"> </w:t>
            </w:r>
            <w:r w:rsidRPr="003A211B">
              <w:t xml:space="preserve">Nichterreichen hat somit Einfluss auf den Projekterfolg. </w:t>
            </w:r>
          </w:p>
          <w:p w14:paraId="0A179851" w14:textId="77777777" w:rsidR="00F74453" w:rsidRPr="003A211B" w:rsidRDefault="00E41DD9" w:rsidP="006D2E9A">
            <w:pPr>
              <w:pStyle w:val="Absatztextnormal"/>
              <w:ind w:left="0"/>
            </w:pPr>
            <w:r w:rsidRPr="003A211B">
              <w:t xml:space="preserve">Um </w:t>
            </w:r>
            <w:r w:rsidR="006E5398" w:rsidRPr="003A211B">
              <w:t>den Betriebsübergang (Projektende) zum 01.09.23 zu starten, ist der erfolgreiche Abschluss der Quality Gates zwingend erforderlich, da d</w:t>
            </w:r>
            <w:r w:rsidR="00C20C8C" w:rsidRPr="003A211B">
              <w:t>er BÜ</w:t>
            </w:r>
            <w:r w:rsidR="006E5398" w:rsidRPr="003A211B">
              <w:t xml:space="preserve"> sonst ggfs. verschoben werden muss.</w:t>
            </w:r>
            <w:r w:rsidRPr="003A211B">
              <w:t xml:space="preserve"> </w:t>
            </w:r>
          </w:p>
        </w:tc>
        <w:tc>
          <w:tcPr>
            <w:tcW w:w="1779" w:type="dxa"/>
            <w:shd w:val="pct15" w:color="FFFFFF" w:fill="auto"/>
          </w:tcPr>
          <w:p w14:paraId="463B01B7" w14:textId="77777777" w:rsidR="00C20C8C" w:rsidRPr="003A211B" w:rsidRDefault="00C20C8C" w:rsidP="006D2E9A">
            <w:pPr>
              <w:pStyle w:val="Absatztextnormal"/>
              <w:ind w:left="0"/>
            </w:pPr>
            <w:r w:rsidRPr="003A211B">
              <w:t xml:space="preserve">Motivation des Projektteams die Anforderungen zeitgemäß und sorgfältig umzusetzen. </w:t>
            </w:r>
          </w:p>
          <w:p w14:paraId="60BD9C59" w14:textId="77777777" w:rsidR="00F74453" w:rsidRPr="003A211B" w:rsidRDefault="00C20C8C" w:rsidP="006D2E9A">
            <w:pPr>
              <w:pStyle w:val="Absatztextnormal"/>
              <w:ind w:left="0"/>
            </w:pPr>
            <w:r w:rsidRPr="003A211B">
              <w:t xml:space="preserve">Regelmäßige Abstimmung im Jour </w:t>
            </w:r>
            <w:proofErr w:type="spellStart"/>
            <w:r w:rsidRPr="003A211B">
              <w:t>Fixé</w:t>
            </w:r>
            <w:proofErr w:type="spellEnd"/>
            <w:r w:rsidRPr="003A211B">
              <w:t xml:space="preserve">. </w:t>
            </w:r>
            <w:commentRangeEnd w:id="25"/>
            <w:r w:rsidR="003961E3" w:rsidRPr="003A211B">
              <w:rPr>
                <w:rStyle w:val="Refdecomentario"/>
                <w:sz w:val="20"/>
                <w:szCs w:val="20"/>
              </w:rPr>
              <w:commentReference w:id="25"/>
            </w:r>
          </w:p>
        </w:tc>
      </w:tr>
    </w:tbl>
    <w:p w14:paraId="30E6DA6D" w14:textId="09BD8978" w:rsidR="005156E9" w:rsidRDefault="000672C1" w:rsidP="00F95044">
      <w:pPr>
        <w:pStyle w:val="Descripcin"/>
      </w:pPr>
      <w:bookmarkStart w:id="26" w:name="_Toc142565824"/>
      <w:r>
        <w:t xml:space="preserve">Tabelle </w:t>
      </w:r>
      <w:r>
        <w:fldChar w:fldCharType="begin"/>
      </w:r>
      <w:r>
        <w:instrText xml:space="preserve"> </w:instrText>
      </w:r>
      <w:r w:rsidR="009E123B">
        <w:instrText>SEQ</w:instrText>
      </w:r>
      <w:r>
        <w:instrText xml:space="preserve"> Tabelle \* ARABIC </w:instrText>
      </w:r>
      <w:r>
        <w:fldChar w:fldCharType="separate"/>
      </w:r>
      <w:r w:rsidR="001E2DC0">
        <w:rPr>
          <w:noProof/>
        </w:rPr>
        <w:t>4</w:t>
      </w:r>
      <w:r>
        <w:fldChar w:fldCharType="end"/>
      </w:r>
      <w:r>
        <w:t xml:space="preserve"> </w:t>
      </w:r>
      <w:r w:rsidRPr="00C31CB7">
        <w:t>Zielkonflikt</w:t>
      </w:r>
      <w:r w:rsidR="001D1510">
        <w:t>e</w:t>
      </w:r>
      <w:bookmarkEnd w:id="26"/>
      <w:r w:rsidR="00582DD9">
        <w:br w:type="page"/>
      </w:r>
      <w:bookmarkStart w:id="27" w:name="_Toc142565854"/>
      <w:commentRangeStart w:id="28"/>
      <w:r w:rsidR="005156E9">
        <w:lastRenderedPageBreak/>
        <w:t>Stakeholder 4.5.12</w:t>
      </w:r>
      <w:r w:rsidR="00B5150F">
        <w:t>.</w:t>
      </w:r>
      <w:bookmarkEnd w:id="27"/>
      <w:commentRangeEnd w:id="28"/>
      <w:r w:rsidR="00261070">
        <w:rPr>
          <w:rStyle w:val="Refdecomentario"/>
          <w:b w:val="0"/>
          <w:bCs w:val="0"/>
        </w:rPr>
        <w:commentReference w:id="28"/>
      </w:r>
    </w:p>
    <w:p w14:paraId="474F7904" w14:textId="77777777" w:rsidR="003521B7" w:rsidRPr="003521B7" w:rsidRDefault="003521B7" w:rsidP="003521B7"/>
    <w:p w14:paraId="23565959" w14:textId="77777777" w:rsidR="008F21BF" w:rsidRDefault="00B579A4" w:rsidP="008F21BF">
      <w:pPr>
        <w:pStyle w:val="Ttulo2"/>
      </w:pPr>
      <w:bookmarkStart w:id="29" w:name="_Toc142565855"/>
      <w:r>
        <w:t>Projektumfeld</w:t>
      </w:r>
      <w:bookmarkEnd w:id="2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17"/>
        <w:gridCol w:w="3804"/>
        <w:gridCol w:w="3807"/>
      </w:tblGrid>
      <w:tr w:rsidR="00536BE4" w:rsidRPr="00157A8F" w14:paraId="6A21CB0A" w14:textId="77777777" w:rsidTr="003521B7">
        <w:trPr>
          <w:trHeight w:val="567"/>
          <w:tblHeader/>
        </w:trPr>
        <w:tc>
          <w:tcPr>
            <w:tcW w:w="2017" w:type="dxa"/>
            <w:tcBorders>
              <w:bottom w:val="single" w:sz="4" w:space="0" w:color="auto"/>
            </w:tcBorders>
            <w:shd w:val="pct25" w:color="auto" w:fill="auto"/>
            <w:vAlign w:val="center"/>
          </w:tcPr>
          <w:p w14:paraId="195ADB76" w14:textId="77777777" w:rsidR="00536BE4" w:rsidRPr="00157A8F" w:rsidRDefault="00536BE4" w:rsidP="009C278B">
            <w:pPr>
              <w:pStyle w:val="Absatztextnormal"/>
              <w:ind w:left="0"/>
              <w:jc w:val="center"/>
              <w:rPr>
                <w:sz w:val="22"/>
                <w:szCs w:val="22"/>
              </w:rPr>
            </w:pPr>
            <w:bookmarkStart w:id="30" w:name="_Hlk148184911"/>
            <w:bookmarkStart w:id="31" w:name="_Hlk148185550"/>
          </w:p>
        </w:tc>
        <w:tc>
          <w:tcPr>
            <w:tcW w:w="3804" w:type="dxa"/>
            <w:tcBorders>
              <w:bottom w:val="single" w:sz="4" w:space="0" w:color="auto"/>
            </w:tcBorders>
            <w:shd w:val="pct25" w:color="auto" w:fill="auto"/>
            <w:vAlign w:val="center"/>
          </w:tcPr>
          <w:p w14:paraId="4DA20739" w14:textId="62B0FFA9" w:rsidR="00536BE4" w:rsidRPr="003A211B" w:rsidRDefault="00025E44" w:rsidP="009C278B">
            <w:pPr>
              <w:pStyle w:val="Absatztextnormal"/>
              <w:ind w:left="0"/>
              <w:jc w:val="center"/>
              <w:rPr>
                <w:b/>
              </w:rPr>
            </w:pPr>
            <w:r w:rsidRPr="003A211B">
              <w:rPr>
                <w:b/>
              </w:rPr>
              <w:t>I</w:t>
            </w:r>
            <w:commentRangeStart w:id="32"/>
            <w:r w:rsidR="00536BE4" w:rsidRPr="003A211B">
              <w:rPr>
                <w:b/>
              </w:rPr>
              <w:t>ntern</w:t>
            </w:r>
            <w:r w:rsidRPr="003A211B">
              <w:rPr>
                <w:b/>
              </w:rPr>
              <w:t xml:space="preserve"> (Einflussbereich des PL &amp; </w:t>
            </w:r>
            <w:r w:rsidR="00143F1B">
              <w:rPr>
                <w:b/>
              </w:rPr>
              <w:t>ABC</w:t>
            </w:r>
            <w:r w:rsidRPr="003A211B">
              <w:rPr>
                <w:b/>
              </w:rPr>
              <w:t>)</w:t>
            </w:r>
          </w:p>
        </w:tc>
        <w:tc>
          <w:tcPr>
            <w:tcW w:w="3807" w:type="dxa"/>
            <w:tcBorders>
              <w:bottom w:val="single" w:sz="4" w:space="0" w:color="auto"/>
            </w:tcBorders>
            <w:shd w:val="pct25" w:color="auto" w:fill="auto"/>
            <w:vAlign w:val="center"/>
          </w:tcPr>
          <w:p w14:paraId="5BFBE8E0" w14:textId="0F1F257A" w:rsidR="00536BE4" w:rsidRPr="003A211B" w:rsidRDefault="00536BE4" w:rsidP="009C278B">
            <w:pPr>
              <w:pStyle w:val="Absatztextnormal"/>
              <w:ind w:left="0"/>
              <w:jc w:val="center"/>
              <w:rPr>
                <w:b/>
              </w:rPr>
            </w:pPr>
            <w:r w:rsidRPr="003A211B">
              <w:rPr>
                <w:b/>
              </w:rPr>
              <w:t>extern</w:t>
            </w:r>
            <w:commentRangeEnd w:id="32"/>
            <w:r w:rsidR="003961E3" w:rsidRPr="003A211B">
              <w:rPr>
                <w:rStyle w:val="Refdecomentario"/>
                <w:sz w:val="20"/>
                <w:szCs w:val="20"/>
              </w:rPr>
              <w:commentReference w:id="32"/>
            </w:r>
            <w:r w:rsidR="00025E44" w:rsidRPr="003A211B">
              <w:rPr>
                <w:b/>
              </w:rPr>
              <w:t xml:space="preserve"> (außerhalb des Einflussbereichs des PL &amp; </w:t>
            </w:r>
            <w:r w:rsidR="00143F1B">
              <w:rPr>
                <w:b/>
              </w:rPr>
              <w:t>ABC</w:t>
            </w:r>
            <w:r w:rsidR="00025E44" w:rsidRPr="003A211B">
              <w:rPr>
                <w:b/>
              </w:rPr>
              <w:t>)</w:t>
            </w:r>
          </w:p>
        </w:tc>
      </w:tr>
      <w:tr w:rsidR="00536BE4" w:rsidRPr="006D622A" w14:paraId="205149FE" w14:textId="77777777" w:rsidTr="003521B7">
        <w:trPr>
          <w:trHeight w:val="696"/>
        </w:trPr>
        <w:tc>
          <w:tcPr>
            <w:tcW w:w="2017" w:type="dxa"/>
            <w:tcBorders>
              <w:bottom w:val="single" w:sz="4" w:space="0" w:color="auto"/>
            </w:tcBorders>
            <w:shd w:val="pct15" w:color="auto" w:fill="auto"/>
            <w:vAlign w:val="center"/>
          </w:tcPr>
          <w:p w14:paraId="2D772D87" w14:textId="77777777" w:rsidR="00536BE4" w:rsidRPr="003A211B" w:rsidRDefault="002B0F64" w:rsidP="009C278B">
            <w:pPr>
              <w:pStyle w:val="Absatztextnormal"/>
              <w:ind w:left="0"/>
              <w:jc w:val="center"/>
              <w:rPr>
                <w:b/>
              </w:rPr>
            </w:pPr>
            <w:commentRangeStart w:id="33"/>
            <w:r w:rsidRPr="003A211B">
              <w:rPr>
                <w:b/>
              </w:rPr>
              <w:t>s</w:t>
            </w:r>
            <w:r w:rsidR="00536BE4" w:rsidRPr="003A211B">
              <w:rPr>
                <w:b/>
              </w:rPr>
              <w:t>ozial</w:t>
            </w:r>
            <w:commentRangeEnd w:id="33"/>
            <w:r w:rsidR="003961E3" w:rsidRPr="003A211B">
              <w:rPr>
                <w:rStyle w:val="Refdecomentario"/>
                <w:sz w:val="20"/>
                <w:szCs w:val="20"/>
              </w:rPr>
              <w:commentReference w:id="33"/>
            </w:r>
          </w:p>
        </w:tc>
        <w:tc>
          <w:tcPr>
            <w:tcW w:w="3804" w:type="dxa"/>
            <w:tcBorders>
              <w:bottom w:val="single" w:sz="4" w:space="0" w:color="auto"/>
            </w:tcBorders>
            <w:shd w:val="pct15" w:color="auto" w:fill="auto"/>
          </w:tcPr>
          <w:p w14:paraId="501A674A" w14:textId="3C8645ED" w:rsidR="003E5A57" w:rsidRPr="003A211B" w:rsidRDefault="00D87E84" w:rsidP="004840C1">
            <w:pPr>
              <w:pStyle w:val="Absatztextnormal"/>
              <w:ind w:left="0"/>
            </w:pPr>
            <w:r w:rsidRPr="003A211B">
              <w:t xml:space="preserve">S1: </w:t>
            </w:r>
            <w:r w:rsidR="003E5A57" w:rsidRPr="003A211B">
              <w:t>Projektteam</w:t>
            </w:r>
            <w:r w:rsidR="004840C1" w:rsidRPr="003A211B">
              <w:t xml:space="preserve"> (PO: Julia Hartel; MA in Linie: Thorsten </w:t>
            </w:r>
            <w:proofErr w:type="spellStart"/>
            <w:r w:rsidR="004840C1" w:rsidRPr="003A211B">
              <w:t>Pitha</w:t>
            </w:r>
            <w:proofErr w:type="spellEnd"/>
            <w:r w:rsidR="004840C1" w:rsidRPr="003A211B">
              <w:t xml:space="preserve">, Judith Neumer, Lara </w:t>
            </w:r>
            <w:proofErr w:type="spellStart"/>
            <w:r w:rsidR="004840C1" w:rsidRPr="003A211B">
              <w:t>Uckun</w:t>
            </w:r>
            <w:proofErr w:type="spellEnd"/>
            <w:r w:rsidR="004840C1" w:rsidRPr="003A211B">
              <w:t>, Nora Müller, Nico Bausch</w:t>
            </w:r>
            <w:r w:rsidR="003E114C">
              <w:t>,</w:t>
            </w:r>
            <w:r w:rsidR="004840C1" w:rsidRPr="003A211B">
              <w:t xml:space="preserve"> Peer </w:t>
            </w:r>
            <w:proofErr w:type="spellStart"/>
            <w:r w:rsidR="004840C1" w:rsidRPr="003A211B">
              <w:t>Arnemann</w:t>
            </w:r>
            <w:proofErr w:type="spellEnd"/>
            <w:r w:rsidR="004840C1" w:rsidRPr="003A211B">
              <w:t>, Marvin Lose, Christel Bauer)</w:t>
            </w:r>
          </w:p>
          <w:p w14:paraId="1FF95428" w14:textId="77777777" w:rsidR="005112FC" w:rsidRPr="003A211B" w:rsidRDefault="005112FC" w:rsidP="00D87E84">
            <w:r w:rsidRPr="003A211B">
              <w:t>S</w:t>
            </w:r>
            <w:r w:rsidR="002246B7" w:rsidRPr="003A211B">
              <w:t>2</w:t>
            </w:r>
            <w:r w:rsidRPr="003A211B">
              <w:t xml:space="preserve">: </w:t>
            </w:r>
            <w:r w:rsidR="00EA5D54" w:rsidRPr="003A211B">
              <w:t>Geschäftsführer</w:t>
            </w:r>
            <w:r w:rsidR="00B8739B" w:rsidRPr="003A211B">
              <w:t xml:space="preserve">: </w:t>
            </w:r>
            <w:r w:rsidR="009175BA" w:rsidRPr="003A211B">
              <w:t>Volker Möller</w:t>
            </w:r>
          </w:p>
          <w:p w14:paraId="3B1E46F1" w14:textId="357207EA" w:rsidR="006A19C8" w:rsidRPr="003A211B" w:rsidRDefault="00025E44" w:rsidP="00D87E84">
            <w:r w:rsidRPr="003A211B">
              <w:t xml:space="preserve">S3: PL </w:t>
            </w:r>
            <w:r w:rsidR="00143F1B">
              <w:t>JT</w:t>
            </w:r>
          </w:p>
          <w:p w14:paraId="13945F2C" w14:textId="77777777" w:rsidR="004840C1" w:rsidRPr="003A211B" w:rsidRDefault="004840C1" w:rsidP="00D87E84"/>
        </w:tc>
        <w:tc>
          <w:tcPr>
            <w:tcW w:w="3807" w:type="dxa"/>
            <w:tcBorders>
              <w:bottom w:val="single" w:sz="4" w:space="0" w:color="auto"/>
            </w:tcBorders>
            <w:shd w:val="pct15" w:color="auto" w:fill="auto"/>
          </w:tcPr>
          <w:p w14:paraId="3E13E9BC" w14:textId="77777777" w:rsidR="00CC3625" w:rsidRPr="003A211B" w:rsidRDefault="002B0F64" w:rsidP="009C278B">
            <w:pPr>
              <w:pStyle w:val="Absatztextnormal"/>
              <w:ind w:left="0"/>
              <w:jc w:val="both"/>
            </w:pPr>
            <w:r w:rsidRPr="003A211B">
              <w:t>S</w:t>
            </w:r>
            <w:r w:rsidR="003E5A57" w:rsidRPr="003A211B">
              <w:t>4</w:t>
            </w:r>
            <w:r w:rsidRPr="003A211B">
              <w:t>: Auftraggeber</w:t>
            </w:r>
            <w:r w:rsidR="00CC3625" w:rsidRPr="003A211B">
              <w:t xml:space="preserve"> (GF)</w:t>
            </w:r>
            <w:r w:rsidRPr="003A211B">
              <w:t xml:space="preserve">: </w:t>
            </w:r>
          </w:p>
          <w:p w14:paraId="1CFAA778" w14:textId="77777777" w:rsidR="00536BE4" w:rsidRPr="003A211B" w:rsidRDefault="002B0F64" w:rsidP="009C278B">
            <w:pPr>
              <w:pStyle w:val="Absatztextnormal"/>
              <w:ind w:left="0"/>
              <w:jc w:val="both"/>
            </w:pPr>
            <w:r w:rsidRPr="003A211B">
              <w:t xml:space="preserve">Stephan </w:t>
            </w:r>
            <w:proofErr w:type="spellStart"/>
            <w:r w:rsidRPr="003A211B">
              <w:t>Bonka</w:t>
            </w:r>
            <w:proofErr w:type="spellEnd"/>
          </w:p>
          <w:p w14:paraId="56F755B9" w14:textId="77777777" w:rsidR="00EA3970" w:rsidRPr="003A211B" w:rsidRDefault="002B0F64" w:rsidP="002B0F64">
            <w:r w:rsidRPr="003A211B">
              <w:t>S</w:t>
            </w:r>
            <w:r w:rsidR="003E5A57" w:rsidRPr="003A211B">
              <w:t>4</w:t>
            </w:r>
            <w:r w:rsidRPr="003A211B">
              <w:t xml:space="preserve">: Projektleiterin </w:t>
            </w:r>
            <w:r w:rsidR="008327C1" w:rsidRPr="003A211B">
              <w:t xml:space="preserve">&amp; Abteilungsleiterin IT-Betrieb </w:t>
            </w:r>
            <w:r w:rsidRPr="003A211B">
              <w:t xml:space="preserve">Bank: </w:t>
            </w:r>
          </w:p>
          <w:p w14:paraId="69A07DB6" w14:textId="77777777" w:rsidR="00C068C9" w:rsidRPr="003A211B" w:rsidRDefault="002B0F64" w:rsidP="002B0F64">
            <w:r w:rsidRPr="003A211B">
              <w:t xml:space="preserve">Ursula </w:t>
            </w:r>
            <w:proofErr w:type="spellStart"/>
            <w:r w:rsidRPr="003A211B">
              <w:t>Bittger</w:t>
            </w:r>
            <w:proofErr w:type="spellEnd"/>
          </w:p>
          <w:p w14:paraId="4D039159" w14:textId="77777777" w:rsidR="00C068C9" w:rsidRPr="003A211B" w:rsidRDefault="006D622A" w:rsidP="002B0F64">
            <w:r w:rsidRPr="003A211B">
              <w:t>S</w:t>
            </w:r>
            <w:r w:rsidR="00CF3128" w:rsidRPr="003A211B">
              <w:t>7</w:t>
            </w:r>
            <w:r w:rsidRPr="003A211B">
              <w:t>: MA Bank</w:t>
            </w:r>
            <w:r w:rsidR="00C068C9" w:rsidRPr="003A211B">
              <w:t xml:space="preserve"> AP 5 &amp; 6</w:t>
            </w:r>
            <w:r w:rsidRPr="003A211B">
              <w:t xml:space="preserve">: </w:t>
            </w:r>
          </w:p>
          <w:p w14:paraId="1CEBE232" w14:textId="77777777" w:rsidR="006D622A" w:rsidRPr="003A211B" w:rsidRDefault="006D622A" w:rsidP="002B0F64">
            <w:r w:rsidRPr="003A211B">
              <w:t>Torben Groß</w:t>
            </w:r>
          </w:p>
        </w:tc>
      </w:tr>
      <w:bookmarkEnd w:id="30"/>
      <w:tr w:rsidR="00536BE4" w:rsidRPr="00157A8F" w14:paraId="24E2114C" w14:textId="77777777" w:rsidTr="003521B7">
        <w:trPr>
          <w:trHeight w:val="1002"/>
        </w:trPr>
        <w:tc>
          <w:tcPr>
            <w:tcW w:w="2017" w:type="dxa"/>
            <w:shd w:val="pct5" w:color="auto" w:fill="auto"/>
            <w:vAlign w:val="center"/>
          </w:tcPr>
          <w:p w14:paraId="69906718" w14:textId="77777777" w:rsidR="00536BE4" w:rsidRPr="003A211B" w:rsidRDefault="00536BE4" w:rsidP="009C278B">
            <w:pPr>
              <w:pStyle w:val="Absatztextnormal"/>
              <w:ind w:left="0"/>
              <w:jc w:val="center"/>
              <w:rPr>
                <w:b/>
              </w:rPr>
            </w:pPr>
            <w:r w:rsidRPr="003A211B">
              <w:rPr>
                <w:b/>
              </w:rPr>
              <w:t>sachlich</w:t>
            </w:r>
          </w:p>
        </w:tc>
        <w:tc>
          <w:tcPr>
            <w:tcW w:w="3804" w:type="dxa"/>
            <w:shd w:val="pct5" w:color="auto" w:fill="auto"/>
          </w:tcPr>
          <w:p w14:paraId="63CFEB0B" w14:textId="77777777" w:rsidR="00536BE4" w:rsidRPr="003A211B" w:rsidRDefault="002B0F64" w:rsidP="009C278B">
            <w:pPr>
              <w:pStyle w:val="Absatztextnormal"/>
              <w:ind w:left="0"/>
              <w:jc w:val="both"/>
            </w:pPr>
            <w:r w:rsidRPr="003A211B">
              <w:t xml:space="preserve">R1: </w:t>
            </w:r>
            <w:r w:rsidR="00B12A1B" w:rsidRPr="003A211B">
              <w:t>Projekt</w:t>
            </w:r>
            <w:r w:rsidR="00780968" w:rsidRPr="003A211B">
              <w:t>ergebnisse</w:t>
            </w:r>
          </w:p>
          <w:p w14:paraId="3A78F158" w14:textId="77777777" w:rsidR="00B12A1B" w:rsidRPr="003A211B" w:rsidRDefault="00B12A1B" w:rsidP="00B12A1B">
            <w:r w:rsidRPr="003A211B">
              <w:t xml:space="preserve">R2: </w:t>
            </w:r>
            <w:r w:rsidR="0083088E" w:rsidRPr="003A211B">
              <w:t xml:space="preserve">Verletzung </w:t>
            </w:r>
            <w:r w:rsidRPr="003A211B">
              <w:t>Datenschutzgesetz</w:t>
            </w:r>
          </w:p>
          <w:p w14:paraId="4CCF8978" w14:textId="77777777" w:rsidR="00450409" w:rsidRPr="003A211B" w:rsidRDefault="001A717F" w:rsidP="00450409">
            <w:r w:rsidRPr="003A211B">
              <w:t xml:space="preserve">R3: </w:t>
            </w:r>
            <w:r w:rsidR="00462DC8" w:rsidRPr="003A211B">
              <w:t>Vorlage Betriebsvertrag</w:t>
            </w:r>
          </w:p>
          <w:p w14:paraId="50D9ABE4" w14:textId="77777777" w:rsidR="00B12A1B" w:rsidRPr="003A211B" w:rsidRDefault="00B12A1B" w:rsidP="00B12A1B"/>
        </w:tc>
        <w:tc>
          <w:tcPr>
            <w:tcW w:w="3807" w:type="dxa"/>
            <w:shd w:val="pct5" w:color="auto" w:fill="auto"/>
          </w:tcPr>
          <w:p w14:paraId="49A427DD" w14:textId="77777777" w:rsidR="00536BE4" w:rsidRPr="003A211B" w:rsidRDefault="00374430" w:rsidP="009C278B">
            <w:pPr>
              <w:pStyle w:val="Absatztextnormal"/>
              <w:ind w:left="0"/>
              <w:jc w:val="both"/>
            </w:pPr>
            <w:r w:rsidRPr="003A211B">
              <w:t>R4: Einhaltung Regulatorik (MaRisk)</w:t>
            </w:r>
          </w:p>
          <w:p w14:paraId="399A218D" w14:textId="77777777" w:rsidR="00374430" w:rsidRPr="003A211B" w:rsidRDefault="00374430" w:rsidP="00374430">
            <w:r w:rsidRPr="003A211B">
              <w:t>R5: Prozessdokumentation</w:t>
            </w:r>
          </w:p>
          <w:p w14:paraId="6905F703" w14:textId="77777777" w:rsidR="00450409" w:rsidRPr="003A211B" w:rsidRDefault="00450409" w:rsidP="00C20C8A">
            <w:r w:rsidRPr="003A211B">
              <w:t xml:space="preserve">R6: </w:t>
            </w:r>
            <w:r w:rsidR="00C20C8A" w:rsidRPr="003A211B">
              <w:t>Überarbeitung Netzwerkschränke</w:t>
            </w:r>
          </w:p>
        </w:tc>
      </w:tr>
    </w:tbl>
    <w:p w14:paraId="0FBE56F8" w14:textId="0DC998EF" w:rsidR="00D44123" w:rsidRDefault="003472ED" w:rsidP="003472ED">
      <w:pPr>
        <w:pStyle w:val="Descripcin"/>
      </w:pPr>
      <w:bookmarkStart w:id="34" w:name="_Toc142565825"/>
      <w:bookmarkEnd w:id="31"/>
      <w:r>
        <w:t xml:space="preserve">Tabelle </w:t>
      </w:r>
      <w:r w:rsidR="00000000">
        <w:fldChar w:fldCharType="begin"/>
      </w:r>
      <w:r w:rsidR="00000000">
        <w:instrText xml:space="preserve"> SEQ Tabelle \* ARABIC </w:instrText>
      </w:r>
      <w:r w:rsidR="00000000">
        <w:fldChar w:fldCharType="separate"/>
      </w:r>
      <w:r w:rsidR="001E2DC0">
        <w:rPr>
          <w:noProof/>
        </w:rPr>
        <w:t>5</w:t>
      </w:r>
      <w:r w:rsidR="00000000">
        <w:rPr>
          <w:noProof/>
        </w:rPr>
        <w:fldChar w:fldCharType="end"/>
      </w:r>
      <w:r>
        <w:t xml:space="preserve"> Umfeldportfolio</w:t>
      </w:r>
      <w:bookmarkEnd w:id="34"/>
    </w:p>
    <w:p w14:paraId="09FCBACE" w14:textId="6E592631" w:rsidR="00EE770F" w:rsidRDefault="00EE770F" w:rsidP="00EE770F"/>
    <w:p w14:paraId="6D1B1883" w14:textId="77777777" w:rsidR="003521B7" w:rsidRPr="00EE770F" w:rsidRDefault="003521B7" w:rsidP="00EE770F"/>
    <w:p w14:paraId="141B3114" w14:textId="77777777" w:rsidR="008F21BF" w:rsidRDefault="000A5D21" w:rsidP="008F21BF">
      <w:pPr>
        <w:pStyle w:val="Ttulo2"/>
      </w:pPr>
      <w:bookmarkStart w:id="35" w:name="_Toc142565856"/>
      <w:r>
        <w:t>Schnittstellen Stakeholder - Umfeld</w:t>
      </w:r>
      <w:bookmarkEnd w:id="35"/>
    </w:p>
    <w:tbl>
      <w:tblPr>
        <w:tblW w:w="494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53"/>
        <w:gridCol w:w="2087"/>
        <w:gridCol w:w="4284"/>
      </w:tblGrid>
      <w:tr w:rsidR="008F6154" w:rsidRPr="00293D26" w14:paraId="0970BD10" w14:textId="77777777" w:rsidTr="002C7208">
        <w:trPr>
          <w:tblHeader/>
        </w:trPr>
        <w:tc>
          <w:tcPr>
            <w:tcW w:w="3153" w:type="dxa"/>
            <w:tcBorders>
              <w:bottom w:val="single" w:sz="4" w:space="0" w:color="auto"/>
            </w:tcBorders>
            <w:shd w:val="clear" w:color="auto" w:fill="A8D08D"/>
          </w:tcPr>
          <w:p w14:paraId="0DD0683E" w14:textId="77777777" w:rsidR="008F6154" w:rsidRPr="003A211B" w:rsidRDefault="008F6154">
            <w:pPr>
              <w:pStyle w:val="Absatztextnormal"/>
              <w:ind w:left="0"/>
              <w:jc w:val="center"/>
              <w:rPr>
                <w:rFonts w:cs="Arial"/>
              </w:rPr>
            </w:pPr>
            <w:r w:rsidRPr="003A211B">
              <w:rPr>
                <w:rFonts w:cs="Arial"/>
                <w:b/>
                <w:bCs/>
              </w:rPr>
              <w:t>Schnittstelle</w:t>
            </w:r>
          </w:p>
        </w:tc>
        <w:tc>
          <w:tcPr>
            <w:tcW w:w="2087" w:type="dxa"/>
            <w:tcBorders>
              <w:bottom w:val="single" w:sz="4" w:space="0" w:color="auto"/>
            </w:tcBorders>
            <w:shd w:val="clear" w:color="auto" w:fill="A8D08D"/>
          </w:tcPr>
          <w:p w14:paraId="0F3BC481" w14:textId="77777777" w:rsidR="008F6154" w:rsidRPr="003A211B" w:rsidRDefault="008F6154">
            <w:pPr>
              <w:pStyle w:val="Absatztextnormal"/>
              <w:ind w:left="0"/>
              <w:jc w:val="center"/>
              <w:rPr>
                <w:rFonts w:cs="Arial"/>
                <w:b/>
                <w:bCs/>
              </w:rPr>
            </w:pPr>
            <w:r w:rsidRPr="003A211B">
              <w:rPr>
                <w:rFonts w:cs="Arial"/>
                <w:b/>
                <w:bCs/>
              </w:rPr>
              <w:t>Ansprechpartner</w:t>
            </w:r>
          </w:p>
        </w:tc>
        <w:tc>
          <w:tcPr>
            <w:tcW w:w="4284" w:type="dxa"/>
            <w:shd w:val="clear" w:color="auto" w:fill="A8D08D"/>
          </w:tcPr>
          <w:p w14:paraId="02EE4243" w14:textId="77777777" w:rsidR="008F6154" w:rsidRPr="003A211B" w:rsidRDefault="008F6154">
            <w:pPr>
              <w:pStyle w:val="Absatztextnormal"/>
              <w:ind w:left="0"/>
              <w:jc w:val="center"/>
              <w:rPr>
                <w:rFonts w:cs="Arial"/>
                <w:b/>
                <w:bCs/>
              </w:rPr>
            </w:pPr>
            <w:r w:rsidRPr="003A211B">
              <w:rPr>
                <w:rFonts w:cs="Arial"/>
                <w:b/>
                <w:bCs/>
              </w:rPr>
              <w:t>Auswirkung</w:t>
            </w:r>
          </w:p>
        </w:tc>
      </w:tr>
      <w:tr w:rsidR="008F6154" w:rsidRPr="00293D26" w14:paraId="2A917667" w14:textId="77777777" w:rsidTr="002C7208">
        <w:tc>
          <w:tcPr>
            <w:tcW w:w="3153" w:type="dxa"/>
            <w:shd w:val="pct15" w:color="FFFFFF" w:fill="auto"/>
            <w:vAlign w:val="center"/>
          </w:tcPr>
          <w:p w14:paraId="4511D58C" w14:textId="77777777" w:rsidR="008F6154" w:rsidRPr="003A211B" w:rsidRDefault="00A56B63">
            <w:pPr>
              <w:pStyle w:val="Absatztextnormal"/>
              <w:ind w:left="0"/>
              <w:rPr>
                <w:rFonts w:cs="Arial"/>
              </w:rPr>
            </w:pPr>
            <w:r w:rsidRPr="003A211B">
              <w:t>Projekt</w:t>
            </w:r>
            <w:r w:rsidR="00780968" w:rsidRPr="003A211B">
              <w:t>ergebnisse</w:t>
            </w:r>
            <w:r w:rsidRPr="003A211B">
              <w:t>:</w:t>
            </w:r>
            <w:r w:rsidR="005B101A" w:rsidRPr="003A211B">
              <w:t xml:space="preserve"> Die</w:t>
            </w:r>
            <w:r w:rsidR="00780968" w:rsidRPr="003A211B">
              <w:t xml:space="preserve"> Dokumentation der Ergebnisse</w:t>
            </w:r>
            <w:r w:rsidR="005B101A" w:rsidRPr="003A211B">
              <w:t xml:space="preserve"> ist erforderlich und muss in die </w:t>
            </w:r>
            <w:r w:rsidR="00780968" w:rsidRPr="003A211B">
              <w:t xml:space="preserve">Linie </w:t>
            </w:r>
            <w:r w:rsidR="005B101A" w:rsidRPr="003A211B">
              <w:t>übergeben werden</w:t>
            </w:r>
            <w:r w:rsidR="00780968" w:rsidRPr="003A211B">
              <w:t>.</w:t>
            </w:r>
          </w:p>
        </w:tc>
        <w:tc>
          <w:tcPr>
            <w:tcW w:w="2087" w:type="dxa"/>
            <w:shd w:val="pct15" w:color="FFFFFF" w:fill="auto"/>
            <w:vAlign w:val="center"/>
          </w:tcPr>
          <w:p w14:paraId="583A384F" w14:textId="77777777" w:rsidR="008F6154" w:rsidRPr="003A211B" w:rsidRDefault="00780968">
            <w:pPr>
              <w:pStyle w:val="Absatztextnormal"/>
              <w:ind w:left="0"/>
              <w:rPr>
                <w:rFonts w:cs="Arial"/>
              </w:rPr>
            </w:pPr>
            <w:r w:rsidRPr="003A211B">
              <w:rPr>
                <w:rFonts w:cs="Arial"/>
              </w:rPr>
              <w:t xml:space="preserve">Thorsten </w:t>
            </w:r>
            <w:proofErr w:type="spellStart"/>
            <w:r w:rsidRPr="003A211B">
              <w:rPr>
                <w:rFonts w:cs="Arial"/>
              </w:rPr>
              <w:t>Pitha</w:t>
            </w:r>
            <w:proofErr w:type="spellEnd"/>
            <w:r w:rsidRPr="003A211B">
              <w:rPr>
                <w:rFonts w:cs="Arial"/>
              </w:rPr>
              <w:t xml:space="preserve"> </w:t>
            </w:r>
          </w:p>
        </w:tc>
        <w:tc>
          <w:tcPr>
            <w:tcW w:w="4284" w:type="dxa"/>
            <w:vAlign w:val="center"/>
          </w:tcPr>
          <w:p w14:paraId="4C8F2529" w14:textId="77777777" w:rsidR="008F6154" w:rsidRPr="003A211B" w:rsidRDefault="005B101A">
            <w:pPr>
              <w:pStyle w:val="Absatztextnormal"/>
              <w:ind w:left="0"/>
              <w:rPr>
                <w:rFonts w:cs="Arial"/>
              </w:rPr>
            </w:pPr>
            <w:r w:rsidRPr="003A211B">
              <w:rPr>
                <w:rFonts w:cs="Arial"/>
              </w:rPr>
              <w:t xml:space="preserve">Zur Sicherstellung des </w:t>
            </w:r>
            <w:proofErr w:type="spellStart"/>
            <w:r w:rsidRPr="003A211B">
              <w:rPr>
                <w:rFonts w:cs="Arial"/>
              </w:rPr>
              <w:t>Know-How</w:t>
            </w:r>
            <w:proofErr w:type="spellEnd"/>
            <w:r w:rsidRPr="003A211B">
              <w:rPr>
                <w:rFonts w:cs="Arial"/>
              </w:rPr>
              <w:t xml:space="preserve"> Transfers von Projektmitarbeitern auf MA in der Linie muss eine Übergabe erfolgen. Für die Umsetzung späterer Betriebsprojekte ggfs. relevant.</w:t>
            </w:r>
          </w:p>
        </w:tc>
      </w:tr>
      <w:tr w:rsidR="008F6154" w:rsidRPr="00293D26" w14:paraId="28700B07" w14:textId="77777777" w:rsidTr="002C7208">
        <w:tc>
          <w:tcPr>
            <w:tcW w:w="3153" w:type="dxa"/>
            <w:shd w:val="pct15" w:color="FFFFFF" w:fill="auto"/>
            <w:vAlign w:val="center"/>
          </w:tcPr>
          <w:p w14:paraId="29782576" w14:textId="77777777" w:rsidR="008F6154" w:rsidRPr="003A211B" w:rsidRDefault="00462DC8">
            <w:pPr>
              <w:pStyle w:val="Absatztextnormal"/>
              <w:ind w:left="0"/>
              <w:rPr>
                <w:rFonts w:cs="Arial"/>
              </w:rPr>
            </w:pPr>
            <w:r w:rsidRPr="003A211B">
              <w:rPr>
                <w:rFonts w:cs="Arial"/>
              </w:rPr>
              <w:t>Vorlage Betriebsvertrag</w:t>
            </w:r>
            <w:r w:rsidR="00234738" w:rsidRPr="003A211B">
              <w:rPr>
                <w:rFonts w:cs="Arial"/>
              </w:rPr>
              <w:t xml:space="preserve">: Der Betriebsübergang darf offiziell nur mit unterschriebenen Betriebsvertrag erfolgen  </w:t>
            </w:r>
          </w:p>
        </w:tc>
        <w:tc>
          <w:tcPr>
            <w:tcW w:w="2087" w:type="dxa"/>
            <w:shd w:val="pct15" w:color="FFFFFF" w:fill="auto"/>
            <w:vAlign w:val="center"/>
          </w:tcPr>
          <w:p w14:paraId="0141E3C2" w14:textId="77777777" w:rsidR="008F6154" w:rsidRPr="003A211B" w:rsidRDefault="008D1286">
            <w:pPr>
              <w:pStyle w:val="Absatztextnormal"/>
              <w:ind w:left="0"/>
              <w:rPr>
                <w:rFonts w:cs="Arial"/>
              </w:rPr>
            </w:pPr>
            <w:r w:rsidRPr="003A211B">
              <w:rPr>
                <w:rFonts w:cs="Arial"/>
              </w:rPr>
              <w:t xml:space="preserve">Ursula </w:t>
            </w:r>
            <w:proofErr w:type="spellStart"/>
            <w:r w:rsidRPr="003A211B">
              <w:rPr>
                <w:rFonts w:cs="Arial"/>
              </w:rPr>
              <w:t>Bittger</w:t>
            </w:r>
            <w:proofErr w:type="spellEnd"/>
          </w:p>
        </w:tc>
        <w:tc>
          <w:tcPr>
            <w:tcW w:w="4284" w:type="dxa"/>
            <w:vAlign w:val="center"/>
          </w:tcPr>
          <w:p w14:paraId="57CB2C51" w14:textId="77777777" w:rsidR="008F6154" w:rsidRPr="003A211B" w:rsidRDefault="008D1286">
            <w:pPr>
              <w:pStyle w:val="Absatztextnormal"/>
              <w:ind w:left="0"/>
              <w:rPr>
                <w:rFonts w:cs="Arial"/>
              </w:rPr>
            </w:pPr>
            <w:r w:rsidRPr="003A211B">
              <w:rPr>
                <w:rFonts w:cs="Arial"/>
              </w:rPr>
              <w:t>Falls der Betriebsvertrag nicht vorliegt, muss der Betriebsübergang verschoben werden und das Budget des Projektes kann nicht eingehalten werden. Aus Sicht des GF ist eine Verschiebung nicht erwünscht.</w:t>
            </w:r>
          </w:p>
        </w:tc>
      </w:tr>
    </w:tbl>
    <w:p w14:paraId="6D63C430" w14:textId="77777777" w:rsidR="008F6154" w:rsidRPr="00D44123" w:rsidRDefault="008F6154" w:rsidP="008F6154">
      <w:pPr>
        <w:pStyle w:val="Descripcin"/>
      </w:pPr>
      <w:bookmarkStart w:id="36" w:name="_Toc142565826"/>
      <w:r>
        <w:t xml:space="preserve">Tabelle </w:t>
      </w:r>
      <w:r w:rsidR="00000000">
        <w:fldChar w:fldCharType="begin"/>
      </w:r>
      <w:r w:rsidR="00000000">
        <w:instrText xml:space="preserve"> SEQ Tabelle \* ARABIC </w:instrText>
      </w:r>
      <w:r w:rsidR="00000000">
        <w:fldChar w:fldCharType="separate"/>
      </w:r>
      <w:r w:rsidR="001E2DC0">
        <w:rPr>
          <w:noProof/>
        </w:rPr>
        <w:t>6</w:t>
      </w:r>
      <w:r w:rsidR="00000000">
        <w:rPr>
          <w:noProof/>
        </w:rPr>
        <w:fldChar w:fldCharType="end"/>
      </w:r>
      <w:r>
        <w:t xml:space="preserve"> Schnittstellen</w:t>
      </w:r>
      <w:bookmarkEnd w:id="36"/>
    </w:p>
    <w:p w14:paraId="276A4B91" w14:textId="77C568EA" w:rsidR="00255486" w:rsidRDefault="003521B7" w:rsidP="003521B7">
      <w:pPr>
        <w:ind w:left="709"/>
        <w:rPr>
          <w:sz w:val="22"/>
          <w:szCs w:val="22"/>
        </w:rPr>
      </w:pPr>
      <w:r>
        <w:rPr>
          <w:sz w:val="22"/>
          <w:szCs w:val="22"/>
        </w:rPr>
        <w:tab/>
      </w:r>
    </w:p>
    <w:p w14:paraId="6B56CE7E" w14:textId="0075BC9C" w:rsidR="003521B7" w:rsidRDefault="003521B7" w:rsidP="003521B7">
      <w:pPr>
        <w:ind w:left="709"/>
        <w:rPr>
          <w:sz w:val="22"/>
          <w:szCs w:val="22"/>
        </w:rPr>
      </w:pPr>
    </w:p>
    <w:p w14:paraId="3FD159C7" w14:textId="1914F753" w:rsidR="003521B7" w:rsidRDefault="003521B7" w:rsidP="003521B7">
      <w:pPr>
        <w:ind w:left="709"/>
        <w:rPr>
          <w:sz w:val="22"/>
          <w:szCs w:val="22"/>
        </w:rPr>
      </w:pPr>
    </w:p>
    <w:p w14:paraId="5460DEA1" w14:textId="34B25CBF" w:rsidR="003521B7" w:rsidRDefault="003521B7" w:rsidP="003521B7">
      <w:pPr>
        <w:ind w:left="709"/>
        <w:rPr>
          <w:sz w:val="22"/>
          <w:szCs w:val="22"/>
        </w:rPr>
      </w:pPr>
    </w:p>
    <w:p w14:paraId="399CD724" w14:textId="44161F9D" w:rsidR="003521B7" w:rsidRDefault="003521B7" w:rsidP="003521B7">
      <w:pPr>
        <w:ind w:left="709"/>
        <w:rPr>
          <w:sz w:val="22"/>
          <w:szCs w:val="22"/>
        </w:rPr>
      </w:pPr>
    </w:p>
    <w:p w14:paraId="1FC79FAE" w14:textId="4608E39F" w:rsidR="003521B7" w:rsidRDefault="003521B7" w:rsidP="003521B7">
      <w:pPr>
        <w:ind w:left="709"/>
        <w:rPr>
          <w:sz w:val="22"/>
          <w:szCs w:val="22"/>
        </w:rPr>
      </w:pPr>
    </w:p>
    <w:p w14:paraId="5E111BE8" w14:textId="7574EB16" w:rsidR="003521B7" w:rsidRDefault="003521B7" w:rsidP="003521B7">
      <w:pPr>
        <w:ind w:left="709"/>
        <w:rPr>
          <w:sz w:val="22"/>
          <w:szCs w:val="22"/>
        </w:rPr>
      </w:pPr>
    </w:p>
    <w:p w14:paraId="216B8FA0" w14:textId="3DCFC2DA" w:rsidR="003521B7" w:rsidRDefault="003521B7" w:rsidP="003521B7">
      <w:pPr>
        <w:ind w:left="709"/>
        <w:rPr>
          <w:sz w:val="22"/>
          <w:szCs w:val="22"/>
        </w:rPr>
      </w:pPr>
    </w:p>
    <w:p w14:paraId="6672E8EE" w14:textId="0125D2F7" w:rsidR="003521B7" w:rsidRDefault="003521B7" w:rsidP="003521B7">
      <w:pPr>
        <w:ind w:left="709"/>
        <w:rPr>
          <w:sz w:val="22"/>
          <w:szCs w:val="22"/>
        </w:rPr>
      </w:pPr>
    </w:p>
    <w:p w14:paraId="231AF632" w14:textId="363BD7F1" w:rsidR="003521B7" w:rsidRDefault="003521B7" w:rsidP="003521B7">
      <w:pPr>
        <w:ind w:left="709"/>
        <w:rPr>
          <w:sz w:val="22"/>
          <w:szCs w:val="22"/>
        </w:rPr>
      </w:pPr>
    </w:p>
    <w:p w14:paraId="30D80102" w14:textId="74070882" w:rsidR="003521B7" w:rsidRDefault="003521B7" w:rsidP="003521B7">
      <w:pPr>
        <w:ind w:left="709"/>
        <w:rPr>
          <w:sz w:val="22"/>
          <w:szCs w:val="22"/>
        </w:rPr>
      </w:pPr>
    </w:p>
    <w:p w14:paraId="4CDE60BB" w14:textId="27683F57" w:rsidR="003521B7" w:rsidRDefault="003521B7" w:rsidP="003521B7">
      <w:pPr>
        <w:ind w:left="709"/>
        <w:rPr>
          <w:sz w:val="22"/>
          <w:szCs w:val="22"/>
        </w:rPr>
      </w:pPr>
    </w:p>
    <w:p w14:paraId="6552C46B" w14:textId="0ABDB65B" w:rsidR="003521B7" w:rsidRDefault="003521B7" w:rsidP="003521B7">
      <w:pPr>
        <w:ind w:left="709"/>
        <w:rPr>
          <w:sz w:val="22"/>
          <w:szCs w:val="22"/>
        </w:rPr>
      </w:pPr>
    </w:p>
    <w:p w14:paraId="2B0978CF" w14:textId="455065D5" w:rsidR="003521B7" w:rsidRDefault="003521B7" w:rsidP="003521B7">
      <w:pPr>
        <w:ind w:left="709"/>
        <w:rPr>
          <w:sz w:val="22"/>
          <w:szCs w:val="22"/>
        </w:rPr>
      </w:pPr>
    </w:p>
    <w:p w14:paraId="385F8594" w14:textId="38AA8443" w:rsidR="003521B7" w:rsidRDefault="003521B7" w:rsidP="003521B7">
      <w:pPr>
        <w:ind w:left="709"/>
        <w:rPr>
          <w:sz w:val="22"/>
          <w:szCs w:val="22"/>
        </w:rPr>
      </w:pPr>
    </w:p>
    <w:p w14:paraId="00A0D111" w14:textId="1ECDACBD" w:rsidR="003521B7" w:rsidRDefault="003521B7" w:rsidP="003521B7">
      <w:pPr>
        <w:ind w:left="709"/>
        <w:rPr>
          <w:sz w:val="22"/>
          <w:szCs w:val="22"/>
        </w:rPr>
      </w:pPr>
    </w:p>
    <w:p w14:paraId="53689E62" w14:textId="5F1E3AE0" w:rsidR="003521B7" w:rsidRDefault="003521B7" w:rsidP="003521B7">
      <w:pPr>
        <w:ind w:left="709"/>
        <w:rPr>
          <w:sz w:val="22"/>
          <w:szCs w:val="22"/>
        </w:rPr>
      </w:pPr>
    </w:p>
    <w:p w14:paraId="25C58C20" w14:textId="3582FE07" w:rsidR="003521B7" w:rsidRDefault="003521B7" w:rsidP="003521B7">
      <w:pPr>
        <w:ind w:left="709"/>
        <w:rPr>
          <w:sz w:val="22"/>
          <w:szCs w:val="22"/>
        </w:rPr>
      </w:pPr>
    </w:p>
    <w:p w14:paraId="7D581407" w14:textId="66E7D40C" w:rsidR="003521B7" w:rsidRDefault="003521B7" w:rsidP="003521B7">
      <w:pPr>
        <w:ind w:left="709"/>
        <w:rPr>
          <w:sz w:val="22"/>
          <w:szCs w:val="22"/>
        </w:rPr>
      </w:pPr>
    </w:p>
    <w:p w14:paraId="66BEBC07" w14:textId="09D9F6DC" w:rsidR="003521B7" w:rsidRDefault="003521B7" w:rsidP="003521B7">
      <w:pPr>
        <w:ind w:left="709"/>
        <w:rPr>
          <w:sz w:val="22"/>
          <w:szCs w:val="22"/>
        </w:rPr>
      </w:pPr>
    </w:p>
    <w:p w14:paraId="09E00129" w14:textId="2B2CA45D" w:rsidR="003521B7" w:rsidRDefault="003521B7" w:rsidP="003521B7">
      <w:pPr>
        <w:ind w:left="709"/>
        <w:rPr>
          <w:sz w:val="22"/>
          <w:szCs w:val="22"/>
        </w:rPr>
      </w:pPr>
    </w:p>
    <w:p w14:paraId="6AAA5A40" w14:textId="1B1BF69A" w:rsidR="003521B7" w:rsidRDefault="003521B7" w:rsidP="003521B7">
      <w:pPr>
        <w:ind w:left="709"/>
        <w:rPr>
          <w:sz w:val="22"/>
          <w:szCs w:val="22"/>
        </w:rPr>
      </w:pPr>
    </w:p>
    <w:p w14:paraId="1AD042CC" w14:textId="77777777" w:rsidR="003521B7" w:rsidRPr="00157A8F" w:rsidRDefault="003521B7" w:rsidP="003521B7">
      <w:pPr>
        <w:ind w:left="709"/>
        <w:rPr>
          <w:sz w:val="22"/>
          <w:szCs w:val="22"/>
        </w:rPr>
      </w:pPr>
    </w:p>
    <w:p w14:paraId="33E1C355" w14:textId="77777777" w:rsidR="00B15CA3" w:rsidRDefault="00B15CA3" w:rsidP="00B15CA3">
      <w:pPr>
        <w:pStyle w:val="Ttulo2"/>
      </w:pPr>
      <w:bookmarkStart w:id="37" w:name="_Toc142565857"/>
      <w:proofErr w:type="spellStart"/>
      <w:r>
        <w:lastRenderedPageBreak/>
        <w:t>Stakeholderportfolio</w:t>
      </w:r>
      <w:bookmarkEnd w:id="37"/>
      <w:proofErr w:type="spellEnd"/>
    </w:p>
    <w:p w14:paraId="4A05AF80" w14:textId="7B4BC208" w:rsidR="00961AD0" w:rsidRDefault="001F549F" w:rsidP="00961AD0">
      <w:pPr>
        <w:pStyle w:val="Absatztextnormal"/>
        <w:ind w:left="0"/>
        <w:jc w:val="both"/>
        <w:rPr>
          <w:sz w:val="18"/>
          <w:szCs w:val="18"/>
        </w:rPr>
      </w:pPr>
      <w:r>
        <w:rPr>
          <w:noProof/>
          <w:sz w:val="18"/>
          <w:szCs w:val="18"/>
        </w:rPr>
        <mc:AlternateContent>
          <mc:Choice Requires="wps">
            <w:drawing>
              <wp:anchor distT="0" distB="0" distL="114300" distR="114300" simplePos="0" relativeHeight="251653120" behindDoc="0" locked="0" layoutInCell="1" allowOverlap="1" wp14:anchorId="29A85025" wp14:editId="1FC81319">
                <wp:simplePos x="0" y="0"/>
                <wp:positionH relativeFrom="column">
                  <wp:posOffset>936625</wp:posOffset>
                </wp:positionH>
                <wp:positionV relativeFrom="paragraph">
                  <wp:posOffset>93980</wp:posOffset>
                </wp:positionV>
                <wp:extent cx="499745" cy="285750"/>
                <wp:effectExtent l="0" t="0" r="0" b="0"/>
                <wp:wrapNone/>
                <wp:docPr id="40"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745" cy="285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EFAD429" w14:textId="77777777" w:rsidR="00EA3CF1" w:rsidRPr="00E27D75" w:rsidRDefault="00EA3CF1" w:rsidP="00961AD0">
                            <w:pPr>
                              <w:rPr>
                                <w:b/>
                              </w:rPr>
                            </w:pPr>
                            <w:r>
                              <w:rPr>
                                <w:b/>
                              </w:rPr>
                              <w:t>hoch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9A85025" id="_x0000_t202" coordsize="21600,21600" o:spt="202" path="m,l,21600r21600,l21600,xe">
                <v:stroke joinstyle="miter"/>
                <v:path gradientshapeok="t" o:connecttype="rect"/>
              </v:shapetype>
              <v:shape id="Text Box 32" o:spid="_x0000_s1026" type="#_x0000_t202" style="position:absolute;left:0;text-align:left;margin-left:73.75pt;margin-top:7.4pt;width:39.35pt;height:22.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" stroked="f">
                <v:textbox>
                  <w:txbxContent>
                    <w:p w14:paraId="0EFAD429" w14:textId="77777777" w:rsidR="00EA3CF1" w:rsidRPr="00E27D75" w:rsidRDefault="00EA3CF1" w:rsidP="00961AD0">
                      <w:pPr>
                        <w:rPr>
                          <w:b/>
                        </w:rPr>
                      </w:pPr>
                      <w:r>
                        <w:rPr>
                          <w:b/>
                        </w:rPr>
                        <w:t>hoch</w:t>
                      </w:r>
                    </w:p>
                  </w:txbxContent>
                </v:textbox>
              </v:shape>
            </w:pict>
          </mc:Fallback>
        </mc:AlternateContent>
      </w:r>
      <w:r>
        <w:rPr>
          <w:noProof/>
          <w:sz w:val="18"/>
          <w:szCs w:val="18"/>
        </w:rPr>
        <mc:AlternateContent>
          <mc:Choice Requires="wps">
            <w:drawing>
              <wp:anchor distT="0" distB="0" distL="114300" distR="114300" simplePos="0" relativeHeight="251661312" behindDoc="0" locked="0" layoutInCell="1" allowOverlap="1" wp14:anchorId="39176638" wp14:editId="22CB6106">
                <wp:simplePos x="0" y="0"/>
                <wp:positionH relativeFrom="column">
                  <wp:posOffset>4820920</wp:posOffset>
                </wp:positionH>
                <wp:positionV relativeFrom="paragraph">
                  <wp:posOffset>11430</wp:posOffset>
                </wp:positionV>
                <wp:extent cx="1364615" cy="3261360"/>
                <wp:effectExtent l="0" t="0" r="0" b="0"/>
                <wp:wrapNone/>
                <wp:docPr id="3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4615" cy="3261360"/>
                        </a:xfrm>
                        <a:prstGeom prst="rect">
                          <a:avLst/>
                        </a:prstGeom>
                        <a:solidFill>
                          <a:srgbClr val="FFFFFF"/>
                        </a:solidFill>
                        <a:ln w="9525">
                          <a:solidFill>
                            <a:srgbClr val="FFFFFF"/>
                          </a:solidFill>
                          <a:miter lim="800000"/>
                          <a:headEnd/>
                          <a:tailEnd/>
                        </a:ln>
                      </wps:spPr>
                      <wps:txbx>
                        <w:txbxContent>
                          <w:p w14:paraId="5883D0AF" w14:textId="77777777" w:rsidR="00EA3CF1" w:rsidRPr="00157A8F" w:rsidRDefault="00EA3CF1" w:rsidP="00961AD0">
                            <w:pPr>
                              <w:rPr>
                                <w:sz w:val="22"/>
                                <w:szCs w:val="22"/>
                                <w:lang w:val="en-US"/>
                              </w:rPr>
                            </w:pPr>
                            <w:r w:rsidRPr="00157A8F">
                              <w:rPr>
                                <w:sz w:val="22"/>
                                <w:szCs w:val="22"/>
                                <w:lang w:val="en-US"/>
                              </w:rPr>
                              <w:t>Legende:</w:t>
                            </w:r>
                          </w:p>
                          <w:p w14:paraId="53E9BD7D" w14:textId="77777777" w:rsidR="00EA3CF1" w:rsidRPr="00162AB8" w:rsidRDefault="00EA3CF1" w:rsidP="00961AD0">
                            <w:pPr>
                              <w:rPr>
                                <w:sz w:val="22"/>
                                <w:szCs w:val="22"/>
                                <w:lang w:val="en-US"/>
                              </w:rPr>
                            </w:pPr>
                            <w:r w:rsidRPr="00162AB8">
                              <w:rPr>
                                <w:sz w:val="22"/>
                                <w:szCs w:val="22"/>
                                <w:lang w:val="en-US"/>
                              </w:rPr>
                              <w:t>S1: Thorsten Pitha</w:t>
                            </w:r>
                            <w:r>
                              <w:rPr>
                                <w:sz w:val="22"/>
                                <w:szCs w:val="22"/>
                                <w:lang w:val="en-US"/>
                              </w:rPr>
                              <w:t xml:space="preserve"> (FP)</w:t>
                            </w:r>
                          </w:p>
                          <w:p w14:paraId="49173E2D" w14:textId="77777777" w:rsidR="00EA3CF1" w:rsidRPr="00162AB8" w:rsidRDefault="00EA3CF1" w:rsidP="0068705D">
                            <w:pPr>
                              <w:rPr>
                                <w:sz w:val="22"/>
                                <w:szCs w:val="22"/>
                                <w:lang w:val="en-US"/>
                              </w:rPr>
                            </w:pPr>
                            <w:r w:rsidRPr="00162AB8">
                              <w:rPr>
                                <w:sz w:val="22"/>
                                <w:szCs w:val="22"/>
                                <w:lang w:val="en-US"/>
                              </w:rPr>
                              <w:t>S</w:t>
                            </w:r>
                            <w:r>
                              <w:rPr>
                                <w:sz w:val="22"/>
                                <w:szCs w:val="22"/>
                                <w:lang w:val="en-US"/>
                              </w:rPr>
                              <w:t>2</w:t>
                            </w:r>
                            <w:r w:rsidRPr="00162AB8">
                              <w:rPr>
                                <w:sz w:val="22"/>
                                <w:szCs w:val="22"/>
                                <w:lang w:val="en-US"/>
                              </w:rPr>
                              <w:t xml:space="preserve">: </w:t>
                            </w:r>
                            <w:r>
                              <w:rPr>
                                <w:sz w:val="22"/>
                                <w:szCs w:val="22"/>
                                <w:lang w:val="en-US"/>
                              </w:rPr>
                              <w:t>GF</w:t>
                            </w:r>
                            <w:r w:rsidRPr="00162AB8">
                              <w:rPr>
                                <w:sz w:val="22"/>
                                <w:szCs w:val="22"/>
                                <w:lang w:val="en-US"/>
                              </w:rPr>
                              <w:t xml:space="preserve"> </w:t>
                            </w:r>
                            <w:r>
                              <w:rPr>
                                <w:sz w:val="22"/>
                                <w:szCs w:val="22"/>
                                <w:lang w:val="en-US"/>
                              </w:rPr>
                              <w:t>V</w:t>
                            </w:r>
                            <w:r w:rsidRPr="00162AB8">
                              <w:rPr>
                                <w:sz w:val="22"/>
                                <w:szCs w:val="22"/>
                                <w:lang w:val="en-US"/>
                              </w:rPr>
                              <w:t>.</w:t>
                            </w:r>
                            <w:r>
                              <w:rPr>
                                <w:sz w:val="22"/>
                                <w:szCs w:val="22"/>
                                <w:lang w:val="en-US"/>
                              </w:rPr>
                              <w:t xml:space="preserve"> Möller</w:t>
                            </w:r>
                          </w:p>
                          <w:p w14:paraId="1BB90F0E" w14:textId="77777777" w:rsidR="00EA3CF1" w:rsidRDefault="00EA3CF1" w:rsidP="00961AD0">
                            <w:pPr>
                              <w:rPr>
                                <w:sz w:val="22"/>
                                <w:szCs w:val="22"/>
                                <w:lang w:val="en-US"/>
                              </w:rPr>
                            </w:pPr>
                            <w:r w:rsidRPr="00162AB8">
                              <w:rPr>
                                <w:sz w:val="22"/>
                                <w:szCs w:val="22"/>
                                <w:lang w:val="en-US"/>
                              </w:rPr>
                              <w:t>S</w:t>
                            </w:r>
                            <w:r>
                              <w:rPr>
                                <w:sz w:val="22"/>
                                <w:szCs w:val="22"/>
                                <w:lang w:val="en-US"/>
                              </w:rPr>
                              <w:t>5</w:t>
                            </w:r>
                            <w:r w:rsidRPr="00162AB8">
                              <w:rPr>
                                <w:sz w:val="22"/>
                                <w:szCs w:val="22"/>
                                <w:lang w:val="en-US"/>
                              </w:rPr>
                              <w:t>: AG</w:t>
                            </w:r>
                            <w:r>
                              <w:rPr>
                                <w:sz w:val="22"/>
                                <w:szCs w:val="22"/>
                                <w:lang w:val="en-US"/>
                              </w:rPr>
                              <w:t xml:space="preserve"> (GF)</w:t>
                            </w:r>
                            <w:r w:rsidRPr="00162AB8">
                              <w:rPr>
                                <w:sz w:val="22"/>
                                <w:szCs w:val="22"/>
                                <w:lang w:val="en-US"/>
                              </w:rPr>
                              <w:t xml:space="preserve">: </w:t>
                            </w:r>
                          </w:p>
                          <w:p w14:paraId="2583433C" w14:textId="77777777" w:rsidR="00EA3CF1" w:rsidRPr="00162AB8" w:rsidRDefault="00EA3CF1" w:rsidP="00961AD0">
                            <w:pPr>
                              <w:rPr>
                                <w:sz w:val="22"/>
                                <w:szCs w:val="22"/>
                                <w:lang w:val="en-US"/>
                              </w:rPr>
                            </w:pPr>
                            <w:r w:rsidRPr="00162AB8">
                              <w:rPr>
                                <w:sz w:val="22"/>
                                <w:szCs w:val="22"/>
                                <w:lang w:val="en-US"/>
                              </w:rPr>
                              <w:t>S. Bonka (MP)</w:t>
                            </w:r>
                          </w:p>
                          <w:p w14:paraId="37B722A6" w14:textId="77777777" w:rsidR="00EA3CF1" w:rsidRPr="00C66949" w:rsidRDefault="00EA3CF1" w:rsidP="00C66949">
                            <w:pPr>
                              <w:rPr>
                                <w:sz w:val="22"/>
                                <w:szCs w:val="22"/>
                                <w:lang w:val="en-US"/>
                              </w:rPr>
                            </w:pPr>
                            <w:r>
                              <w:rPr>
                                <w:sz w:val="22"/>
                                <w:szCs w:val="22"/>
                                <w:lang w:val="en-US"/>
                              </w:rPr>
                              <w:t xml:space="preserve">S6: </w:t>
                            </w:r>
                            <w:r w:rsidRPr="00C66949">
                              <w:rPr>
                                <w:sz w:val="22"/>
                                <w:szCs w:val="22"/>
                                <w:lang w:val="en-US"/>
                              </w:rPr>
                              <w:t xml:space="preserve">PL </w:t>
                            </w:r>
                            <w:r>
                              <w:rPr>
                                <w:sz w:val="22"/>
                                <w:szCs w:val="22"/>
                                <w:lang w:val="en-US"/>
                              </w:rPr>
                              <w:t xml:space="preserve">&amp; AL </w:t>
                            </w:r>
                            <w:r w:rsidRPr="00C66949">
                              <w:rPr>
                                <w:sz w:val="22"/>
                                <w:szCs w:val="22"/>
                                <w:lang w:val="en-US"/>
                              </w:rPr>
                              <w:t>Bank: U. Bittger</w:t>
                            </w:r>
                          </w:p>
                          <w:p w14:paraId="07B90995" w14:textId="77777777" w:rsidR="00EA3CF1" w:rsidRPr="00B8739B" w:rsidRDefault="00EA3CF1" w:rsidP="00C66949">
                            <w:pPr>
                              <w:rPr>
                                <w:sz w:val="22"/>
                                <w:szCs w:val="22"/>
                              </w:rPr>
                            </w:pPr>
                            <w:r w:rsidRPr="00B8739B">
                              <w:rPr>
                                <w:sz w:val="22"/>
                                <w:szCs w:val="22"/>
                              </w:rPr>
                              <w:t>S</w:t>
                            </w:r>
                            <w:r>
                              <w:rPr>
                                <w:sz w:val="22"/>
                                <w:szCs w:val="22"/>
                              </w:rPr>
                              <w:t>7</w:t>
                            </w:r>
                            <w:r w:rsidRPr="00B8739B">
                              <w:rPr>
                                <w:sz w:val="22"/>
                                <w:szCs w:val="22"/>
                              </w:rPr>
                              <w:t>: MA Bank: T. Gro</w:t>
                            </w:r>
                            <w:r>
                              <w:rPr>
                                <w:sz w:val="22"/>
                                <w:szCs w:val="22"/>
                              </w:rPr>
                              <w:t>ß</w:t>
                            </w:r>
                          </w:p>
                          <w:p w14:paraId="60B15359" w14:textId="77777777" w:rsidR="00EA3CF1" w:rsidRPr="00C66949" w:rsidRDefault="00EA3CF1" w:rsidP="00961AD0">
                            <w:pPr>
                              <w:rPr>
                                <w:sz w:val="22"/>
                                <w:szCs w:val="22"/>
                              </w:rPr>
                            </w:pPr>
                          </w:p>
                          <w:p w14:paraId="0DD75C58" w14:textId="77777777" w:rsidR="00EA3CF1" w:rsidRPr="00C66949" w:rsidRDefault="00EA3CF1" w:rsidP="00961AD0">
                            <w:pPr>
                              <w:rPr>
                                <w:sz w:val="22"/>
                                <w:szCs w:val="2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176638" id="Text Box 29" o:spid="_x0000_s1027" type="#_x0000_t202" style="position:absolute;left:0;text-align:left;margin-left:379.6pt;margin-top:.9pt;width:107.45pt;height:256.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" strokecolor="white">
                <v:textbox>
                  <w:txbxContent>
                    <w:p w14:paraId="5883D0AF" w14:textId="77777777" w:rsidR="00EA3CF1" w:rsidRPr="00157A8F" w:rsidRDefault="00EA3CF1" w:rsidP="00961AD0">
                      <w:pPr>
                        <w:rPr>
                          <w:sz w:val="22"/>
                          <w:szCs w:val="22"/>
                          <w:lang w:val="en-US"/>
                        </w:rPr>
                      </w:pPr>
                      <w:r w:rsidRPr="00157A8F">
                        <w:rPr>
                          <w:sz w:val="22"/>
                          <w:szCs w:val="22"/>
                          <w:lang w:val="en-US"/>
                        </w:rPr>
                        <w:t>Legende:</w:t>
                      </w:r>
                    </w:p>
                    <w:p w14:paraId="53E9BD7D" w14:textId="77777777" w:rsidR="00EA3CF1" w:rsidRPr="00162AB8" w:rsidRDefault="00EA3CF1" w:rsidP="00961AD0">
                      <w:pPr>
                        <w:rPr>
                          <w:sz w:val="22"/>
                          <w:szCs w:val="22"/>
                          <w:lang w:val="en-US"/>
                        </w:rPr>
                      </w:pPr>
                      <w:r w:rsidRPr="00162AB8">
                        <w:rPr>
                          <w:sz w:val="22"/>
                          <w:szCs w:val="22"/>
                          <w:lang w:val="en-US"/>
                        </w:rPr>
                        <w:t>S1: Thorsten Pitha</w:t>
                      </w:r>
                      <w:r>
                        <w:rPr>
                          <w:sz w:val="22"/>
                          <w:szCs w:val="22"/>
                          <w:lang w:val="en-US"/>
                        </w:rPr>
                        <w:t xml:space="preserve"> (FP)</w:t>
                      </w:r>
                    </w:p>
                    <w:p w14:paraId="49173E2D" w14:textId="77777777" w:rsidR="00EA3CF1" w:rsidRPr="00162AB8" w:rsidRDefault="00EA3CF1" w:rsidP="0068705D">
                      <w:pPr>
                        <w:rPr>
                          <w:sz w:val="22"/>
                          <w:szCs w:val="22"/>
                          <w:lang w:val="en-US"/>
                        </w:rPr>
                      </w:pPr>
                      <w:r w:rsidRPr="00162AB8">
                        <w:rPr>
                          <w:sz w:val="22"/>
                          <w:szCs w:val="22"/>
                          <w:lang w:val="en-US"/>
                        </w:rPr>
                        <w:t>S</w:t>
                      </w:r>
                      <w:r>
                        <w:rPr>
                          <w:sz w:val="22"/>
                          <w:szCs w:val="22"/>
                          <w:lang w:val="en-US"/>
                        </w:rPr>
                        <w:t>2</w:t>
                      </w:r>
                      <w:r w:rsidRPr="00162AB8">
                        <w:rPr>
                          <w:sz w:val="22"/>
                          <w:szCs w:val="22"/>
                          <w:lang w:val="en-US"/>
                        </w:rPr>
                        <w:t xml:space="preserve">: </w:t>
                      </w:r>
                      <w:r>
                        <w:rPr>
                          <w:sz w:val="22"/>
                          <w:szCs w:val="22"/>
                          <w:lang w:val="en-US"/>
                        </w:rPr>
                        <w:t>GF</w:t>
                      </w:r>
                      <w:r w:rsidRPr="00162AB8">
                        <w:rPr>
                          <w:sz w:val="22"/>
                          <w:szCs w:val="22"/>
                          <w:lang w:val="en-US"/>
                        </w:rPr>
                        <w:t xml:space="preserve"> </w:t>
                      </w:r>
                      <w:r>
                        <w:rPr>
                          <w:sz w:val="22"/>
                          <w:szCs w:val="22"/>
                          <w:lang w:val="en-US"/>
                        </w:rPr>
                        <w:t>V</w:t>
                      </w:r>
                      <w:r w:rsidRPr="00162AB8">
                        <w:rPr>
                          <w:sz w:val="22"/>
                          <w:szCs w:val="22"/>
                          <w:lang w:val="en-US"/>
                        </w:rPr>
                        <w:t>.</w:t>
                      </w:r>
                      <w:r>
                        <w:rPr>
                          <w:sz w:val="22"/>
                          <w:szCs w:val="22"/>
                          <w:lang w:val="en-US"/>
                        </w:rPr>
                        <w:t xml:space="preserve"> Möller</w:t>
                      </w:r>
                    </w:p>
                    <w:p w14:paraId="1BB90F0E" w14:textId="77777777" w:rsidR="00EA3CF1" w:rsidRDefault="00EA3CF1" w:rsidP="00961AD0">
                      <w:pPr>
                        <w:rPr>
                          <w:sz w:val="22"/>
                          <w:szCs w:val="22"/>
                          <w:lang w:val="en-US"/>
                        </w:rPr>
                      </w:pPr>
                      <w:r w:rsidRPr="00162AB8">
                        <w:rPr>
                          <w:sz w:val="22"/>
                          <w:szCs w:val="22"/>
                          <w:lang w:val="en-US"/>
                        </w:rPr>
                        <w:t>S</w:t>
                      </w:r>
                      <w:r>
                        <w:rPr>
                          <w:sz w:val="22"/>
                          <w:szCs w:val="22"/>
                          <w:lang w:val="en-US"/>
                        </w:rPr>
                        <w:t>5</w:t>
                      </w:r>
                      <w:r w:rsidRPr="00162AB8">
                        <w:rPr>
                          <w:sz w:val="22"/>
                          <w:szCs w:val="22"/>
                          <w:lang w:val="en-US"/>
                        </w:rPr>
                        <w:t>: AG</w:t>
                      </w:r>
                      <w:r>
                        <w:rPr>
                          <w:sz w:val="22"/>
                          <w:szCs w:val="22"/>
                          <w:lang w:val="en-US"/>
                        </w:rPr>
                        <w:t xml:space="preserve"> (GF)</w:t>
                      </w:r>
                      <w:r w:rsidRPr="00162AB8">
                        <w:rPr>
                          <w:sz w:val="22"/>
                          <w:szCs w:val="22"/>
                          <w:lang w:val="en-US"/>
                        </w:rPr>
                        <w:t xml:space="preserve">: </w:t>
                      </w:r>
                    </w:p>
                    <w:p w14:paraId="2583433C" w14:textId="77777777" w:rsidR="00EA3CF1" w:rsidRPr="00162AB8" w:rsidRDefault="00EA3CF1" w:rsidP="00961AD0">
                      <w:pPr>
                        <w:rPr>
                          <w:sz w:val="22"/>
                          <w:szCs w:val="22"/>
                          <w:lang w:val="en-US"/>
                        </w:rPr>
                      </w:pPr>
                      <w:r w:rsidRPr="00162AB8">
                        <w:rPr>
                          <w:sz w:val="22"/>
                          <w:szCs w:val="22"/>
                          <w:lang w:val="en-US"/>
                        </w:rPr>
                        <w:t>S. Bonka (MP)</w:t>
                      </w:r>
                    </w:p>
                    <w:p w14:paraId="37B722A6" w14:textId="77777777" w:rsidR="00EA3CF1" w:rsidRPr="00C66949" w:rsidRDefault="00EA3CF1" w:rsidP="00C66949">
                      <w:pPr>
                        <w:rPr>
                          <w:sz w:val="22"/>
                          <w:szCs w:val="22"/>
                          <w:lang w:val="en-US"/>
                        </w:rPr>
                      </w:pPr>
                      <w:r>
                        <w:rPr>
                          <w:sz w:val="22"/>
                          <w:szCs w:val="22"/>
                          <w:lang w:val="en-US"/>
                        </w:rPr>
                        <w:t xml:space="preserve">S6: </w:t>
                      </w:r>
                      <w:r w:rsidRPr="00C66949">
                        <w:rPr>
                          <w:sz w:val="22"/>
                          <w:szCs w:val="22"/>
                          <w:lang w:val="en-US"/>
                        </w:rPr>
                        <w:t xml:space="preserve">PL </w:t>
                      </w:r>
                      <w:r>
                        <w:rPr>
                          <w:sz w:val="22"/>
                          <w:szCs w:val="22"/>
                          <w:lang w:val="en-US"/>
                        </w:rPr>
                        <w:t xml:space="preserve">&amp; AL </w:t>
                      </w:r>
                      <w:r w:rsidRPr="00C66949">
                        <w:rPr>
                          <w:sz w:val="22"/>
                          <w:szCs w:val="22"/>
                          <w:lang w:val="en-US"/>
                        </w:rPr>
                        <w:t>Bank: U. Bittger</w:t>
                      </w:r>
                    </w:p>
                    <w:p w14:paraId="07B90995" w14:textId="77777777" w:rsidR="00EA3CF1" w:rsidRPr="00B8739B" w:rsidRDefault="00EA3CF1" w:rsidP="00C66949">
                      <w:pPr>
                        <w:rPr>
                          <w:sz w:val="22"/>
                          <w:szCs w:val="22"/>
                        </w:rPr>
                      </w:pPr>
                      <w:r w:rsidRPr="00B8739B">
                        <w:rPr>
                          <w:sz w:val="22"/>
                          <w:szCs w:val="22"/>
                        </w:rPr>
                        <w:t>S</w:t>
                      </w:r>
                      <w:r>
                        <w:rPr>
                          <w:sz w:val="22"/>
                          <w:szCs w:val="22"/>
                        </w:rPr>
                        <w:t>7</w:t>
                      </w:r>
                      <w:r w:rsidRPr="00B8739B">
                        <w:rPr>
                          <w:sz w:val="22"/>
                          <w:szCs w:val="22"/>
                        </w:rPr>
                        <w:t>: MA Bank: T. Gro</w:t>
                      </w:r>
                      <w:r>
                        <w:rPr>
                          <w:sz w:val="22"/>
                          <w:szCs w:val="22"/>
                        </w:rPr>
                        <w:t>ß</w:t>
                      </w:r>
                    </w:p>
                    <w:p w14:paraId="60B15359" w14:textId="77777777" w:rsidR="00EA3CF1" w:rsidRPr="00C66949" w:rsidRDefault="00EA3CF1" w:rsidP="00961AD0">
                      <w:pPr>
                        <w:rPr>
                          <w:sz w:val="22"/>
                          <w:szCs w:val="22"/>
                        </w:rPr>
                      </w:pPr>
                    </w:p>
                    <w:p w14:paraId="0DD75C58" w14:textId="77777777" w:rsidR="00EA3CF1" w:rsidRPr="00C66949" w:rsidRDefault="00EA3CF1" w:rsidP="00961AD0">
                      <w:pPr>
                        <w:rPr>
                          <w:sz w:val="22"/>
                          <w:szCs w:val="22"/>
                        </w:rPr>
                      </w:pPr>
                    </w:p>
                  </w:txbxContent>
                </v:textbox>
              </v:shape>
            </w:pict>
          </mc:Fallback>
        </mc:AlternateContent>
      </w:r>
      <w:r>
        <w:rPr>
          <w:noProof/>
          <w:sz w:val="18"/>
          <w:szCs w:val="18"/>
        </w:rPr>
        <mc:AlternateContent>
          <mc:Choice Requires="wps">
            <w:drawing>
              <wp:anchor distT="0" distB="0" distL="114300" distR="114300" simplePos="0" relativeHeight="251660288" behindDoc="0" locked="0" layoutInCell="1" allowOverlap="1" wp14:anchorId="51B956D2" wp14:editId="01A66BD7">
                <wp:simplePos x="0" y="0"/>
                <wp:positionH relativeFrom="column">
                  <wp:posOffset>1380490</wp:posOffset>
                </wp:positionH>
                <wp:positionV relativeFrom="paragraph">
                  <wp:posOffset>1662430</wp:posOffset>
                </wp:positionV>
                <wp:extent cx="3239770" cy="9525"/>
                <wp:effectExtent l="0" t="0" r="0" b="0"/>
                <wp:wrapNone/>
                <wp:docPr id="38" name="AutoShap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a:off x="0" y="0"/>
                          <a:ext cx="3239770" cy="9525"/>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50B0850" id="_x0000_t32" coordsize="21600,21600" o:spt="32" o:oned="t" path="m,l21600,21600e" filled="f">
                <v:path arrowok="t" fillok="f" o:connecttype="none"/>
                <o:lock v:ext="edit" shapetype="t"/>
              </v:shapetype>
              <v:shape id="AutoShape 31" o:spid="_x0000_s1026" type="#_x0000_t32" style="position:absolute;margin-left:108.7pt;margin-top:130.9pt;width:255.1pt;height:.75pt;rotation:-9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">
                <v:stroke dashstyle="dash"/>
              </v:shape>
            </w:pict>
          </mc:Fallback>
        </mc:AlternateContent>
      </w:r>
      <w:r>
        <w:rPr>
          <w:noProof/>
        </w:rPr>
        <mc:AlternateContent>
          <mc:Choice Requires="wps">
            <w:drawing>
              <wp:anchor distT="0" distB="0" distL="114300" distR="114300" simplePos="0" relativeHeight="251656192" behindDoc="0" locked="0" layoutInCell="1" allowOverlap="1" wp14:anchorId="4E44A662" wp14:editId="4AB7513A">
                <wp:simplePos x="0" y="0"/>
                <wp:positionH relativeFrom="column">
                  <wp:posOffset>1436370</wp:posOffset>
                </wp:positionH>
                <wp:positionV relativeFrom="paragraph">
                  <wp:posOffset>36830</wp:posOffset>
                </wp:positionV>
                <wp:extent cx="3239770" cy="3239770"/>
                <wp:effectExtent l="0" t="0" r="0" b="0"/>
                <wp:wrapNone/>
                <wp:docPr id="37" name="Rechteck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39770" cy="3239770"/>
                        </a:xfrm>
                        <a:prstGeom prst="rect">
                          <a:avLst/>
                        </a:prstGeom>
                        <a:solidFill>
                          <a:srgbClr val="D8D8D8"/>
                        </a:solidFill>
                        <a:ln w="25400" algn="ctr">
                          <a:solidFill>
                            <a:srgbClr val="000000"/>
                          </a:solidFill>
                          <a:miter lim="800000"/>
                          <a:headEnd/>
                          <a:tailEnd/>
                        </a:ln>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50C96A13" id="Rechteck 2" o:spid="_x0000_s1026" style="position:absolute;margin-left:113.1pt;margin-top:2.9pt;width:255.1pt;height:255.1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" fillcolor="#d8d8d8" strokeweight="2pt"/>
            </w:pict>
          </mc:Fallback>
        </mc:AlternateContent>
      </w:r>
    </w:p>
    <w:p w14:paraId="572A9E1C" w14:textId="77777777" w:rsidR="00961AD0" w:rsidRDefault="00961AD0" w:rsidP="00961AD0">
      <w:pPr>
        <w:pStyle w:val="Absatztextnormal"/>
        <w:ind w:left="0"/>
        <w:jc w:val="both"/>
        <w:rPr>
          <w:sz w:val="18"/>
          <w:szCs w:val="18"/>
        </w:rPr>
      </w:pPr>
    </w:p>
    <w:p w14:paraId="1900857F" w14:textId="77777777" w:rsidR="00961AD0" w:rsidRDefault="00961AD0" w:rsidP="00961AD0">
      <w:pPr>
        <w:pStyle w:val="Absatztextnormal"/>
        <w:ind w:left="0"/>
        <w:jc w:val="both"/>
        <w:rPr>
          <w:sz w:val="18"/>
          <w:szCs w:val="18"/>
        </w:rPr>
      </w:pPr>
    </w:p>
    <w:p w14:paraId="440E0D23" w14:textId="77777777" w:rsidR="00961AD0" w:rsidRDefault="00961AD0" w:rsidP="00961AD0">
      <w:pPr>
        <w:pStyle w:val="Absatztextnormal"/>
        <w:ind w:left="0"/>
        <w:jc w:val="both"/>
        <w:rPr>
          <w:sz w:val="18"/>
          <w:szCs w:val="18"/>
        </w:rPr>
      </w:pPr>
    </w:p>
    <w:p w14:paraId="6A1AD3CD" w14:textId="03FB52DB" w:rsidR="00961AD0" w:rsidRDefault="001F549F" w:rsidP="00961AD0">
      <w:pPr>
        <w:pStyle w:val="Absatztextnormal"/>
        <w:ind w:left="0"/>
        <w:jc w:val="both"/>
        <w:rPr>
          <w:b/>
          <w:sz w:val="24"/>
          <w:szCs w:val="24"/>
        </w:rPr>
      </w:pPr>
      <w:r>
        <w:rPr>
          <w:noProof/>
          <w:sz w:val="18"/>
          <w:szCs w:val="18"/>
        </w:rPr>
        <mc:AlternateContent>
          <mc:Choice Requires="wps">
            <w:drawing>
              <wp:anchor distT="0" distB="0" distL="114300" distR="114300" simplePos="0" relativeHeight="251665408" behindDoc="0" locked="0" layoutInCell="1" allowOverlap="1" wp14:anchorId="3AAFCD40" wp14:editId="1818A193">
                <wp:simplePos x="0" y="0"/>
                <wp:positionH relativeFrom="column">
                  <wp:posOffset>2026920</wp:posOffset>
                </wp:positionH>
                <wp:positionV relativeFrom="paragraph">
                  <wp:posOffset>59690</wp:posOffset>
                </wp:positionV>
                <wp:extent cx="349250" cy="349250"/>
                <wp:effectExtent l="0" t="0" r="0" b="0"/>
                <wp:wrapNone/>
                <wp:docPr id="36" name="AutoShap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9250" cy="349250"/>
                        </a:xfrm>
                        <a:prstGeom prst="flowChartConnector">
                          <a:avLst/>
                        </a:prstGeom>
                        <a:solidFill>
                          <a:srgbClr val="FFFFFF"/>
                        </a:solidFill>
                        <a:ln w="9525">
                          <a:solidFill>
                            <a:srgbClr val="000000"/>
                          </a:solidFill>
                          <a:round/>
                          <a:headEnd/>
                          <a:tailEnd/>
                        </a:ln>
                      </wps:spPr>
                      <wps:txbx>
                        <w:txbxContent>
                          <w:p w14:paraId="4E1204E0" w14:textId="77777777" w:rsidR="00EA3CF1" w:rsidRPr="004D0D6D" w:rsidRDefault="00EA3CF1" w:rsidP="00654B0E">
                            <w:pPr>
                              <w:jc w:val="center"/>
                              <w:rPr>
                                <w:b/>
                              </w:rPr>
                            </w:pPr>
                            <w:r>
                              <w:rPr>
                                <w:b/>
                              </w:rPr>
                              <w:t>S7</w:t>
                            </w:r>
                          </w:p>
                        </w:txbxContent>
                      </wps:txbx>
                      <wps:bodyPr rot="0" vert="horz" wrap="square" lIns="36000" tIns="45720" rIns="3600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AAFCD40" id="_x0000_t120" coordsize="21600,21600" o:spt="120" path="m10800,qx,10800,10800,21600,21600,10800,10800,xe">
                <v:path gradientshapeok="t" o:connecttype="custom" o:connectlocs="10800,0;3163,3163;0,10800;3163,18437;10800,21600;18437,18437;21600,10800;18437,3163" textboxrect="3163,3163,18437,18437"/>
              </v:shapetype>
              <v:shape id="AutoShape 39" o:spid="_x0000_s1028" type="#_x0000_t120" style="position:absolute;left:0;text-align:left;margin-left:159.6pt;margin-top:4.7pt;width:27.5pt;height:2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">
                <v:textbox inset="1mm,,1mm">
                  <w:txbxContent>
                    <w:p w14:paraId="4E1204E0" w14:textId="77777777" w:rsidR="00EA3CF1" w:rsidRPr="004D0D6D" w:rsidRDefault="00EA3CF1" w:rsidP="00654B0E">
                      <w:pPr>
                        <w:jc w:val="center"/>
                        <w:rPr>
                          <w:b/>
                        </w:rPr>
                      </w:pPr>
                      <w:r>
                        <w:rPr>
                          <w:b/>
                        </w:rPr>
                        <w:t>S7</w:t>
                      </w:r>
                    </w:p>
                  </w:txbxContent>
                </v:textbox>
              </v:shape>
            </w:pict>
          </mc:Fallback>
        </mc:AlternateContent>
      </w:r>
      <w:r>
        <w:rPr>
          <w:noProof/>
          <w:sz w:val="18"/>
          <w:szCs w:val="18"/>
        </w:rPr>
        <mc:AlternateContent>
          <mc:Choice Requires="wps">
            <w:drawing>
              <wp:anchor distT="0" distB="0" distL="114300" distR="114300" simplePos="0" relativeHeight="251662336" behindDoc="0" locked="0" layoutInCell="1" allowOverlap="1" wp14:anchorId="0561ED51" wp14:editId="4B06D3F0">
                <wp:simplePos x="0" y="0"/>
                <wp:positionH relativeFrom="column">
                  <wp:posOffset>3764280</wp:posOffset>
                </wp:positionH>
                <wp:positionV relativeFrom="paragraph">
                  <wp:posOffset>60325</wp:posOffset>
                </wp:positionV>
                <wp:extent cx="349250" cy="349250"/>
                <wp:effectExtent l="0" t="0" r="0" b="0"/>
                <wp:wrapNone/>
                <wp:docPr id="35" name="AutoShap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9250" cy="349250"/>
                        </a:xfrm>
                        <a:prstGeom prst="flowChartConnector">
                          <a:avLst/>
                        </a:prstGeom>
                        <a:solidFill>
                          <a:srgbClr val="FFFFFF"/>
                        </a:solidFill>
                        <a:ln w="9525">
                          <a:solidFill>
                            <a:srgbClr val="000000"/>
                          </a:solidFill>
                          <a:round/>
                          <a:headEnd/>
                          <a:tailEnd/>
                        </a:ln>
                      </wps:spPr>
                      <wps:txbx>
                        <w:txbxContent>
                          <w:p w14:paraId="760F3A14" w14:textId="77777777" w:rsidR="00EA3CF1" w:rsidRPr="004D0D6D" w:rsidRDefault="00EA3CF1" w:rsidP="00C66949">
                            <w:pPr>
                              <w:jc w:val="center"/>
                              <w:rPr>
                                <w:b/>
                              </w:rPr>
                            </w:pPr>
                            <w:r>
                              <w:rPr>
                                <w:b/>
                              </w:rPr>
                              <w:t>S6</w:t>
                            </w:r>
                          </w:p>
                        </w:txbxContent>
                      </wps:txbx>
                      <wps:bodyPr rot="0" vert="horz" wrap="square" lIns="36000" tIns="45720" rIns="3600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61ED51" id="AutoShape 33" o:spid="_x0000_s1029" type="#_x0000_t120" style="position:absolute;left:0;text-align:left;margin-left:296.4pt;margin-top:4.75pt;width:27.5pt;height:2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">
                <v:textbox inset="1mm,,1mm">
                  <w:txbxContent>
                    <w:p w14:paraId="760F3A14" w14:textId="77777777" w:rsidR="00EA3CF1" w:rsidRPr="004D0D6D" w:rsidRDefault="00EA3CF1" w:rsidP="00C66949">
                      <w:pPr>
                        <w:jc w:val="center"/>
                        <w:rPr>
                          <w:b/>
                        </w:rPr>
                      </w:pPr>
                      <w:r>
                        <w:rPr>
                          <w:b/>
                        </w:rPr>
                        <w:t>S6</w:t>
                      </w:r>
                    </w:p>
                  </w:txbxContent>
                </v:textbox>
              </v:shape>
            </w:pict>
          </mc:Fallback>
        </mc:AlternateContent>
      </w:r>
      <w:r w:rsidR="00961AD0" w:rsidRPr="001414D2">
        <w:rPr>
          <w:b/>
          <w:sz w:val="24"/>
          <w:szCs w:val="24"/>
        </w:rPr>
        <w:t>Konflikt</w:t>
      </w:r>
      <w:r w:rsidR="00961AD0">
        <w:rPr>
          <w:b/>
          <w:sz w:val="24"/>
          <w:szCs w:val="24"/>
        </w:rPr>
        <w:t>-</w:t>
      </w:r>
    </w:p>
    <w:p w14:paraId="223C4261" w14:textId="77777777" w:rsidR="00961AD0" w:rsidRPr="001414D2" w:rsidRDefault="00961AD0" w:rsidP="00961AD0">
      <w:pPr>
        <w:pStyle w:val="Absatztextnormal"/>
        <w:ind w:left="0"/>
        <w:jc w:val="both"/>
        <w:rPr>
          <w:b/>
          <w:sz w:val="24"/>
          <w:szCs w:val="24"/>
        </w:rPr>
      </w:pPr>
      <w:r w:rsidRPr="001414D2">
        <w:rPr>
          <w:b/>
          <w:sz w:val="24"/>
          <w:szCs w:val="24"/>
        </w:rPr>
        <w:t>potenzial</w:t>
      </w:r>
    </w:p>
    <w:p w14:paraId="7CCB5415" w14:textId="77777777" w:rsidR="00961AD0" w:rsidRDefault="00961AD0" w:rsidP="00961AD0">
      <w:pPr>
        <w:pStyle w:val="Absatztextnormal"/>
        <w:ind w:left="0"/>
        <w:jc w:val="both"/>
        <w:rPr>
          <w:sz w:val="18"/>
          <w:szCs w:val="18"/>
        </w:rPr>
      </w:pPr>
    </w:p>
    <w:p w14:paraId="1F65A975" w14:textId="77777777" w:rsidR="00961AD0" w:rsidRDefault="00961AD0" w:rsidP="00961AD0">
      <w:pPr>
        <w:pStyle w:val="Absatztextnormal"/>
        <w:ind w:left="0"/>
        <w:jc w:val="both"/>
        <w:rPr>
          <w:sz w:val="18"/>
          <w:szCs w:val="18"/>
        </w:rPr>
      </w:pPr>
    </w:p>
    <w:p w14:paraId="1A22C2DA" w14:textId="77777777" w:rsidR="00961AD0" w:rsidRPr="00370D32" w:rsidRDefault="00961AD0" w:rsidP="00961AD0">
      <w:pPr>
        <w:pStyle w:val="Absatztextnormal"/>
        <w:ind w:left="0"/>
        <w:jc w:val="both"/>
      </w:pPr>
    </w:p>
    <w:p w14:paraId="4299D466" w14:textId="77777777" w:rsidR="00961AD0" w:rsidRPr="00370D32" w:rsidRDefault="00961AD0" w:rsidP="00961AD0">
      <w:pPr>
        <w:pStyle w:val="Absatztextnormal"/>
        <w:ind w:left="0"/>
        <w:jc w:val="both"/>
      </w:pPr>
    </w:p>
    <w:p w14:paraId="22763788" w14:textId="77777777" w:rsidR="00961AD0" w:rsidRPr="00370D32" w:rsidRDefault="00961AD0" w:rsidP="00961AD0">
      <w:pPr>
        <w:pStyle w:val="Absatztextnormal"/>
        <w:tabs>
          <w:tab w:val="left" w:pos="7845"/>
        </w:tabs>
        <w:ind w:left="0"/>
        <w:jc w:val="both"/>
      </w:pPr>
      <w:r w:rsidRPr="00370D32">
        <w:tab/>
      </w:r>
    </w:p>
    <w:p w14:paraId="2C3D1428" w14:textId="5C4A9EA7" w:rsidR="00961AD0" w:rsidRDefault="001F549F" w:rsidP="00961AD0">
      <w:pPr>
        <w:pStyle w:val="Absatztextnormal"/>
        <w:ind w:left="0"/>
        <w:jc w:val="both"/>
        <w:rPr>
          <w:sz w:val="18"/>
          <w:szCs w:val="18"/>
        </w:rPr>
      </w:pPr>
      <w:r>
        <w:rPr>
          <w:noProof/>
          <w:sz w:val="18"/>
          <w:szCs w:val="18"/>
        </w:rPr>
        <mc:AlternateContent>
          <mc:Choice Requires="wps">
            <w:drawing>
              <wp:anchor distT="0" distB="0" distL="114300" distR="114300" simplePos="0" relativeHeight="251659264" behindDoc="0" locked="0" layoutInCell="1" allowOverlap="1" wp14:anchorId="18D9E078" wp14:editId="20A10507">
                <wp:simplePos x="0" y="0"/>
                <wp:positionH relativeFrom="column">
                  <wp:posOffset>1436370</wp:posOffset>
                </wp:positionH>
                <wp:positionV relativeFrom="paragraph">
                  <wp:posOffset>9525</wp:posOffset>
                </wp:positionV>
                <wp:extent cx="3239770" cy="9525"/>
                <wp:effectExtent l="0" t="0" r="0" b="0"/>
                <wp:wrapNone/>
                <wp:docPr id="34" name="AutoShap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39770" cy="9525"/>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F41D7B8" id="AutoShape 25" o:spid="_x0000_s1026" type="#_x0000_t32" style="position:absolute;margin-left:113.1pt;margin-top:.75pt;width:255.1pt;height:.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">
                <v:stroke dashstyle="dash"/>
              </v:shape>
            </w:pict>
          </mc:Fallback>
        </mc:AlternateContent>
      </w:r>
    </w:p>
    <w:p w14:paraId="3E3AFB67" w14:textId="77777777" w:rsidR="00961AD0" w:rsidRDefault="00961AD0" w:rsidP="00961AD0">
      <w:pPr>
        <w:pStyle w:val="Absatztextnormal"/>
        <w:ind w:left="0"/>
        <w:jc w:val="both"/>
        <w:rPr>
          <w:sz w:val="18"/>
          <w:szCs w:val="18"/>
        </w:rPr>
      </w:pPr>
    </w:p>
    <w:p w14:paraId="77CB7315" w14:textId="77777777" w:rsidR="00961AD0" w:rsidRDefault="00961AD0" w:rsidP="00961AD0">
      <w:pPr>
        <w:pStyle w:val="Absatztextnormal"/>
        <w:ind w:left="0"/>
        <w:jc w:val="both"/>
        <w:rPr>
          <w:sz w:val="18"/>
          <w:szCs w:val="18"/>
        </w:rPr>
      </w:pPr>
    </w:p>
    <w:p w14:paraId="530AF692" w14:textId="77777777" w:rsidR="00961AD0" w:rsidRDefault="00961AD0" w:rsidP="00961AD0">
      <w:pPr>
        <w:pStyle w:val="Absatztextnormal"/>
        <w:ind w:left="0"/>
        <w:jc w:val="both"/>
        <w:rPr>
          <w:sz w:val="18"/>
          <w:szCs w:val="18"/>
        </w:rPr>
      </w:pPr>
    </w:p>
    <w:p w14:paraId="66A22850" w14:textId="77777777" w:rsidR="00961AD0" w:rsidRDefault="00961AD0" w:rsidP="00961AD0">
      <w:pPr>
        <w:pStyle w:val="Absatztextnormal"/>
        <w:ind w:left="0"/>
        <w:jc w:val="both"/>
        <w:rPr>
          <w:sz w:val="18"/>
          <w:szCs w:val="18"/>
        </w:rPr>
      </w:pPr>
    </w:p>
    <w:p w14:paraId="75F166C4" w14:textId="77777777" w:rsidR="00961AD0" w:rsidRDefault="00961AD0" w:rsidP="00961AD0">
      <w:pPr>
        <w:pStyle w:val="Absatztextnormal"/>
        <w:ind w:left="0"/>
        <w:jc w:val="both"/>
        <w:rPr>
          <w:sz w:val="18"/>
          <w:szCs w:val="18"/>
        </w:rPr>
      </w:pPr>
    </w:p>
    <w:p w14:paraId="49006803" w14:textId="77777777" w:rsidR="00961AD0" w:rsidRDefault="00961AD0" w:rsidP="00961AD0">
      <w:pPr>
        <w:pStyle w:val="Absatztextnormal"/>
        <w:ind w:left="0"/>
        <w:jc w:val="both"/>
        <w:rPr>
          <w:sz w:val="18"/>
          <w:szCs w:val="18"/>
        </w:rPr>
      </w:pPr>
    </w:p>
    <w:p w14:paraId="2FA309D7" w14:textId="77777777" w:rsidR="00961AD0" w:rsidRDefault="00961AD0" w:rsidP="00961AD0">
      <w:pPr>
        <w:pStyle w:val="Absatztextnormal"/>
        <w:ind w:left="0"/>
        <w:jc w:val="both"/>
        <w:rPr>
          <w:sz w:val="18"/>
          <w:szCs w:val="18"/>
        </w:rPr>
      </w:pPr>
    </w:p>
    <w:p w14:paraId="1CBD5347" w14:textId="25CAEEA9" w:rsidR="00961AD0" w:rsidRDefault="001F549F" w:rsidP="00961AD0">
      <w:pPr>
        <w:pStyle w:val="Absatztextnormal"/>
        <w:ind w:left="0"/>
        <w:jc w:val="both"/>
        <w:rPr>
          <w:sz w:val="18"/>
          <w:szCs w:val="18"/>
        </w:rPr>
      </w:pPr>
      <w:r>
        <w:rPr>
          <w:noProof/>
          <w:sz w:val="18"/>
          <w:szCs w:val="18"/>
        </w:rPr>
        <mc:AlternateContent>
          <mc:Choice Requires="wps">
            <w:drawing>
              <wp:anchor distT="0" distB="0" distL="114300" distR="114300" simplePos="0" relativeHeight="251664384" behindDoc="0" locked="0" layoutInCell="1" allowOverlap="1" wp14:anchorId="79851D3A" wp14:editId="5612AEDB">
                <wp:simplePos x="0" y="0"/>
                <wp:positionH relativeFrom="column">
                  <wp:posOffset>1838960</wp:posOffset>
                </wp:positionH>
                <wp:positionV relativeFrom="paragraph">
                  <wp:posOffset>26670</wp:posOffset>
                </wp:positionV>
                <wp:extent cx="349250" cy="349250"/>
                <wp:effectExtent l="0" t="0" r="0" b="0"/>
                <wp:wrapNone/>
                <wp:docPr id="33" name="AutoShap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9250" cy="349250"/>
                        </a:xfrm>
                        <a:prstGeom prst="flowChartConnector">
                          <a:avLst/>
                        </a:prstGeom>
                        <a:solidFill>
                          <a:srgbClr val="FFFFFF"/>
                        </a:solidFill>
                        <a:ln w="9525">
                          <a:solidFill>
                            <a:srgbClr val="000000"/>
                          </a:solidFill>
                          <a:round/>
                          <a:headEnd/>
                          <a:tailEnd/>
                        </a:ln>
                      </wps:spPr>
                      <wps:txbx>
                        <w:txbxContent>
                          <w:p w14:paraId="03221647" w14:textId="77777777" w:rsidR="00EA3CF1" w:rsidRPr="004D0D6D" w:rsidRDefault="00EA3CF1" w:rsidP="00654B0E">
                            <w:pPr>
                              <w:jc w:val="center"/>
                              <w:rPr>
                                <w:b/>
                              </w:rPr>
                            </w:pPr>
                            <w:r>
                              <w:rPr>
                                <w:b/>
                              </w:rPr>
                              <w:t>S1</w:t>
                            </w:r>
                          </w:p>
                        </w:txbxContent>
                      </wps:txbx>
                      <wps:bodyPr rot="0" vert="horz" wrap="square" lIns="36000" tIns="45720" rIns="3600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851D3A" id="AutoShape 37" o:spid="_x0000_s1030" type="#_x0000_t120" style="position:absolute;left:0;text-align:left;margin-left:144.8pt;margin-top:2.1pt;width:27.5pt;height:2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">
                <v:textbox inset="1mm,,1mm">
                  <w:txbxContent>
                    <w:p w14:paraId="03221647" w14:textId="77777777" w:rsidR="00EA3CF1" w:rsidRPr="004D0D6D" w:rsidRDefault="00EA3CF1" w:rsidP="00654B0E">
                      <w:pPr>
                        <w:jc w:val="center"/>
                        <w:rPr>
                          <w:b/>
                        </w:rPr>
                      </w:pPr>
                      <w:r>
                        <w:rPr>
                          <w:b/>
                        </w:rPr>
                        <w:t>S1</w:t>
                      </w:r>
                    </w:p>
                  </w:txbxContent>
                </v:textbox>
              </v:shape>
            </w:pict>
          </mc:Fallback>
        </mc:AlternateContent>
      </w:r>
      <w:r>
        <w:rPr>
          <w:noProof/>
          <w:sz w:val="18"/>
          <w:szCs w:val="18"/>
        </w:rPr>
        <mc:AlternateContent>
          <mc:Choice Requires="wps">
            <w:drawing>
              <wp:anchor distT="0" distB="0" distL="114300" distR="114300" simplePos="0" relativeHeight="251657216" behindDoc="0" locked="0" layoutInCell="1" allowOverlap="1" wp14:anchorId="02BF3EC6" wp14:editId="7ACDA420">
                <wp:simplePos x="0" y="0"/>
                <wp:positionH relativeFrom="column">
                  <wp:posOffset>4126230</wp:posOffset>
                </wp:positionH>
                <wp:positionV relativeFrom="paragraph">
                  <wp:posOffset>53340</wp:posOffset>
                </wp:positionV>
                <wp:extent cx="349250" cy="349250"/>
                <wp:effectExtent l="0" t="0" r="0" b="0"/>
                <wp:wrapNone/>
                <wp:docPr id="32"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9250" cy="349250"/>
                        </a:xfrm>
                        <a:prstGeom prst="flowChartConnector">
                          <a:avLst/>
                        </a:prstGeom>
                        <a:solidFill>
                          <a:srgbClr val="FFFFFF"/>
                        </a:solidFill>
                        <a:ln w="9525">
                          <a:solidFill>
                            <a:srgbClr val="000000"/>
                          </a:solidFill>
                          <a:round/>
                          <a:headEnd/>
                          <a:tailEnd/>
                        </a:ln>
                      </wps:spPr>
                      <wps:txbx>
                        <w:txbxContent>
                          <w:p w14:paraId="75A21109" w14:textId="77777777" w:rsidR="00EA3CF1" w:rsidRPr="004D0D6D" w:rsidRDefault="00EA3CF1" w:rsidP="00961AD0">
                            <w:pPr>
                              <w:jc w:val="center"/>
                              <w:rPr>
                                <w:b/>
                              </w:rPr>
                            </w:pPr>
                            <w:r>
                              <w:rPr>
                                <w:b/>
                              </w:rPr>
                              <w:t>S2</w:t>
                            </w:r>
                          </w:p>
                        </w:txbxContent>
                      </wps:txbx>
                      <wps:bodyPr rot="0" vert="horz" wrap="square" lIns="36000" tIns="45720" rIns="3600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BF3EC6" id="AutoShape 24" o:spid="_x0000_s1031" type="#_x0000_t120" style="position:absolute;left:0;text-align:left;margin-left:324.9pt;margin-top:4.2pt;width:27.5pt;height:2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">
                <v:textbox inset="1mm,,1mm">
                  <w:txbxContent>
                    <w:p w14:paraId="75A21109" w14:textId="77777777" w:rsidR="00EA3CF1" w:rsidRPr="004D0D6D" w:rsidRDefault="00EA3CF1" w:rsidP="00961AD0">
                      <w:pPr>
                        <w:jc w:val="center"/>
                        <w:rPr>
                          <w:b/>
                        </w:rPr>
                      </w:pPr>
                      <w:r>
                        <w:rPr>
                          <w:b/>
                        </w:rPr>
                        <w:t>S2</w:t>
                      </w:r>
                    </w:p>
                  </w:txbxContent>
                </v:textbox>
              </v:shape>
            </w:pict>
          </mc:Fallback>
        </mc:AlternateContent>
      </w:r>
      <w:r>
        <w:rPr>
          <w:noProof/>
          <w:sz w:val="18"/>
          <w:szCs w:val="18"/>
        </w:rPr>
        <mc:AlternateContent>
          <mc:Choice Requires="wps">
            <w:drawing>
              <wp:anchor distT="0" distB="0" distL="114300" distR="114300" simplePos="0" relativeHeight="251663360" behindDoc="0" locked="0" layoutInCell="1" allowOverlap="1" wp14:anchorId="7DD7D96A" wp14:editId="57A1DFEC">
                <wp:simplePos x="0" y="0"/>
                <wp:positionH relativeFrom="column">
                  <wp:posOffset>3584575</wp:posOffset>
                </wp:positionH>
                <wp:positionV relativeFrom="paragraph">
                  <wp:posOffset>61595</wp:posOffset>
                </wp:positionV>
                <wp:extent cx="349250" cy="349250"/>
                <wp:effectExtent l="0" t="0" r="0" b="0"/>
                <wp:wrapNone/>
                <wp:docPr id="31" name="AutoShap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9250" cy="349250"/>
                        </a:xfrm>
                        <a:prstGeom prst="flowChartConnector">
                          <a:avLst/>
                        </a:prstGeom>
                        <a:solidFill>
                          <a:srgbClr val="FFFFFF"/>
                        </a:solidFill>
                        <a:ln w="9525">
                          <a:solidFill>
                            <a:srgbClr val="000000"/>
                          </a:solidFill>
                          <a:round/>
                          <a:headEnd/>
                          <a:tailEnd/>
                        </a:ln>
                      </wps:spPr>
                      <wps:txbx>
                        <w:txbxContent>
                          <w:p w14:paraId="42BF1D0C" w14:textId="77777777" w:rsidR="00EA3CF1" w:rsidRPr="004D0D6D" w:rsidRDefault="00EA3CF1" w:rsidP="00654B0E">
                            <w:pPr>
                              <w:jc w:val="center"/>
                              <w:rPr>
                                <w:b/>
                              </w:rPr>
                            </w:pPr>
                            <w:r>
                              <w:rPr>
                                <w:b/>
                              </w:rPr>
                              <w:t>S5</w:t>
                            </w:r>
                          </w:p>
                        </w:txbxContent>
                      </wps:txbx>
                      <wps:bodyPr rot="0" vert="horz" wrap="square" lIns="36000" tIns="45720" rIns="3600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D7D96A" id="AutoShape 35" o:spid="_x0000_s1032" type="#_x0000_t120" style="position:absolute;left:0;text-align:left;margin-left:282.25pt;margin-top:4.85pt;width:27.5pt;height:2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">
                <v:textbox inset="1mm,,1mm">
                  <w:txbxContent>
                    <w:p w14:paraId="42BF1D0C" w14:textId="77777777" w:rsidR="00EA3CF1" w:rsidRPr="004D0D6D" w:rsidRDefault="00EA3CF1" w:rsidP="00654B0E">
                      <w:pPr>
                        <w:jc w:val="center"/>
                        <w:rPr>
                          <w:b/>
                        </w:rPr>
                      </w:pPr>
                      <w:r>
                        <w:rPr>
                          <w:b/>
                        </w:rPr>
                        <w:t>S5</w:t>
                      </w:r>
                    </w:p>
                  </w:txbxContent>
                </v:textbox>
              </v:shape>
            </w:pict>
          </mc:Fallback>
        </mc:AlternateContent>
      </w:r>
    </w:p>
    <w:p w14:paraId="263079ED" w14:textId="77777777" w:rsidR="00961AD0" w:rsidRDefault="00961AD0" w:rsidP="00961AD0">
      <w:pPr>
        <w:pStyle w:val="Absatztextnormal"/>
        <w:ind w:left="0"/>
        <w:jc w:val="both"/>
        <w:rPr>
          <w:sz w:val="18"/>
          <w:szCs w:val="18"/>
        </w:rPr>
      </w:pPr>
    </w:p>
    <w:p w14:paraId="2CC2363E" w14:textId="77777777" w:rsidR="00961AD0" w:rsidRDefault="00961AD0" w:rsidP="00961AD0">
      <w:pPr>
        <w:pStyle w:val="Absatztextnormal"/>
        <w:ind w:left="0"/>
        <w:jc w:val="both"/>
        <w:rPr>
          <w:sz w:val="18"/>
          <w:szCs w:val="18"/>
        </w:rPr>
      </w:pPr>
    </w:p>
    <w:p w14:paraId="31A7A464" w14:textId="6FDF88EB" w:rsidR="00961AD0" w:rsidRDefault="001F549F" w:rsidP="00961AD0">
      <w:pPr>
        <w:pStyle w:val="Absatztextnormal"/>
        <w:ind w:left="0"/>
        <w:jc w:val="both"/>
        <w:rPr>
          <w:sz w:val="18"/>
          <w:szCs w:val="18"/>
        </w:rPr>
      </w:pPr>
      <w:r>
        <w:rPr>
          <w:noProof/>
          <w:sz w:val="18"/>
          <w:szCs w:val="18"/>
        </w:rPr>
        <mc:AlternateContent>
          <mc:Choice Requires="wps">
            <w:drawing>
              <wp:anchor distT="0" distB="0" distL="114300" distR="114300" simplePos="0" relativeHeight="251658240" behindDoc="0" locked="0" layoutInCell="1" allowOverlap="1" wp14:anchorId="5CBCAD25" wp14:editId="5A2C4853">
                <wp:simplePos x="0" y="0"/>
                <wp:positionH relativeFrom="column">
                  <wp:posOffset>836930</wp:posOffset>
                </wp:positionH>
                <wp:positionV relativeFrom="paragraph">
                  <wp:posOffset>13335</wp:posOffset>
                </wp:positionV>
                <wp:extent cx="703580" cy="285750"/>
                <wp:effectExtent l="0" t="0" r="0" b="0"/>
                <wp:wrapNone/>
                <wp:docPr id="30"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3580" cy="28575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3F1527" w14:textId="77777777" w:rsidR="00EA3CF1" w:rsidRPr="00E27D75" w:rsidRDefault="00EA3CF1" w:rsidP="00961AD0">
                            <w:pPr>
                              <w:rPr>
                                <w:b/>
                              </w:rPr>
                            </w:pPr>
                            <w:r>
                              <w:rPr>
                                <w:b/>
                              </w:rPr>
                              <w:t>niedrig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BCAD25" id="Text Box 19" o:spid="_x0000_s1033" type="#_x0000_t202" style="position:absolute;left:0;text-align:left;margin-left:65.9pt;margin-top:1.05pt;width:55.4pt;height:2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" stroked="f">
                <v:fill opacity="0"/>
                <v:textbox>
                  <w:txbxContent>
                    <w:p w14:paraId="413F1527" w14:textId="77777777" w:rsidR="00EA3CF1" w:rsidRPr="00E27D75" w:rsidRDefault="00EA3CF1" w:rsidP="00961AD0">
                      <w:pPr>
                        <w:rPr>
                          <w:b/>
                        </w:rPr>
                      </w:pPr>
                      <w:r>
                        <w:rPr>
                          <w:b/>
                        </w:rPr>
                        <w:t>niedrig</w:t>
                      </w:r>
                    </w:p>
                  </w:txbxContent>
                </v:textbox>
              </v:shape>
            </w:pict>
          </mc:Fallback>
        </mc:AlternateContent>
      </w:r>
    </w:p>
    <w:p w14:paraId="075A6F31" w14:textId="77777777" w:rsidR="00961AD0" w:rsidRDefault="00961AD0" w:rsidP="00961AD0">
      <w:pPr>
        <w:pStyle w:val="Absatztextnormal"/>
        <w:ind w:left="0"/>
        <w:jc w:val="both"/>
        <w:rPr>
          <w:sz w:val="18"/>
          <w:szCs w:val="18"/>
        </w:rPr>
      </w:pPr>
    </w:p>
    <w:p w14:paraId="33685CA1" w14:textId="5EE3FB0F" w:rsidR="00961AD0" w:rsidRDefault="001F549F" w:rsidP="00961AD0">
      <w:pPr>
        <w:pStyle w:val="Absatztextnormal"/>
        <w:ind w:left="0"/>
        <w:jc w:val="both"/>
        <w:rPr>
          <w:sz w:val="18"/>
          <w:szCs w:val="18"/>
        </w:rPr>
      </w:pPr>
      <w:r>
        <w:rPr>
          <w:noProof/>
          <w:sz w:val="18"/>
          <w:szCs w:val="18"/>
        </w:rPr>
        <mc:AlternateContent>
          <mc:Choice Requires="wps">
            <w:drawing>
              <wp:anchor distT="0" distB="0" distL="114300" distR="114300" simplePos="0" relativeHeight="251655168" behindDoc="0" locked="0" layoutInCell="1" allowOverlap="1" wp14:anchorId="4D4B5C1A" wp14:editId="0F2378F5">
                <wp:simplePos x="0" y="0"/>
                <wp:positionH relativeFrom="column">
                  <wp:posOffset>1370330</wp:posOffset>
                </wp:positionH>
                <wp:positionV relativeFrom="paragraph">
                  <wp:posOffset>36830</wp:posOffset>
                </wp:positionV>
                <wp:extent cx="656590" cy="285750"/>
                <wp:effectExtent l="0" t="0" r="0" b="0"/>
                <wp:wrapNone/>
                <wp:docPr id="29"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590" cy="285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13D8F07" w14:textId="77777777" w:rsidR="00EA3CF1" w:rsidRPr="00E27D75" w:rsidRDefault="00EA3CF1" w:rsidP="00961AD0">
                            <w:pPr>
                              <w:rPr>
                                <w:b/>
                              </w:rPr>
                            </w:pPr>
                            <w:r>
                              <w:rPr>
                                <w:b/>
                              </w:rPr>
                              <w:t>niedrig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4B5C1A" id="Text Box 18" o:spid="_x0000_s1034" type="#_x0000_t202" style="position:absolute;left:0;text-align:left;margin-left:107.9pt;margin-top:2.9pt;width:51.7pt;height:22.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" stroked="f">
                <v:textbox>
                  <w:txbxContent>
                    <w:p w14:paraId="313D8F07" w14:textId="77777777" w:rsidR="00EA3CF1" w:rsidRPr="00E27D75" w:rsidRDefault="00EA3CF1" w:rsidP="00961AD0">
                      <w:pPr>
                        <w:rPr>
                          <w:b/>
                        </w:rPr>
                      </w:pPr>
                      <w:r>
                        <w:rPr>
                          <w:b/>
                        </w:rPr>
                        <w:t>niedrig</w:t>
                      </w:r>
                    </w:p>
                  </w:txbxContent>
                </v:textbox>
              </v:shape>
            </w:pict>
          </mc:Fallback>
        </mc:AlternateContent>
      </w:r>
      <w:r>
        <w:rPr>
          <w:noProof/>
          <w:sz w:val="18"/>
          <w:szCs w:val="18"/>
        </w:rPr>
        <mc:AlternateContent>
          <mc:Choice Requires="wps">
            <w:drawing>
              <wp:anchor distT="0" distB="0" distL="114300" distR="114300" simplePos="0" relativeHeight="251654144" behindDoc="0" locked="0" layoutInCell="1" allowOverlap="1" wp14:anchorId="5F192E5B" wp14:editId="52FDFD88">
                <wp:simplePos x="0" y="0"/>
                <wp:positionH relativeFrom="column">
                  <wp:posOffset>4354195</wp:posOffset>
                </wp:positionH>
                <wp:positionV relativeFrom="paragraph">
                  <wp:posOffset>63500</wp:posOffset>
                </wp:positionV>
                <wp:extent cx="628650" cy="285750"/>
                <wp:effectExtent l="0" t="0" r="0" b="0"/>
                <wp:wrapNone/>
                <wp:docPr id="28"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0" cy="285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8C79DB8" w14:textId="77777777" w:rsidR="00EA3CF1" w:rsidRPr="00E27D75" w:rsidRDefault="00EA3CF1" w:rsidP="00961AD0">
                            <w:pPr>
                              <w:rPr>
                                <w:b/>
                              </w:rPr>
                            </w:pPr>
                            <w:r>
                              <w:rPr>
                                <w:b/>
                              </w:rPr>
                              <w:t>hoch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192E5B" id="Text Box 17" o:spid="_x0000_s1035" type="#_x0000_t202" style="position:absolute;left:0;text-align:left;margin-left:342.85pt;margin-top:5pt;width:49.5pt;height:22.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" stroked="f">
                <v:textbox>
                  <w:txbxContent>
                    <w:p w14:paraId="48C79DB8" w14:textId="77777777" w:rsidR="00EA3CF1" w:rsidRPr="00E27D75" w:rsidRDefault="00EA3CF1" w:rsidP="00961AD0">
                      <w:pPr>
                        <w:rPr>
                          <w:b/>
                        </w:rPr>
                      </w:pPr>
                      <w:r>
                        <w:rPr>
                          <w:b/>
                        </w:rPr>
                        <w:t>hoch</w:t>
                      </w:r>
                    </w:p>
                  </w:txbxContent>
                </v:textbox>
              </v:shape>
            </w:pict>
          </mc:Fallback>
        </mc:AlternateContent>
      </w:r>
    </w:p>
    <w:p w14:paraId="45B65E4F" w14:textId="77777777" w:rsidR="00126AED" w:rsidRPr="00126AED" w:rsidRDefault="00961AD0" w:rsidP="00126AED">
      <w:pPr>
        <w:pStyle w:val="Absatztextnormal"/>
        <w:ind w:left="0"/>
        <w:jc w:val="both"/>
        <w:rPr>
          <w:b/>
          <w:sz w:val="24"/>
          <w:szCs w:val="24"/>
        </w:rPr>
      </w:pPr>
      <w:r w:rsidRPr="001414D2">
        <w:rPr>
          <w:b/>
          <w:sz w:val="24"/>
          <w:szCs w:val="24"/>
        </w:rPr>
        <w:tab/>
      </w:r>
      <w:r w:rsidRPr="001414D2">
        <w:rPr>
          <w:b/>
          <w:sz w:val="24"/>
          <w:szCs w:val="24"/>
        </w:rPr>
        <w:tab/>
      </w:r>
      <w:r w:rsidRPr="001414D2">
        <w:rPr>
          <w:b/>
          <w:sz w:val="24"/>
          <w:szCs w:val="24"/>
        </w:rPr>
        <w:tab/>
      </w:r>
      <w:r w:rsidRPr="001414D2">
        <w:rPr>
          <w:b/>
          <w:sz w:val="24"/>
          <w:szCs w:val="24"/>
        </w:rPr>
        <w:tab/>
      </w:r>
      <w:r w:rsidRPr="001414D2">
        <w:rPr>
          <w:b/>
          <w:sz w:val="24"/>
          <w:szCs w:val="24"/>
        </w:rPr>
        <w:tab/>
      </w:r>
      <w:r w:rsidRPr="001414D2">
        <w:rPr>
          <w:b/>
          <w:sz w:val="24"/>
          <w:szCs w:val="24"/>
        </w:rPr>
        <w:tab/>
      </w:r>
      <w:r>
        <w:rPr>
          <w:b/>
          <w:sz w:val="24"/>
          <w:szCs w:val="24"/>
        </w:rPr>
        <w:t xml:space="preserve">Einfluss/ </w:t>
      </w:r>
      <w:r w:rsidRPr="001414D2">
        <w:rPr>
          <w:b/>
          <w:sz w:val="24"/>
          <w:szCs w:val="24"/>
        </w:rPr>
        <w:t>Macht</w:t>
      </w:r>
    </w:p>
    <w:p w14:paraId="004CE408" w14:textId="77777777" w:rsidR="009647B1" w:rsidRDefault="009647B1" w:rsidP="008266D2">
      <w:pPr>
        <w:pStyle w:val="Descripcin"/>
      </w:pPr>
      <w:bookmarkStart w:id="38" w:name="_Toc142565813"/>
      <w:r>
        <w:t xml:space="preserve">Abbildung </w:t>
      </w:r>
      <w:r w:rsidR="00000000">
        <w:fldChar w:fldCharType="begin"/>
      </w:r>
      <w:r w:rsidR="00000000">
        <w:instrText xml:space="preserve"> SEQ Abbildung \* ARABIC </w:instrText>
      </w:r>
      <w:r w:rsidR="00000000">
        <w:fldChar w:fldCharType="separate"/>
      </w:r>
      <w:r w:rsidR="001B2A5B">
        <w:rPr>
          <w:noProof/>
        </w:rPr>
        <w:t>1</w:t>
      </w:r>
      <w:r w:rsidR="00000000">
        <w:rPr>
          <w:noProof/>
        </w:rPr>
        <w:fldChar w:fldCharType="end"/>
      </w:r>
      <w:r>
        <w:t xml:space="preserve"> </w:t>
      </w:r>
      <w:commentRangeStart w:id="39"/>
      <w:proofErr w:type="spellStart"/>
      <w:r>
        <w:t>Stakeholderportfolio</w:t>
      </w:r>
      <w:bookmarkEnd w:id="38"/>
      <w:commentRangeEnd w:id="39"/>
      <w:proofErr w:type="spellEnd"/>
      <w:r w:rsidR="003961E3">
        <w:rPr>
          <w:rStyle w:val="Refdecomentario"/>
          <w:b w:val="0"/>
          <w:bCs w:val="0"/>
        </w:rPr>
        <w:commentReference w:id="39"/>
      </w:r>
    </w:p>
    <w:p w14:paraId="20D4A687" w14:textId="77777777" w:rsidR="00126AED" w:rsidRDefault="00126AED" w:rsidP="00126AED"/>
    <w:p w14:paraId="1905558D" w14:textId="77777777" w:rsidR="002246B7" w:rsidRPr="00C1380E" w:rsidRDefault="00126AED" w:rsidP="00126AED">
      <w:pPr>
        <w:rPr>
          <w:sz w:val="22"/>
          <w:szCs w:val="22"/>
        </w:rPr>
      </w:pPr>
      <w:r w:rsidRPr="00C1380E">
        <w:rPr>
          <w:sz w:val="22"/>
          <w:szCs w:val="22"/>
        </w:rPr>
        <w:t xml:space="preserve">Das Konfliktpotenzial und die Einfluss-/Machtposition sind als Beschriftungen der Achsen ausgewählt worden. </w:t>
      </w:r>
      <w:r w:rsidR="002246B7" w:rsidRPr="00C1380E">
        <w:rPr>
          <w:sz w:val="22"/>
          <w:szCs w:val="22"/>
        </w:rPr>
        <w:t>Ein besonderer Blick liegt somit auf dem linken oberen Feld des Konfliktpotenzials, da der Stakeholder in diesem Feld den Erfolg des Projektes behindern kann.</w:t>
      </w:r>
    </w:p>
    <w:p w14:paraId="7CAFAF2D" w14:textId="77777777" w:rsidR="000A5D21" w:rsidRDefault="000A5D21" w:rsidP="00B15CA3">
      <w:pPr>
        <w:rPr>
          <w:sz w:val="22"/>
          <w:szCs w:val="22"/>
        </w:rPr>
      </w:pPr>
    </w:p>
    <w:p w14:paraId="7AE050F3" w14:textId="77777777" w:rsidR="000A5D21" w:rsidRDefault="006B5E22" w:rsidP="000A5D21">
      <w:pPr>
        <w:pStyle w:val="Ttulo2"/>
      </w:pPr>
      <w:r>
        <w:br w:type="page"/>
      </w:r>
      <w:bookmarkStart w:id="40" w:name="_Toc142565858"/>
      <w:proofErr w:type="spellStart"/>
      <w:r w:rsidR="000A5D21">
        <w:lastRenderedPageBreak/>
        <w:t>Stakeholderinteressen</w:t>
      </w:r>
      <w:bookmarkEnd w:id="40"/>
      <w:proofErr w:type="spellEnd"/>
    </w:p>
    <w:p w14:paraId="08191D73" w14:textId="77777777" w:rsidR="00B62089" w:rsidRPr="00157A8F" w:rsidRDefault="00B62089" w:rsidP="00B62089">
      <w:pPr>
        <w:rPr>
          <w:sz w:val="22"/>
          <w:szCs w:val="2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77"/>
        <w:gridCol w:w="820"/>
        <w:gridCol w:w="949"/>
        <w:gridCol w:w="1735"/>
        <w:gridCol w:w="1736"/>
        <w:gridCol w:w="858"/>
        <w:gridCol w:w="2453"/>
      </w:tblGrid>
      <w:tr w:rsidR="00B62089" w:rsidRPr="00157A8F" w14:paraId="6E842D6B" w14:textId="77777777" w:rsidTr="007F28E3">
        <w:trPr>
          <w:cantSplit/>
          <w:tblHeader/>
        </w:trPr>
        <w:tc>
          <w:tcPr>
            <w:tcW w:w="1101" w:type="dxa"/>
            <w:shd w:val="clear" w:color="auto" w:fill="A8D08D"/>
          </w:tcPr>
          <w:p w14:paraId="468B8597" w14:textId="77777777" w:rsidR="00B62089" w:rsidRPr="003A211B" w:rsidRDefault="00B62089" w:rsidP="005C1166">
            <w:pPr>
              <w:pStyle w:val="Absatztextnormal"/>
              <w:spacing w:before="120"/>
              <w:ind w:left="0"/>
              <w:rPr>
                <w:rFonts w:cs="Arial"/>
                <w:b/>
              </w:rPr>
            </w:pPr>
            <w:r w:rsidRPr="003A211B">
              <w:rPr>
                <w:rFonts w:cs="Arial"/>
                <w:b/>
              </w:rPr>
              <w:t>Stakeholder (Name, Funktion)</w:t>
            </w:r>
          </w:p>
        </w:tc>
        <w:tc>
          <w:tcPr>
            <w:tcW w:w="837" w:type="dxa"/>
            <w:shd w:val="clear" w:color="auto" w:fill="A8D08D"/>
          </w:tcPr>
          <w:p w14:paraId="7190D043" w14:textId="77777777" w:rsidR="00B62089" w:rsidRPr="003A211B" w:rsidRDefault="00B62089" w:rsidP="005C1166">
            <w:pPr>
              <w:pStyle w:val="Absatztextnormal"/>
              <w:spacing w:before="120"/>
              <w:ind w:left="0"/>
              <w:rPr>
                <w:rFonts w:cs="Arial"/>
                <w:b/>
              </w:rPr>
            </w:pPr>
            <w:commentRangeStart w:id="41"/>
            <w:r w:rsidRPr="003A211B">
              <w:rPr>
                <w:rFonts w:cs="Arial"/>
                <w:b/>
              </w:rPr>
              <w:t>Konfliktpotenzial</w:t>
            </w:r>
          </w:p>
        </w:tc>
        <w:tc>
          <w:tcPr>
            <w:tcW w:w="969" w:type="dxa"/>
            <w:shd w:val="clear" w:color="auto" w:fill="A8D08D"/>
          </w:tcPr>
          <w:p w14:paraId="5B929572" w14:textId="77777777" w:rsidR="00B62089" w:rsidRPr="003A211B" w:rsidRDefault="00B62089" w:rsidP="005C1166">
            <w:pPr>
              <w:pStyle w:val="Absatztextnormal"/>
              <w:spacing w:before="120"/>
              <w:ind w:left="0"/>
              <w:rPr>
                <w:rFonts w:cs="Arial"/>
                <w:b/>
              </w:rPr>
            </w:pPr>
            <w:r w:rsidRPr="003A211B">
              <w:rPr>
                <w:rFonts w:cs="Arial"/>
                <w:b/>
              </w:rPr>
              <w:t>Einfluss/</w:t>
            </w:r>
            <w:r w:rsidRPr="003A211B">
              <w:rPr>
                <w:rFonts w:cs="Arial"/>
                <w:b/>
              </w:rPr>
              <w:br/>
              <w:t>Macht</w:t>
            </w:r>
            <w:commentRangeEnd w:id="41"/>
            <w:r w:rsidR="003961E3" w:rsidRPr="003A211B">
              <w:rPr>
                <w:rStyle w:val="Refdecomentario"/>
                <w:sz w:val="20"/>
                <w:szCs w:val="20"/>
              </w:rPr>
              <w:commentReference w:id="41"/>
            </w:r>
          </w:p>
        </w:tc>
        <w:tc>
          <w:tcPr>
            <w:tcW w:w="1777" w:type="dxa"/>
            <w:shd w:val="clear" w:color="auto" w:fill="A8D08D"/>
          </w:tcPr>
          <w:p w14:paraId="217C210A" w14:textId="77777777" w:rsidR="00B62089" w:rsidRPr="003A211B" w:rsidRDefault="00B62089" w:rsidP="005C1166">
            <w:pPr>
              <w:pStyle w:val="Absatztextnormal"/>
              <w:spacing w:before="120"/>
              <w:ind w:left="0"/>
              <w:rPr>
                <w:rFonts w:cs="Arial"/>
                <w:b/>
              </w:rPr>
            </w:pPr>
            <w:r w:rsidRPr="003A211B">
              <w:rPr>
                <w:rFonts w:cs="Arial"/>
                <w:b/>
              </w:rPr>
              <w:t>Interessen / Erwartungen / Befürchtungen SH-Projekt</w:t>
            </w:r>
          </w:p>
        </w:tc>
        <w:tc>
          <w:tcPr>
            <w:tcW w:w="1778" w:type="dxa"/>
            <w:shd w:val="clear" w:color="auto" w:fill="A8D08D"/>
          </w:tcPr>
          <w:p w14:paraId="320C4251" w14:textId="77777777" w:rsidR="00B62089" w:rsidRPr="003A211B" w:rsidRDefault="00B62089" w:rsidP="005C1166">
            <w:pPr>
              <w:pStyle w:val="Absatztextnormal"/>
              <w:spacing w:before="120"/>
              <w:ind w:left="0"/>
              <w:rPr>
                <w:rFonts w:cs="Arial"/>
                <w:b/>
              </w:rPr>
            </w:pPr>
            <w:r w:rsidRPr="003A211B">
              <w:rPr>
                <w:rFonts w:cs="Arial"/>
                <w:b/>
              </w:rPr>
              <w:t>Interessen / Erwartungen / Befürchtungen Projekt-SH</w:t>
            </w:r>
          </w:p>
        </w:tc>
        <w:tc>
          <w:tcPr>
            <w:tcW w:w="876" w:type="dxa"/>
            <w:shd w:val="clear" w:color="auto" w:fill="A8D08D"/>
          </w:tcPr>
          <w:p w14:paraId="1B58F46C" w14:textId="77777777" w:rsidR="00B62089" w:rsidRPr="003A211B" w:rsidRDefault="00B62089" w:rsidP="005C1166">
            <w:pPr>
              <w:pStyle w:val="Absatztextnormal"/>
              <w:spacing w:before="120"/>
              <w:ind w:left="0"/>
              <w:rPr>
                <w:rFonts w:cs="Arial"/>
                <w:b/>
              </w:rPr>
            </w:pPr>
            <w:commentRangeStart w:id="42"/>
            <w:r w:rsidRPr="003A211B">
              <w:rPr>
                <w:rFonts w:cs="Arial"/>
                <w:b/>
              </w:rPr>
              <w:t>Strategie</w:t>
            </w:r>
            <w:commentRangeEnd w:id="42"/>
            <w:r w:rsidR="003961E3" w:rsidRPr="003A211B">
              <w:rPr>
                <w:rStyle w:val="Refdecomentario"/>
                <w:sz w:val="20"/>
                <w:szCs w:val="20"/>
              </w:rPr>
              <w:commentReference w:id="42"/>
            </w:r>
          </w:p>
        </w:tc>
        <w:tc>
          <w:tcPr>
            <w:tcW w:w="2516" w:type="dxa"/>
            <w:shd w:val="clear" w:color="auto" w:fill="A8D08D"/>
          </w:tcPr>
          <w:p w14:paraId="3EA5824A" w14:textId="77777777" w:rsidR="00B62089" w:rsidRPr="003A211B" w:rsidRDefault="00B62089" w:rsidP="005C1166">
            <w:pPr>
              <w:pStyle w:val="Absatztextnormal"/>
              <w:spacing w:before="120"/>
              <w:ind w:left="0"/>
              <w:rPr>
                <w:rFonts w:cs="Arial"/>
                <w:b/>
              </w:rPr>
            </w:pPr>
            <w:r w:rsidRPr="003A211B">
              <w:rPr>
                <w:rFonts w:cs="Arial"/>
                <w:b/>
              </w:rPr>
              <w:t>Steuerung / Maßnahmen</w:t>
            </w:r>
          </w:p>
        </w:tc>
      </w:tr>
      <w:tr w:rsidR="00B62089" w:rsidRPr="00157A8F" w14:paraId="7A0457A1" w14:textId="77777777" w:rsidTr="007F28E3">
        <w:trPr>
          <w:cantSplit/>
        </w:trPr>
        <w:tc>
          <w:tcPr>
            <w:tcW w:w="1101" w:type="dxa"/>
          </w:tcPr>
          <w:p w14:paraId="5FCF4839" w14:textId="77777777" w:rsidR="00B62089" w:rsidRPr="003A211B" w:rsidRDefault="00AA15C7" w:rsidP="005C1166">
            <w:pPr>
              <w:pStyle w:val="Absatztextnormal"/>
              <w:ind w:left="0"/>
              <w:rPr>
                <w:rFonts w:cs="Arial"/>
              </w:rPr>
            </w:pPr>
            <w:r w:rsidRPr="003A211B">
              <w:rPr>
                <w:rFonts w:cs="Arial"/>
              </w:rPr>
              <w:t xml:space="preserve">T. </w:t>
            </w:r>
            <w:proofErr w:type="spellStart"/>
            <w:r w:rsidRPr="003A211B">
              <w:rPr>
                <w:rFonts w:cs="Arial"/>
              </w:rPr>
              <w:t>Pitha</w:t>
            </w:r>
            <w:proofErr w:type="spellEnd"/>
          </w:p>
          <w:p w14:paraId="2E129158" w14:textId="77777777" w:rsidR="00AA15C7" w:rsidRPr="003A211B" w:rsidRDefault="00AA15C7" w:rsidP="00AA15C7">
            <w:proofErr w:type="gramStart"/>
            <w:r w:rsidRPr="003A211B">
              <w:t>MA Linie</w:t>
            </w:r>
            <w:proofErr w:type="gramEnd"/>
            <w:r w:rsidR="001679B2" w:rsidRPr="003A211B">
              <w:t xml:space="preserve"> (FP)</w:t>
            </w:r>
          </w:p>
        </w:tc>
        <w:tc>
          <w:tcPr>
            <w:tcW w:w="837" w:type="dxa"/>
          </w:tcPr>
          <w:p w14:paraId="195EA042" w14:textId="77777777" w:rsidR="00B62089" w:rsidRPr="003A211B" w:rsidRDefault="007F28E3" w:rsidP="005C1166">
            <w:pPr>
              <w:pStyle w:val="Absatztextnormal"/>
              <w:ind w:left="0"/>
              <w:rPr>
                <w:rFonts w:cs="Arial"/>
              </w:rPr>
            </w:pPr>
            <w:r w:rsidRPr="003A211B">
              <w:rPr>
                <w:rFonts w:cs="Arial"/>
              </w:rPr>
              <w:t>niedrig</w:t>
            </w:r>
          </w:p>
        </w:tc>
        <w:tc>
          <w:tcPr>
            <w:tcW w:w="969" w:type="dxa"/>
          </w:tcPr>
          <w:p w14:paraId="5E36BBCC" w14:textId="77777777" w:rsidR="00B62089" w:rsidRPr="003A211B" w:rsidRDefault="00350177" w:rsidP="005C1166">
            <w:pPr>
              <w:pStyle w:val="Absatztextnormal"/>
              <w:ind w:left="0"/>
              <w:rPr>
                <w:rFonts w:cs="Arial"/>
              </w:rPr>
            </w:pPr>
            <w:r w:rsidRPr="003A211B">
              <w:rPr>
                <w:rFonts w:cs="Arial"/>
              </w:rPr>
              <w:t>N</w:t>
            </w:r>
            <w:r w:rsidR="00A605E0" w:rsidRPr="003A211B">
              <w:rPr>
                <w:rFonts w:cs="Arial"/>
              </w:rPr>
              <w:t>iedrig</w:t>
            </w:r>
          </w:p>
        </w:tc>
        <w:tc>
          <w:tcPr>
            <w:tcW w:w="1777" w:type="dxa"/>
          </w:tcPr>
          <w:p w14:paraId="74CF674F" w14:textId="77777777" w:rsidR="00B62089" w:rsidRPr="003A211B" w:rsidRDefault="00350177" w:rsidP="00350177">
            <w:pPr>
              <w:pStyle w:val="Absatztextnormal"/>
              <w:ind w:left="0"/>
              <w:rPr>
                <w:rFonts w:cs="Arial"/>
              </w:rPr>
            </w:pPr>
            <w:r w:rsidRPr="003A211B">
              <w:rPr>
                <w:rFonts w:cs="Arial"/>
              </w:rPr>
              <w:t>- Anerkennung für die Mitwirkung</w:t>
            </w:r>
          </w:p>
          <w:p w14:paraId="53BB389C" w14:textId="77777777" w:rsidR="00350177" w:rsidRPr="003A211B" w:rsidRDefault="00350177" w:rsidP="00350177">
            <w:r w:rsidRPr="003A211B">
              <w:t xml:space="preserve">- </w:t>
            </w:r>
            <w:r w:rsidR="001679B2" w:rsidRPr="003A211B">
              <w:t>Zu wenig Know-how bei den Mitarbeitern der Bank</w:t>
            </w:r>
          </w:p>
        </w:tc>
        <w:tc>
          <w:tcPr>
            <w:tcW w:w="1778" w:type="dxa"/>
          </w:tcPr>
          <w:p w14:paraId="50779CB3" w14:textId="77777777" w:rsidR="00B62089" w:rsidRPr="003A211B" w:rsidRDefault="00350177" w:rsidP="005C1166">
            <w:pPr>
              <w:pStyle w:val="Absatztextnormal"/>
              <w:ind w:left="0"/>
              <w:rPr>
                <w:rFonts w:cs="Arial"/>
              </w:rPr>
            </w:pPr>
            <w:r w:rsidRPr="003A211B">
              <w:rPr>
                <w:rFonts w:cs="Arial"/>
              </w:rPr>
              <w:t xml:space="preserve">- </w:t>
            </w:r>
            <w:r w:rsidR="001679B2" w:rsidRPr="003A211B">
              <w:rPr>
                <w:rFonts w:cs="Arial"/>
              </w:rPr>
              <w:t xml:space="preserve">Sorgt durch seine Fachkenntnisse für einen </w:t>
            </w:r>
            <w:proofErr w:type="spellStart"/>
            <w:r w:rsidR="001679B2" w:rsidRPr="003A211B">
              <w:rPr>
                <w:rFonts w:cs="Arial"/>
              </w:rPr>
              <w:t>reibunglosen</w:t>
            </w:r>
            <w:proofErr w:type="spellEnd"/>
            <w:r w:rsidR="001679B2" w:rsidRPr="003A211B">
              <w:rPr>
                <w:rFonts w:cs="Arial"/>
              </w:rPr>
              <w:t xml:space="preserve"> Ablauf im Projekt</w:t>
            </w:r>
          </w:p>
          <w:p w14:paraId="17C36BAD" w14:textId="77777777" w:rsidR="00350177" w:rsidRPr="003A211B" w:rsidRDefault="00350177" w:rsidP="00350177">
            <w:r w:rsidRPr="003A211B">
              <w:t>- fehlende proaktive Kommunikation bei Engpässen</w:t>
            </w:r>
          </w:p>
        </w:tc>
        <w:tc>
          <w:tcPr>
            <w:tcW w:w="876" w:type="dxa"/>
          </w:tcPr>
          <w:p w14:paraId="3F068DDC" w14:textId="77777777" w:rsidR="00B62089" w:rsidRPr="003A211B" w:rsidRDefault="00EB7D86" w:rsidP="005C1166">
            <w:pPr>
              <w:pStyle w:val="Absatztextnormal"/>
              <w:ind w:left="0"/>
              <w:rPr>
                <w:rFonts w:cs="Arial"/>
              </w:rPr>
            </w:pPr>
            <w:r w:rsidRPr="003A211B">
              <w:rPr>
                <w:rFonts w:cs="Arial"/>
              </w:rPr>
              <w:t>informativ</w:t>
            </w:r>
          </w:p>
        </w:tc>
        <w:tc>
          <w:tcPr>
            <w:tcW w:w="2516" w:type="dxa"/>
          </w:tcPr>
          <w:p w14:paraId="797D0BBB" w14:textId="7E297F4C" w:rsidR="00B62089" w:rsidRPr="003A211B" w:rsidRDefault="000C6A98" w:rsidP="005C1166">
            <w:pPr>
              <w:pStyle w:val="Absatztextnormal"/>
              <w:ind w:left="0"/>
              <w:rPr>
                <w:rFonts w:cs="Arial"/>
              </w:rPr>
            </w:pPr>
            <w:r w:rsidRPr="003A211B">
              <w:rPr>
                <w:rFonts w:cs="Arial"/>
              </w:rPr>
              <w:t>1x wöchentlich</w:t>
            </w:r>
            <w:r w:rsidR="007F28E3" w:rsidRPr="003A211B">
              <w:rPr>
                <w:rFonts w:cs="Arial"/>
              </w:rPr>
              <w:t xml:space="preserve"> interner</w:t>
            </w:r>
            <w:r w:rsidRPr="003A211B">
              <w:rPr>
                <w:rFonts w:cs="Arial"/>
              </w:rPr>
              <w:t xml:space="preserve"> Jour </w:t>
            </w:r>
            <w:proofErr w:type="spellStart"/>
            <w:r w:rsidRPr="003A211B">
              <w:rPr>
                <w:rFonts w:cs="Arial"/>
              </w:rPr>
              <w:t>Fixé</w:t>
            </w:r>
            <w:proofErr w:type="spellEnd"/>
            <w:r w:rsidRPr="003A211B">
              <w:rPr>
                <w:rFonts w:cs="Arial"/>
              </w:rPr>
              <w:t xml:space="preserve"> im Projektteam zum Status, Abarbeiten der Punkte des </w:t>
            </w:r>
            <w:r w:rsidR="00A05150">
              <w:rPr>
                <w:rFonts w:cs="Arial"/>
              </w:rPr>
              <w:t>Projekt</w:t>
            </w:r>
            <w:r w:rsidRPr="003A211B">
              <w:rPr>
                <w:rFonts w:cs="Arial"/>
              </w:rPr>
              <w:t xml:space="preserve">plans </w:t>
            </w:r>
            <w:r w:rsidR="00A05150">
              <w:rPr>
                <w:rFonts w:cs="Arial"/>
              </w:rPr>
              <w:t>&amp;</w:t>
            </w:r>
            <w:r w:rsidRPr="003A211B">
              <w:rPr>
                <w:rFonts w:cs="Arial"/>
              </w:rPr>
              <w:t xml:space="preserve"> pflege dieser, </w:t>
            </w:r>
            <w:r w:rsidR="002B7A49" w:rsidRPr="003A211B">
              <w:rPr>
                <w:rFonts w:cs="Arial"/>
              </w:rPr>
              <w:t xml:space="preserve">führen einer gemeinsamen OPL </w:t>
            </w:r>
            <w:r w:rsidR="00A05150">
              <w:rPr>
                <w:rFonts w:cs="Arial"/>
              </w:rPr>
              <w:t>+</w:t>
            </w:r>
            <w:r w:rsidR="002B7A49" w:rsidRPr="003A211B">
              <w:rPr>
                <w:rFonts w:cs="Arial"/>
              </w:rPr>
              <w:t xml:space="preserve"> Erledigung der Punkte</w:t>
            </w:r>
            <w:r w:rsidR="007F28E3" w:rsidRPr="003A211B">
              <w:rPr>
                <w:rFonts w:cs="Arial"/>
              </w:rPr>
              <w:t>;</w:t>
            </w:r>
          </w:p>
          <w:p w14:paraId="4D380AD4" w14:textId="5C2A3129" w:rsidR="007F28E3" w:rsidRPr="003A211B" w:rsidRDefault="007F28E3" w:rsidP="007F28E3">
            <w:r w:rsidRPr="003A211B">
              <w:t xml:space="preserve">1x wöchentlich externer AP </w:t>
            </w:r>
            <w:r w:rsidRPr="003A211B">
              <w:rPr>
                <w:rFonts w:cs="Arial"/>
              </w:rPr>
              <w:t>J</w:t>
            </w:r>
            <w:r w:rsidR="006E4D07">
              <w:rPr>
                <w:rFonts w:cs="Arial"/>
              </w:rPr>
              <w:t>F</w:t>
            </w:r>
            <w:r w:rsidR="00A05150">
              <w:rPr>
                <w:rFonts w:cs="Arial"/>
              </w:rPr>
              <w:t xml:space="preserve"> </w:t>
            </w:r>
            <w:r w:rsidRPr="003A211B">
              <w:rPr>
                <w:rFonts w:cs="Arial"/>
              </w:rPr>
              <w:t>Team der Bank</w:t>
            </w:r>
          </w:p>
        </w:tc>
      </w:tr>
      <w:tr w:rsidR="00B62089" w:rsidRPr="00157A8F" w14:paraId="1E8D8DD0" w14:textId="77777777" w:rsidTr="007F28E3">
        <w:trPr>
          <w:cantSplit/>
        </w:trPr>
        <w:tc>
          <w:tcPr>
            <w:tcW w:w="1101" w:type="dxa"/>
          </w:tcPr>
          <w:p w14:paraId="13A2BBEB" w14:textId="77777777" w:rsidR="00B62089" w:rsidRPr="003A211B" w:rsidRDefault="00A605E0" w:rsidP="005C1166">
            <w:pPr>
              <w:pStyle w:val="Absatztextnormal"/>
              <w:ind w:left="0"/>
              <w:rPr>
                <w:rFonts w:cs="Arial"/>
              </w:rPr>
            </w:pPr>
            <w:r w:rsidRPr="003A211B">
              <w:rPr>
                <w:rFonts w:cs="Arial"/>
              </w:rPr>
              <w:t xml:space="preserve">S. </w:t>
            </w:r>
            <w:proofErr w:type="spellStart"/>
            <w:r w:rsidRPr="003A211B">
              <w:rPr>
                <w:rFonts w:cs="Arial"/>
              </w:rPr>
              <w:t>B</w:t>
            </w:r>
            <w:r w:rsidR="0092319A" w:rsidRPr="003A211B">
              <w:rPr>
                <w:rFonts w:cs="Arial"/>
              </w:rPr>
              <w:t>o</w:t>
            </w:r>
            <w:r w:rsidRPr="003A211B">
              <w:rPr>
                <w:rFonts w:cs="Arial"/>
              </w:rPr>
              <w:t>nka</w:t>
            </w:r>
            <w:proofErr w:type="spellEnd"/>
          </w:p>
          <w:p w14:paraId="650FE6BC" w14:textId="77777777" w:rsidR="00B96880" w:rsidRPr="003A211B" w:rsidRDefault="00B96880" w:rsidP="00B96880">
            <w:r w:rsidRPr="003A211B">
              <w:t xml:space="preserve">AG </w:t>
            </w:r>
            <w:r w:rsidR="00CC3625" w:rsidRPr="003A211B">
              <w:t xml:space="preserve">(GF) </w:t>
            </w:r>
            <w:r w:rsidR="00074346" w:rsidRPr="003A211B">
              <w:t>(MP)</w:t>
            </w:r>
          </w:p>
        </w:tc>
        <w:tc>
          <w:tcPr>
            <w:tcW w:w="837" w:type="dxa"/>
          </w:tcPr>
          <w:p w14:paraId="2E139543" w14:textId="77777777" w:rsidR="00B62089" w:rsidRPr="003A211B" w:rsidRDefault="00B96880" w:rsidP="005C1166">
            <w:pPr>
              <w:pStyle w:val="Absatztextnormal"/>
              <w:ind w:left="0"/>
              <w:rPr>
                <w:rFonts w:cs="Arial"/>
              </w:rPr>
            </w:pPr>
            <w:r w:rsidRPr="003A211B">
              <w:rPr>
                <w:rFonts w:cs="Arial"/>
              </w:rPr>
              <w:t>niedrig</w:t>
            </w:r>
          </w:p>
        </w:tc>
        <w:tc>
          <w:tcPr>
            <w:tcW w:w="969" w:type="dxa"/>
          </w:tcPr>
          <w:p w14:paraId="4051F272" w14:textId="77777777" w:rsidR="00B62089" w:rsidRPr="003A211B" w:rsidRDefault="00AD65A5" w:rsidP="005C1166">
            <w:pPr>
              <w:pStyle w:val="Absatztextnormal"/>
              <w:ind w:left="0"/>
              <w:rPr>
                <w:rFonts w:cs="Arial"/>
              </w:rPr>
            </w:pPr>
            <w:r w:rsidRPr="003A211B">
              <w:rPr>
                <w:rFonts w:cs="Arial"/>
              </w:rPr>
              <w:t>H</w:t>
            </w:r>
            <w:r w:rsidR="00B96880" w:rsidRPr="003A211B">
              <w:rPr>
                <w:rFonts w:cs="Arial"/>
              </w:rPr>
              <w:t>och</w:t>
            </w:r>
          </w:p>
        </w:tc>
        <w:tc>
          <w:tcPr>
            <w:tcW w:w="1777" w:type="dxa"/>
          </w:tcPr>
          <w:p w14:paraId="22CEE7B7" w14:textId="77777777" w:rsidR="00CB793C" w:rsidRPr="003A211B" w:rsidRDefault="00AD65A5" w:rsidP="00AD65A5">
            <w:pPr>
              <w:pStyle w:val="Absatztextnormal"/>
              <w:ind w:left="0"/>
              <w:rPr>
                <w:rFonts w:cs="Arial"/>
              </w:rPr>
            </w:pPr>
            <w:r w:rsidRPr="003A211B">
              <w:rPr>
                <w:rFonts w:cs="Arial"/>
              </w:rPr>
              <w:t>-</w:t>
            </w:r>
            <w:r w:rsidR="00CB793C" w:rsidRPr="003A211B">
              <w:rPr>
                <w:rFonts w:cs="Arial"/>
              </w:rPr>
              <w:t xml:space="preserve"> </w:t>
            </w:r>
            <w:r w:rsidR="00CB793C" w:rsidRPr="003A211B">
              <w:t xml:space="preserve">schnelle und effiziente Umsetzung ohne große Probleme, </w:t>
            </w:r>
            <w:r w:rsidR="00B41F6F" w:rsidRPr="003A211B">
              <w:t>Minimierung der Personalrisiken</w:t>
            </w:r>
          </w:p>
          <w:p w14:paraId="769C2B52" w14:textId="77777777" w:rsidR="005545B4" w:rsidRPr="003A211B" w:rsidRDefault="00CB793C" w:rsidP="00CB793C">
            <w:pPr>
              <w:pStyle w:val="Absatztextnormal"/>
              <w:ind w:left="0"/>
              <w:rPr>
                <w:rFonts w:cs="Arial"/>
              </w:rPr>
            </w:pPr>
            <w:r w:rsidRPr="003A211B">
              <w:rPr>
                <w:rFonts w:cs="Arial"/>
              </w:rPr>
              <w:t>-</w:t>
            </w:r>
            <w:r w:rsidR="00AD65A5" w:rsidRPr="003A211B">
              <w:rPr>
                <w:rFonts w:cs="Arial"/>
              </w:rPr>
              <w:t xml:space="preserve"> </w:t>
            </w:r>
            <w:r w:rsidRPr="003A211B">
              <w:rPr>
                <w:rFonts w:cs="Arial"/>
              </w:rPr>
              <w:t>Einschränkungen im Tagesgeschäft durch das Projekt</w:t>
            </w:r>
          </w:p>
        </w:tc>
        <w:tc>
          <w:tcPr>
            <w:tcW w:w="1778" w:type="dxa"/>
          </w:tcPr>
          <w:p w14:paraId="6036F2CE" w14:textId="6348D0F3" w:rsidR="00B62089" w:rsidRPr="003A211B" w:rsidRDefault="00B41F6F" w:rsidP="005C1166">
            <w:pPr>
              <w:pStyle w:val="Absatztextnormal"/>
              <w:ind w:left="0"/>
              <w:rPr>
                <w:rFonts w:cs="Arial"/>
              </w:rPr>
            </w:pPr>
            <w:r w:rsidRPr="003A211B">
              <w:rPr>
                <w:rFonts w:cs="Arial"/>
              </w:rPr>
              <w:t>- Unterstützung des Projektes hinsichtlich ev</w:t>
            </w:r>
            <w:r w:rsidR="00A05150">
              <w:rPr>
                <w:rFonts w:cs="Arial"/>
              </w:rPr>
              <w:t>tl.</w:t>
            </w:r>
            <w:r w:rsidRPr="003A211B">
              <w:rPr>
                <w:rFonts w:cs="Arial"/>
              </w:rPr>
              <w:t xml:space="preserve"> Krisenbewältigung</w:t>
            </w:r>
            <w:r w:rsidR="0097036D" w:rsidRPr="003A211B">
              <w:rPr>
                <w:rFonts w:cs="Arial"/>
              </w:rPr>
              <w:t xml:space="preserve">; Setzt sich bei seinen MA für das Projekt ein. </w:t>
            </w:r>
          </w:p>
          <w:p w14:paraId="370DB928" w14:textId="77777777" w:rsidR="00B41F6F" w:rsidRPr="003A211B" w:rsidRDefault="00B41F6F" w:rsidP="00B41F6F">
            <w:r w:rsidRPr="003A211B">
              <w:t>- kein Projektmanagement Verständnis</w:t>
            </w:r>
          </w:p>
        </w:tc>
        <w:tc>
          <w:tcPr>
            <w:tcW w:w="876" w:type="dxa"/>
          </w:tcPr>
          <w:p w14:paraId="2484F1B9" w14:textId="77777777" w:rsidR="00B62089" w:rsidRPr="003A211B" w:rsidRDefault="00D85B65" w:rsidP="005C1166">
            <w:pPr>
              <w:pStyle w:val="Absatztextnormal"/>
              <w:ind w:left="0"/>
              <w:rPr>
                <w:rFonts w:cs="Arial"/>
              </w:rPr>
            </w:pPr>
            <w:r w:rsidRPr="003A211B">
              <w:rPr>
                <w:rFonts w:cs="Arial"/>
              </w:rPr>
              <w:t>Partizipativ</w:t>
            </w:r>
          </w:p>
        </w:tc>
        <w:tc>
          <w:tcPr>
            <w:tcW w:w="2516" w:type="dxa"/>
          </w:tcPr>
          <w:p w14:paraId="1B3A16E8" w14:textId="77777777" w:rsidR="00B62089" w:rsidRPr="003A211B" w:rsidRDefault="00822185" w:rsidP="00822185">
            <w:pPr>
              <w:pStyle w:val="Absatztextnormal"/>
              <w:ind w:left="0"/>
              <w:rPr>
                <w:rFonts w:cs="Arial"/>
              </w:rPr>
            </w:pPr>
            <w:r w:rsidRPr="003A211B">
              <w:rPr>
                <w:rFonts w:cs="Arial"/>
              </w:rPr>
              <w:t xml:space="preserve">- Wird zu den Quality Gate Terminen eingeladen und im Bedarfsfall auch zu den 2-wöchentlichen Jour </w:t>
            </w:r>
            <w:proofErr w:type="spellStart"/>
            <w:r w:rsidRPr="003A211B">
              <w:rPr>
                <w:rFonts w:cs="Arial"/>
              </w:rPr>
              <w:t>Fixé</w:t>
            </w:r>
            <w:proofErr w:type="spellEnd"/>
            <w:r w:rsidRPr="003A211B">
              <w:rPr>
                <w:rFonts w:cs="Arial"/>
              </w:rPr>
              <w:t xml:space="preserve"> </w:t>
            </w:r>
            <w:r w:rsidR="00441FA7" w:rsidRPr="003A211B">
              <w:rPr>
                <w:rFonts w:cs="Arial"/>
              </w:rPr>
              <w:t xml:space="preserve">auf PL-Ebene; </w:t>
            </w:r>
          </w:p>
        </w:tc>
      </w:tr>
      <w:tr w:rsidR="00B62089" w:rsidRPr="00157A8F" w14:paraId="6C025873" w14:textId="77777777" w:rsidTr="007F28E3">
        <w:trPr>
          <w:cantSplit/>
        </w:trPr>
        <w:tc>
          <w:tcPr>
            <w:tcW w:w="1101" w:type="dxa"/>
          </w:tcPr>
          <w:p w14:paraId="37861BA3" w14:textId="77777777" w:rsidR="00B62089" w:rsidRPr="003A211B" w:rsidRDefault="00B96880" w:rsidP="005C1166">
            <w:pPr>
              <w:pStyle w:val="Absatztextnormal"/>
              <w:ind w:left="0"/>
              <w:rPr>
                <w:rFonts w:cs="Arial"/>
              </w:rPr>
            </w:pPr>
            <w:r w:rsidRPr="003A211B">
              <w:rPr>
                <w:rFonts w:cs="Arial"/>
              </w:rPr>
              <w:t xml:space="preserve">U. </w:t>
            </w:r>
            <w:proofErr w:type="spellStart"/>
            <w:r w:rsidRPr="003A211B">
              <w:rPr>
                <w:rFonts w:cs="Arial"/>
              </w:rPr>
              <w:t>Bittger</w:t>
            </w:r>
            <w:proofErr w:type="spellEnd"/>
            <w:r w:rsidRPr="003A211B">
              <w:rPr>
                <w:rFonts w:cs="Arial"/>
              </w:rPr>
              <w:t xml:space="preserve"> PL</w:t>
            </w:r>
            <w:r w:rsidR="008327C1" w:rsidRPr="003A211B">
              <w:rPr>
                <w:rFonts w:cs="Arial"/>
              </w:rPr>
              <w:t xml:space="preserve"> &amp; AL</w:t>
            </w:r>
            <w:r w:rsidRPr="003A211B">
              <w:rPr>
                <w:rFonts w:cs="Arial"/>
              </w:rPr>
              <w:t xml:space="preserve"> Bank</w:t>
            </w:r>
            <w:r w:rsidR="003E430E" w:rsidRPr="003A211B">
              <w:rPr>
                <w:rFonts w:cs="Arial"/>
              </w:rPr>
              <w:t xml:space="preserve"> </w:t>
            </w:r>
          </w:p>
        </w:tc>
        <w:tc>
          <w:tcPr>
            <w:tcW w:w="837" w:type="dxa"/>
          </w:tcPr>
          <w:p w14:paraId="2EDF0319" w14:textId="77777777" w:rsidR="00B62089" w:rsidRPr="003A211B" w:rsidRDefault="00EB3ACB" w:rsidP="005C1166">
            <w:pPr>
              <w:pStyle w:val="Absatztextnormal"/>
              <w:ind w:left="0"/>
              <w:rPr>
                <w:rFonts w:cs="Arial"/>
              </w:rPr>
            </w:pPr>
            <w:r w:rsidRPr="003A211B">
              <w:rPr>
                <w:rFonts w:cs="Arial"/>
              </w:rPr>
              <w:t>Hoch</w:t>
            </w:r>
          </w:p>
        </w:tc>
        <w:tc>
          <w:tcPr>
            <w:tcW w:w="969" w:type="dxa"/>
          </w:tcPr>
          <w:p w14:paraId="3C86A97A" w14:textId="77777777" w:rsidR="00B62089" w:rsidRPr="003A211B" w:rsidRDefault="00EB3ACB" w:rsidP="005C1166">
            <w:pPr>
              <w:pStyle w:val="Absatztextnormal"/>
              <w:ind w:left="0"/>
              <w:rPr>
                <w:rFonts w:cs="Arial"/>
              </w:rPr>
            </w:pPr>
            <w:r w:rsidRPr="003A211B">
              <w:rPr>
                <w:rFonts w:cs="Arial"/>
              </w:rPr>
              <w:t>Hoch</w:t>
            </w:r>
          </w:p>
        </w:tc>
        <w:tc>
          <w:tcPr>
            <w:tcW w:w="1777" w:type="dxa"/>
          </w:tcPr>
          <w:p w14:paraId="15208D88" w14:textId="77777777" w:rsidR="00B62089" w:rsidRPr="003A211B" w:rsidRDefault="00D85B65" w:rsidP="005C1166">
            <w:pPr>
              <w:pStyle w:val="Absatztextnormal"/>
              <w:ind w:left="0"/>
              <w:rPr>
                <w:rFonts w:cs="Arial"/>
              </w:rPr>
            </w:pPr>
            <w:r w:rsidRPr="003A211B">
              <w:rPr>
                <w:rFonts w:cs="Arial"/>
              </w:rPr>
              <w:t xml:space="preserve">- </w:t>
            </w:r>
            <w:r w:rsidR="0097036D" w:rsidRPr="003A211B">
              <w:rPr>
                <w:rFonts w:cs="Arial"/>
              </w:rPr>
              <w:t>Bonus für erfolgreiche Umsetzung</w:t>
            </w:r>
          </w:p>
          <w:p w14:paraId="1CE25693" w14:textId="77777777" w:rsidR="00D85B65" w:rsidRPr="003A211B" w:rsidRDefault="00D85B65" w:rsidP="00D85B65">
            <w:r w:rsidRPr="003A211B">
              <w:t xml:space="preserve">- Widerstand der Mitarbeiter, die die Stelle wechseln; </w:t>
            </w:r>
            <w:r w:rsidR="0097036D" w:rsidRPr="003A211B">
              <w:t>Ängste der Mitarbeiter hinsichtlich Stellenabbaus</w:t>
            </w:r>
          </w:p>
        </w:tc>
        <w:tc>
          <w:tcPr>
            <w:tcW w:w="1778" w:type="dxa"/>
          </w:tcPr>
          <w:p w14:paraId="322019C6" w14:textId="4BDA2D63" w:rsidR="00B62089" w:rsidRPr="003A211B" w:rsidRDefault="0097036D" w:rsidP="005C1166">
            <w:pPr>
              <w:pStyle w:val="Absatztextnormal"/>
              <w:ind w:left="0"/>
              <w:rPr>
                <w:rFonts w:cs="Arial"/>
              </w:rPr>
            </w:pPr>
            <w:r w:rsidRPr="003A211B">
              <w:rPr>
                <w:rFonts w:cs="Arial"/>
              </w:rPr>
              <w:t>- Verpflichtungen als Vorgesetzter für reibungslosen Projektverlauf; Sorgt für ausreichend Personalressourcen</w:t>
            </w:r>
          </w:p>
          <w:p w14:paraId="148988A4" w14:textId="6E0675E3" w:rsidR="0097036D" w:rsidRPr="003A211B" w:rsidRDefault="0097036D" w:rsidP="0097036D">
            <w:r w:rsidRPr="003A211B">
              <w:t>- Falsche Priorisierung der Tätigkeiten</w:t>
            </w:r>
            <w:r w:rsidR="006B3F8B" w:rsidRPr="003A211B">
              <w:t xml:space="preserve">, da er </w:t>
            </w:r>
            <w:r w:rsidR="006E4D07">
              <w:t>auch AL ist</w:t>
            </w:r>
          </w:p>
        </w:tc>
        <w:tc>
          <w:tcPr>
            <w:tcW w:w="876" w:type="dxa"/>
          </w:tcPr>
          <w:p w14:paraId="7B4BA888" w14:textId="77777777" w:rsidR="00B62089" w:rsidRPr="003A211B" w:rsidRDefault="003F0A24" w:rsidP="005C1166">
            <w:pPr>
              <w:pStyle w:val="Absatztextnormal"/>
              <w:ind w:left="0"/>
              <w:rPr>
                <w:rFonts w:cs="Arial"/>
              </w:rPr>
            </w:pPr>
            <w:r w:rsidRPr="003A211B">
              <w:rPr>
                <w:rFonts w:cs="Arial"/>
              </w:rPr>
              <w:t>Partizipativ</w:t>
            </w:r>
          </w:p>
        </w:tc>
        <w:tc>
          <w:tcPr>
            <w:tcW w:w="2516" w:type="dxa"/>
          </w:tcPr>
          <w:p w14:paraId="208D6903" w14:textId="5190FF51" w:rsidR="00B62089" w:rsidRPr="003A211B" w:rsidRDefault="00822185" w:rsidP="005C1166">
            <w:pPr>
              <w:pStyle w:val="Absatztextnormal"/>
              <w:ind w:left="0"/>
              <w:rPr>
                <w:rFonts w:cs="Arial"/>
              </w:rPr>
            </w:pPr>
            <w:r w:rsidRPr="003A211B">
              <w:t xml:space="preserve">Einbindung in den 2-wöchentlichen </w:t>
            </w:r>
            <w:r w:rsidRPr="003A211B">
              <w:rPr>
                <w:rFonts w:cs="Arial"/>
              </w:rPr>
              <w:t xml:space="preserve">Jour </w:t>
            </w:r>
            <w:proofErr w:type="spellStart"/>
            <w:r w:rsidRPr="003A211B">
              <w:rPr>
                <w:rFonts w:cs="Arial"/>
              </w:rPr>
              <w:t>Fixé</w:t>
            </w:r>
            <w:proofErr w:type="spellEnd"/>
            <w:r w:rsidRPr="003A211B">
              <w:rPr>
                <w:rFonts w:cs="Arial"/>
              </w:rPr>
              <w:t xml:space="preserve"> auf PL-Ebene mit der </w:t>
            </w:r>
            <w:r w:rsidR="00143F1B">
              <w:rPr>
                <w:rFonts w:cs="Arial"/>
              </w:rPr>
              <w:t>ABC</w:t>
            </w:r>
            <w:r w:rsidRPr="003A211B">
              <w:rPr>
                <w:rFonts w:cs="Arial"/>
              </w:rPr>
              <w:t xml:space="preserve"> GmbH; Wird zu den Quality Gate Terminen eingeladen</w:t>
            </w:r>
          </w:p>
        </w:tc>
      </w:tr>
      <w:tr w:rsidR="00B62089" w:rsidRPr="00157A8F" w14:paraId="607ABC3B" w14:textId="77777777" w:rsidTr="003A211B">
        <w:trPr>
          <w:cantSplit/>
          <w:trHeight w:val="2542"/>
        </w:trPr>
        <w:tc>
          <w:tcPr>
            <w:tcW w:w="1101" w:type="dxa"/>
          </w:tcPr>
          <w:p w14:paraId="3108351B" w14:textId="77777777" w:rsidR="00B62089" w:rsidRPr="003A211B" w:rsidRDefault="008327C1" w:rsidP="005C1166">
            <w:pPr>
              <w:pStyle w:val="Absatztextnormal"/>
              <w:ind w:left="0"/>
              <w:rPr>
                <w:rFonts w:cs="Arial"/>
              </w:rPr>
            </w:pPr>
            <w:r w:rsidRPr="003A211B">
              <w:rPr>
                <w:rFonts w:cs="Arial"/>
              </w:rPr>
              <w:t>T. Groß</w:t>
            </w:r>
          </w:p>
          <w:p w14:paraId="22EA1411" w14:textId="77777777" w:rsidR="008327C1" w:rsidRPr="003A211B" w:rsidRDefault="008327C1" w:rsidP="008327C1">
            <w:r w:rsidRPr="003A211B">
              <w:t>MA Bank</w:t>
            </w:r>
            <w:r w:rsidR="00162AB8" w:rsidRPr="003A211B">
              <w:t xml:space="preserve"> </w:t>
            </w:r>
          </w:p>
        </w:tc>
        <w:tc>
          <w:tcPr>
            <w:tcW w:w="837" w:type="dxa"/>
          </w:tcPr>
          <w:p w14:paraId="0910A00E" w14:textId="77777777" w:rsidR="00B62089" w:rsidRPr="003A211B" w:rsidRDefault="007F28E3" w:rsidP="005C1166">
            <w:pPr>
              <w:pStyle w:val="Absatztextnormal"/>
              <w:ind w:left="0"/>
              <w:rPr>
                <w:rFonts w:cs="Arial"/>
              </w:rPr>
            </w:pPr>
            <w:r w:rsidRPr="003A211B">
              <w:rPr>
                <w:rFonts w:cs="Arial"/>
              </w:rPr>
              <w:t>hoch</w:t>
            </w:r>
          </w:p>
        </w:tc>
        <w:tc>
          <w:tcPr>
            <w:tcW w:w="969" w:type="dxa"/>
          </w:tcPr>
          <w:p w14:paraId="5DD8DE53" w14:textId="77777777" w:rsidR="00B62089" w:rsidRPr="003A211B" w:rsidRDefault="008327C1" w:rsidP="005C1166">
            <w:pPr>
              <w:pStyle w:val="Absatztextnormal"/>
              <w:ind w:left="0"/>
              <w:rPr>
                <w:rFonts w:cs="Arial"/>
              </w:rPr>
            </w:pPr>
            <w:r w:rsidRPr="003A211B">
              <w:rPr>
                <w:rFonts w:cs="Arial"/>
              </w:rPr>
              <w:t>niedrig</w:t>
            </w:r>
          </w:p>
        </w:tc>
        <w:tc>
          <w:tcPr>
            <w:tcW w:w="1777" w:type="dxa"/>
          </w:tcPr>
          <w:p w14:paraId="63D5FA8E" w14:textId="77777777" w:rsidR="00B62089" w:rsidRPr="003A211B" w:rsidRDefault="003E430E" w:rsidP="005C1166">
            <w:pPr>
              <w:pStyle w:val="Absatztextnormal"/>
              <w:ind w:left="0"/>
              <w:rPr>
                <w:rFonts w:cs="Arial"/>
              </w:rPr>
            </w:pPr>
            <w:r w:rsidRPr="003A211B">
              <w:rPr>
                <w:rFonts w:cs="Arial"/>
              </w:rPr>
              <w:t>- fristgerechte Projekt-umsetzung</w:t>
            </w:r>
          </w:p>
          <w:p w14:paraId="22FA02B6" w14:textId="77777777" w:rsidR="003E430E" w:rsidRPr="003A211B" w:rsidRDefault="003E430E" w:rsidP="003E430E">
            <w:r w:rsidRPr="003A211B">
              <w:t>- nicht genügend Kapazität für die neue Stelle</w:t>
            </w:r>
          </w:p>
        </w:tc>
        <w:tc>
          <w:tcPr>
            <w:tcW w:w="1778" w:type="dxa"/>
          </w:tcPr>
          <w:p w14:paraId="6C46D3E2" w14:textId="77777777" w:rsidR="00B62089" w:rsidRPr="003A211B" w:rsidRDefault="00160048" w:rsidP="005C1166">
            <w:pPr>
              <w:pStyle w:val="Absatztextnormal"/>
              <w:ind w:left="0"/>
              <w:rPr>
                <w:rFonts w:cs="Arial"/>
              </w:rPr>
            </w:pPr>
            <w:r w:rsidRPr="003A211B">
              <w:rPr>
                <w:rFonts w:cs="Arial"/>
              </w:rPr>
              <w:t xml:space="preserve">- </w:t>
            </w:r>
            <w:r w:rsidR="007F28E3" w:rsidRPr="003A211B">
              <w:rPr>
                <w:rFonts w:cs="Arial"/>
              </w:rPr>
              <w:t>reibungslose</w:t>
            </w:r>
            <w:r w:rsidRPr="003A211B">
              <w:rPr>
                <w:rFonts w:cs="Arial"/>
              </w:rPr>
              <w:t xml:space="preserve"> Mitarbeit am Projekt</w:t>
            </w:r>
          </w:p>
          <w:p w14:paraId="743B8826" w14:textId="210E52D0" w:rsidR="00160048" w:rsidRPr="003A211B" w:rsidRDefault="00160048" w:rsidP="00160048">
            <w:r w:rsidRPr="003A211B">
              <w:t xml:space="preserve">- </w:t>
            </w:r>
            <w:r w:rsidR="001679B2" w:rsidRPr="003A211B">
              <w:t>Abwesenheit wegen Resturlaub</w:t>
            </w:r>
            <w:r w:rsidR="007F28E3" w:rsidRPr="003A211B">
              <w:t>, fehlende Motivation, da Konzentration auf neue</w:t>
            </w:r>
            <w:r w:rsidR="00A05150">
              <w:t>m</w:t>
            </w:r>
            <w:r w:rsidR="007F28E3" w:rsidRPr="003A211B">
              <w:t xml:space="preserve"> Job liegt</w:t>
            </w:r>
          </w:p>
        </w:tc>
        <w:tc>
          <w:tcPr>
            <w:tcW w:w="876" w:type="dxa"/>
          </w:tcPr>
          <w:p w14:paraId="2AE30E2C" w14:textId="77777777" w:rsidR="00B62089" w:rsidRPr="003A211B" w:rsidRDefault="005D07CB" w:rsidP="005C1166">
            <w:pPr>
              <w:pStyle w:val="Absatztextnormal"/>
              <w:ind w:left="0"/>
              <w:rPr>
                <w:rFonts w:cs="Arial"/>
              </w:rPr>
            </w:pPr>
            <w:r w:rsidRPr="003A211B">
              <w:rPr>
                <w:rFonts w:cs="Arial"/>
              </w:rPr>
              <w:t>Partizipativ</w:t>
            </w:r>
          </w:p>
        </w:tc>
        <w:tc>
          <w:tcPr>
            <w:tcW w:w="2516" w:type="dxa"/>
          </w:tcPr>
          <w:p w14:paraId="63A364E8" w14:textId="0033299F" w:rsidR="00B62089" w:rsidRPr="003A211B" w:rsidRDefault="007F28E3" w:rsidP="007F28E3">
            <w:pPr>
              <w:pStyle w:val="Absatztextnormal"/>
              <w:ind w:left="0"/>
              <w:rPr>
                <w:rFonts w:cs="Arial"/>
              </w:rPr>
            </w:pPr>
            <w:r w:rsidRPr="003A211B">
              <w:rPr>
                <w:rFonts w:cs="Arial"/>
              </w:rPr>
              <w:t xml:space="preserve">Einbindung in den </w:t>
            </w:r>
            <w:r w:rsidRPr="003A211B">
              <w:t xml:space="preserve">wöchentlichen AP </w:t>
            </w:r>
            <w:r w:rsidRPr="003A211B">
              <w:rPr>
                <w:rFonts w:cs="Arial"/>
              </w:rPr>
              <w:t xml:space="preserve">Jour </w:t>
            </w:r>
            <w:proofErr w:type="spellStart"/>
            <w:r w:rsidRPr="003A211B">
              <w:rPr>
                <w:rFonts w:cs="Arial"/>
              </w:rPr>
              <w:t>Fixé</w:t>
            </w:r>
            <w:proofErr w:type="spellEnd"/>
            <w:r w:rsidRPr="003A211B">
              <w:rPr>
                <w:rFonts w:cs="Arial"/>
              </w:rPr>
              <w:t xml:space="preserve"> mit d</w:t>
            </w:r>
            <w:r w:rsidR="00822185" w:rsidRPr="003A211B">
              <w:rPr>
                <w:rFonts w:cs="Arial"/>
              </w:rPr>
              <w:t>er</w:t>
            </w:r>
            <w:r w:rsidRPr="003A211B">
              <w:rPr>
                <w:rFonts w:cs="Arial"/>
              </w:rPr>
              <w:t xml:space="preserve"> </w:t>
            </w:r>
            <w:r w:rsidR="00143F1B">
              <w:rPr>
                <w:rFonts w:cs="Arial"/>
              </w:rPr>
              <w:t>ABC</w:t>
            </w:r>
            <w:r w:rsidRPr="003A211B">
              <w:rPr>
                <w:rFonts w:cs="Arial"/>
              </w:rPr>
              <w:t xml:space="preserve"> GmbH</w:t>
            </w:r>
            <w:r w:rsidR="00441FA7" w:rsidRPr="003A211B">
              <w:rPr>
                <w:rFonts w:cs="Arial"/>
              </w:rPr>
              <w:t>;</w:t>
            </w:r>
          </w:p>
          <w:p w14:paraId="05C1377F" w14:textId="0C0C0882" w:rsidR="00441FA7" w:rsidRPr="003A211B" w:rsidRDefault="00441FA7" w:rsidP="00E24C76">
            <w:pPr>
              <w:pStyle w:val="Absatztextnormal"/>
              <w:ind w:left="0"/>
            </w:pPr>
            <w:r w:rsidRPr="003A211B">
              <w:rPr>
                <w:rFonts w:cs="Arial"/>
              </w:rPr>
              <w:t>Abarbeiten der Punkte des Migrationsplans und pflege dieser, führen einer gemeinsamen OPL und Erledigung der Punkte;</w:t>
            </w:r>
          </w:p>
        </w:tc>
      </w:tr>
      <w:tr w:rsidR="00B62089" w:rsidRPr="00157A8F" w14:paraId="7D66A4A9" w14:textId="77777777" w:rsidTr="007F28E3">
        <w:trPr>
          <w:cantSplit/>
        </w:trPr>
        <w:tc>
          <w:tcPr>
            <w:tcW w:w="1101" w:type="dxa"/>
          </w:tcPr>
          <w:p w14:paraId="5F940D02" w14:textId="77777777" w:rsidR="00B62089" w:rsidRPr="003A211B" w:rsidRDefault="009175BA" w:rsidP="005C1166">
            <w:pPr>
              <w:pStyle w:val="Absatztextnormal"/>
              <w:ind w:left="0"/>
              <w:rPr>
                <w:rFonts w:cs="Arial"/>
              </w:rPr>
            </w:pPr>
            <w:r w:rsidRPr="003A211B">
              <w:rPr>
                <w:rFonts w:cs="Arial"/>
              </w:rPr>
              <w:t>V. Möller</w:t>
            </w:r>
          </w:p>
          <w:p w14:paraId="4DC3DCF1" w14:textId="77777777" w:rsidR="00B8739B" w:rsidRPr="003A211B" w:rsidRDefault="00A656C8" w:rsidP="00B8739B">
            <w:r w:rsidRPr="003A211B">
              <w:t>GF</w:t>
            </w:r>
          </w:p>
        </w:tc>
        <w:tc>
          <w:tcPr>
            <w:tcW w:w="837" w:type="dxa"/>
          </w:tcPr>
          <w:p w14:paraId="6DFFF3DF" w14:textId="77777777" w:rsidR="00B62089" w:rsidRPr="003A211B" w:rsidRDefault="00B8739B" w:rsidP="005C1166">
            <w:pPr>
              <w:pStyle w:val="Absatztextnormal"/>
              <w:ind w:left="0"/>
              <w:rPr>
                <w:rFonts w:cs="Arial"/>
              </w:rPr>
            </w:pPr>
            <w:r w:rsidRPr="003A211B">
              <w:rPr>
                <w:rFonts w:cs="Arial"/>
              </w:rPr>
              <w:t>Niedrig</w:t>
            </w:r>
          </w:p>
        </w:tc>
        <w:tc>
          <w:tcPr>
            <w:tcW w:w="969" w:type="dxa"/>
          </w:tcPr>
          <w:p w14:paraId="0F3BA88D" w14:textId="77777777" w:rsidR="00B62089" w:rsidRPr="003A211B" w:rsidRDefault="00B8739B" w:rsidP="005C1166">
            <w:pPr>
              <w:pStyle w:val="Absatztextnormal"/>
              <w:ind w:left="0"/>
              <w:rPr>
                <w:rFonts w:cs="Arial"/>
              </w:rPr>
            </w:pPr>
            <w:r w:rsidRPr="003A211B">
              <w:rPr>
                <w:rFonts w:cs="Arial"/>
              </w:rPr>
              <w:t>Hoch</w:t>
            </w:r>
          </w:p>
        </w:tc>
        <w:tc>
          <w:tcPr>
            <w:tcW w:w="1777" w:type="dxa"/>
          </w:tcPr>
          <w:p w14:paraId="7EBDEA7B" w14:textId="77777777" w:rsidR="00B62089" w:rsidRPr="003A211B" w:rsidRDefault="002B7A49" w:rsidP="002B7A49">
            <w:pPr>
              <w:pStyle w:val="Absatztextnormal"/>
              <w:ind w:left="0"/>
              <w:rPr>
                <w:rFonts w:cs="Arial"/>
              </w:rPr>
            </w:pPr>
            <w:r w:rsidRPr="003A211B">
              <w:rPr>
                <w:rFonts w:cs="Arial"/>
              </w:rPr>
              <w:t xml:space="preserve">- </w:t>
            </w:r>
            <w:r w:rsidR="000C6A98" w:rsidRPr="003A211B">
              <w:rPr>
                <w:rFonts w:cs="Arial"/>
              </w:rPr>
              <w:t>Reibungslose Migration und regelmäßige Info über Projektstatus</w:t>
            </w:r>
          </w:p>
          <w:p w14:paraId="56D978E7" w14:textId="6D8CC122" w:rsidR="002B7A49" w:rsidRPr="003A211B" w:rsidRDefault="002B7A49" w:rsidP="002B7A49">
            <w:r w:rsidRPr="003A211B">
              <w:t>- Personalengpässe</w:t>
            </w:r>
          </w:p>
        </w:tc>
        <w:tc>
          <w:tcPr>
            <w:tcW w:w="1778" w:type="dxa"/>
          </w:tcPr>
          <w:p w14:paraId="70001872" w14:textId="77777777" w:rsidR="00B62089" w:rsidRPr="003A211B" w:rsidRDefault="002B7A49" w:rsidP="005C1166">
            <w:pPr>
              <w:pStyle w:val="Absatztextnormal"/>
              <w:ind w:left="0"/>
              <w:rPr>
                <w:rFonts w:cs="Arial"/>
              </w:rPr>
            </w:pPr>
            <w:r w:rsidRPr="003A211B">
              <w:rPr>
                <w:rFonts w:cs="Arial"/>
              </w:rPr>
              <w:t>- Unterstützung bei Bedarf (z.B.</w:t>
            </w:r>
            <w:r w:rsidR="003565AE" w:rsidRPr="003A211B">
              <w:rPr>
                <w:rFonts w:cs="Arial"/>
              </w:rPr>
              <w:t xml:space="preserve"> Eskalation</w:t>
            </w:r>
            <w:r w:rsidRPr="003A211B">
              <w:rPr>
                <w:rFonts w:cs="Arial"/>
              </w:rPr>
              <w:t>)</w:t>
            </w:r>
          </w:p>
          <w:p w14:paraId="4EB6C825" w14:textId="77777777" w:rsidR="002B7A49" w:rsidRPr="003A211B" w:rsidRDefault="002B7A49" w:rsidP="002B7A49">
            <w:r w:rsidRPr="003A211B">
              <w:t>- Schlechte Erreichbarkeit, da zu viel Arbeit</w:t>
            </w:r>
          </w:p>
        </w:tc>
        <w:tc>
          <w:tcPr>
            <w:tcW w:w="876" w:type="dxa"/>
          </w:tcPr>
          <w:p w14:paraId="552921A9" w14:textId="77777777" w:rsidR="00B62089" w:rsidRPr="003A211B" w:rsidRDefault="00FC17F5" w:rsidP="005C1166">
            <w:pPr>
              <w:pStyle w:val="Absatztextnormal"/>
              <w:ind w:left="0"/>
              <w:rPr>
                <w:rFonts w:cs="Arial"/>
              </w:rPr>
            </w:pPr>
            <w:r w:rsidRPr="003A211B">
              <w:rPr>
                <w:rFonts w:cs="Arial"/>
              </w:rPr>
              <w:t>Diskursiv</w:t>
            </w:r>
          </w:p>
        </w:tc>
        <w:tc>
          <w:tcPr>
            <w:tcW w:w="2516" w:type="dxa"/>
          </w:tcPr>
          <w:p w14:paraId="25FD31A7" w14:textId="77777777" w:rsidR="00B62089" w:rsidRPr="003A211B" w:rsidRDefault="002B7A49" w:rsidP="005C1166">
            <w:pPr>
              <w:pStyle w:val="Absatztextnormal"/>
              <w:ind w:left="0"/>
              <w:rPr>
                <w:rFonts w:cs="Arial"/>
              </w:rPr>
            </w:pPr>
            <w:r w:rsidRPr="003A211B">
              <w:rPr>
                <w:rFonts w:cs="Arial"/>
              </w:rPr>
              <w:t>Abgabe eines monatlichen Statusberichtes</w:t>
            </w:r>
            <w:r w:rsidR="00822185" w:rsidRPr="003A211B">
              <w:rPr>
                <w:rFonts w:cs="Arial"/>
              </w:rPr>
              <w:t xml:space="preserve"> und Bericht dessen im monatlichen Statusmeeting. </w:t>
            </w:r>
          </w:p>
        </w:tc>
      </w:tr>
    </w:tbl>
    <w:p w14:paraId="65C7F528" w14:textId="77777777" w:rsidR="00B62089" w:rsidRDefault="00B62089" w:rsidP="00B62089">
      <w:pPr>
        <w:pStyle w:val="Descripcin"/>
      </w:pPr>
      <w:bookmarkStart w:id="43" w:name="_Toc142565827"/>
      <w:r>
        <w:t xml:space="preserve">Tabelle </w:t>
      </w:r>
      <w:r w:rsidR="00000000">
        <w:fldChar w:fldCharType="begin"/>
      </w:r>
      <w:r w:rsidR="00000000">
        <w:instrText xml:space="preserve"> SEQ Tabelle \* ARABIC </w:instrText>
      </w:r>
      <w:r w:rsidR="00000000">
        <w:fldChar w:fldCharType="separate"/>
      </w:r>
      <w:r w:rsidR="001E2DC0">
        <w:rPr>
          <w:noProof/>
        </w:rPr>
        <w:t>7</w:t>
      </w:r>
      <w:r w:rsidR="00000000">
        <w:rPr>
          <w:noProof/>
        </w:rPr>
        <w:fldChar w:fldCharType="end"/>
      </w:r>
      <w:r>
        <w:t xml:space="preserve"> Stakeholder</w:t>
      </w:r>
      <w:bookmarkEnd w:id="43"/>
    </w:p>
    <w:p w14:paraId="6E0F3765" w14:textId="76EA476D" w:rsidR="000A5D21" w:rsidRDefault="009647B1" w:rsidP="00C0491E">
      <w:pPr>
        <w:pStyle w:val="Ttulo1"/>
      </w:pPr>
      <w:r>
        <w:br w:type="page"/>
      </w:r>
      <w:bookmarkStart w:id="44" w:name="_Toc142565859"/>
      <w:r w:rsidR="000A5D21" w:rsidRPr="000A5D21">
        <w:lastRenderedPageBreak/>
        <w:t>Macht und Interessen 04.03.04</w:t>
      </w:r>
      <w:bookmarkEnd w:id="44"/>
    </w:p>
    <w:p w14:paraId="58CD07B7" w14:textId="77777777" w:rsidR="000A5D21" w:rsidRDefault="000A5D21" w:rsidP="000A5D21">
      <w:pPr>
        <w:pStyle w:val="Ttulo2"/>
      </w:pPr>
      <w:bookmarkStart w:id="45" w:name="_Toc142565860"/>
      <w:proofErr w:type="spellStart"/>
      <w:r>
        <w:t>Stakeholderbewertung</w:t>
      </w:r>
      <w:bookmarkEnd w:id="45"/>
      <w:proofErr w:type="spellEnd"/>
    </w:p>
    <w:p w14:paraId="16B99429" w14:textId="77777777" w:rsidR="006C1A80" w:rsidRPr="00157A8F" w:rsidRDefault="006C1A80" w:rsidP="006C1A80">
      <w:pPr>
        <w:rPr>
          <w:sz w:val="22"/>
          <w:szCs w:val="22"/>
        </w:rPr>
      </w:pPr>
    </w:p>
    <w:tbl>
      <w:tblPr>
        <w:tblW w:w="494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08"/>
        <w:gridCol w:w="1112"/>
        <w:gridCol w:w="6504"/>
      </w:tblGrid>
      <w:tr w:rsidR="001D0800" w:rsidRPr="00157A8F" w14:paraId="4791E38A" w14:textId="77777777" w:rsidTr="00C731A5">
        <w:trPr>
          <w:cantSplit/>
          <w:tblHeader/>
        </w:trPr>
        <w:tc>
          <w:tcPr>
            <w:tcW w:w="1951" w:type="dxa"/>
            <w:shd w:val="clear" w:color="auto" w:fill="A8D08D"/>
          </w:tcPr>
          <w:p w14:paraId="6875AEE0" w14:textId="77777777" w:rsidR="001D0800" w:rsidRPr="003A211B" w:rsidRDefault="001D0800" w:rsidP="00C731A5">
            <w:pPr>
              <w:pStyle w:val="Absatztextnormal"/>
              <w:spacing w:before="120"/>
              <w:ind w:left="0"/>
              <w:rPr>
                <w:rFonts w:cs="Arial"/>
                <w:b/>
              </w:rPr>
            </w:pPr>
            <w:r w:rsidRPr="003A211B">
              <w:rPr>
                <w:rFonts w:cs="Arial"/>
                <w:b/>
              </w:rPr>
              <w:t>Stakeholder (Name, Funktion)</w:t>
            </w:r>
          </w:p>
        </w:tc>
        <w:tc>
          <w:tcPr>
            <w:tcW w:w="1134" w:type="dxa"/>
            <w:shd w:val="clear" w:color="auto" w:fill="A8D08D"/>
          </w:tcPr>
          <w:p w14:paraId="05C2BA3E" w14:textId="77777777" w:rsidR="001D0800" w:rsidRPr="003A211B" w:rsidRDefault="001D0800" w:rsidP="00C731A5">
            <w:pPr>
              <w:pStyle w:val="Absatztextnormal"/>
              <w:spacing w:before="120"/>
              <w:ind w:left="0"/>
              <w:rPr>
                <w:rFonts w:cs="Arial"/>
                <w:b/>
              </w:rPr>
            </w:pPr>
            <w:r w:rsidRPr="003A211B">
              <w:rPr>
                <w:rFonts w:cs="Arial"/>
                <w:b/>
              </w:rPr>
              <w:t>Macht</w:t>
            </w:r>
          </w:p>
        </w:tc>
        <w:tc>
          <w:tcPr>
            <w:tcW w:w="6663" w:type="dxa"/>
            <w:shd w:val="clear" w:color="auto" w:fill="A8D08D"/>
          </w:tcPr>
          <w:p w14:paraId="1A6FA176" w14:textId="77777777" w:rsidR="001D0800" w:rsidRPr="003A211B" w:rsidRDefault="001D0800" w:rsidP="00C731A5">
            <w:pPr>
              <w:pStyle w:val="Absatztextnormal"/>
              <w:spacing w:before="120"/>
              <w:ind w:left="0"/>
              <w:rPr>
                <w:rFonts w:cs="Arial"/>
                <w:b/>
              </w:rPr>
            </w:pPr>
            <w:r w:rsidRPr="003A211B">
              <w:rPr>
                <w:rFonts w:cs="Arial"/>
                <w:b/>
              </w:rPr>
              <w:t>Begründung der Machtposition</w:t>
            </w:r>
          </w:p>
        </w:tc>
      </w:tr>
      <w:tr w:rsidR="001D0800" w:rsidRPr="00EA5D54" w14:paraId="43CB607D" w14:textId="77777777" w:rsidTr="00C731A5">
        <w:trPr>
          <w:cantSplit/>
        </w:trPr>
        <w:tc>
          <w:tcPr>
            <w:tcW w:w="1951" w:type="dxa"/>
          </w:tcPr>
          <w:p w14:paraId="42D2FD66" w14:textId="77777777" w:rsidR="00EA5D54" w:rsidRPr="003A211B" w:rsidRDefault="001D0800" w:rsidP="001D0800">
            <w:pPr>
              <w:pStyle w:val="Absatztextnormal"/>
              <w:ind w:left="0"/>
              <w:rPr>
                <w:rFonts w:eastAsia="Arial" w:cs="Arial"/>
                <w:color w:val="000000"/>
              </w:rPr>
            </w:pPr>
            <w:r w:rsidRPr="003A211B">
              <w:rPr>
                <w:rFonts w:eastAsia="Arial" w:cs="Arial"/>
                <w:color w:val="000000"/>
              </w:rPr>
              <w:t>S1</w:t>
            </w:r>
            <w:r w:rsidR="00EA5D54" w:rsidRPr="003A211B">
              <w:rPr>
                <w:rFonts w:eastAsia="Arial" w:cs="Arial"/>
                <w:color w:val="000000"/>
              </w:rPr>
              <w:t xml:space="preserve">: T. </w:t>
            </w:r>
            <w:proofErr w:type="spellStart"/>
            <w:r w:rsidR="00EA5D54" w:rsidRPr="003A211B">
              <w:rPr>
                <w:rFonts w:eastAsia="Arial" w:cs="Arial"/>
                <w:color w:val="000000"/>
              </w:rPr>
              <w:t>Pitha</w:t>
            </w:r>
            <w:proofErr w:type="spellEnd"/>
            <w:r w:rsidR="00EA5D54" w:rsidRPr="003A211B">
              <w:rPr>
                <w:rFonts w:eastAsia="Arial" w:cs="Arial"/>
                <w:color w:val="000000"/>
              </w:rPr>
              <w:t xml:space="preserve"> </w:t>
            </w:r>
          </w:p>
          <w:p w14:paraId="33500AD9" w14:textId="77777777" w:rsidR="001D0800" w:rsidRPr="003A211B" w:rsidRDefault="00EA5D54" w:rsidP="001D0800">
            <w:pPr>
              <w:pStyle w:val="Absatztextnormal"/>
              <w:ind w:left="0"/>
              <w:rPr>
                <w:rFonts w:cs="Arial"/>
              </w:rPr>
            </w:pPr>
            <w:r w:rsidRPr="003A211B">
              <w:rPr>
                <w:rFonts w:eastAsia="Arial" w:cs="Arial"/>
                <w:color w:val="000000"/>
              </w:rPr>
              <w:t xml:space="preserve">MA in Linie (AP1) </w:t>
            </w:r>
          </w:p>
        </w:tc>
        <w:tc>
          <w:tcPr>
            <w:tcW w:w="1134" w:type="dxa"/>
          </w:tcPr>
          <w:p w14:paraId="20BCE3AD" w14:textId="77777777" w:rsidR="001D0800" w:rsidRPr="003A211B" w:rsidRDefault="00EA5D54" w:rsidP="00C731A5">
            <w:pPr>
              <w:pStyle w:val="Absatztextnormal"/>
              <w:ind w:left="0"/>
              <w:rPr>
                <w:rFonts w:cs="Arial"/>
              </w:rPr>
            </w:pPr>
            <w:r w:rsidRPr="003A211B">
              <w:rPr>
                <w:rFonts w:cs="Arial"/>
              </w:rPr>
              <w:t>Niedrig</w:t>
            </w:r>
          </w:p>
        </w:tc>
        <w:tc>
          <w:tcPr>
            <w:tcW w:w="6663" w:type="dxa"/>
          </w:tcPr>
          <w:p w14:paraId="09772A35" w14:textId="77777777" w:rsidR="00CC3625" w:rsidRPr="003A211B" w:rsidRDefault="00CC3625" w:rsidP="00C731A5">
            <w:pPr>
              <w:pStyle w:val="Absatztextnormal"/>
              <w:ind w:left="0"/>
              <w:rPr>
                <w:rFonts w:cs="Arial"/>
              </w:rPr>
            </w:pPr>
            <w:r w:rsidRPr="003A211B">
              <w:rPr>
                <w:rFonts w:cs="Arial"/>
              </w:rPr>
              <w:t xml:space="preserve">Verfügt über eine hohe Fachexpertise, ist jedoch normaler </w:t>
            </w:r>
          </w:p>
          <w:p w14:paraId="3B9AFC3C" w14:textId="77777777" w:rsidR="001D0800" w:rsidRPr="003A211B" w:rsidRDefault="00CC3625" w:rsidP="00C731A5">
            <w:pPr>
              <w:pStyle w:val="Absatztextnormal"/>
              <w:ind w:left="0"/>
              <w:rPr>
                <w:rFonts w:cs="Arial"/>
              </w:rPr>
            </w:pPr>
            <w:r w:rsidRPr="003A211B">
              <w:rPr>
                <w:rFonts w:cs="Arial"/>
              </w:rPr>
              <w:t>Mitarbeiter in der Linie und fachlicher Verantwortlicher für das Arbeitspaket 1.</w:t>
            </w:r>
          </w:p>
        </w:tc>
      </w:tr>
      <w:tr w:rsidR="001D0800" w:rsidRPr="00157A8F" w14:paraId="4FED1F60" w14:textId="77777777" w:rsidTr="00C731A5">
        <w:trPr>
          <w:cantSplit/>
        </w:trPr>
        <w:tc>
          <w:tcPr>
            <w:tcW w:w="1951" w:type="dxa"/>
          </w:tcPr>
          <w:p w14:paraId="6C417B51" w14:textId="77777777" w:rsidR="001D0800" w:rsidRPr="003A211B" w:rsidRDefault="001D0800" w:rsidP="00C731A5">
            <w:pPr>
              <w:pStyle w:val="Absatztextnormal"/>
              <w:ind w:left="0"/>
              <w:rPr>
                <w:rFonts w:eastAsia="Arial" w:cs="Arial"/>
                <w:color w:val="000000"/>
              </w:rPr>
            </w:pPr>
            <w:r w:rsidRPr="003A211B">
              <w:rPr>
                <w:rFonts w:eastAsia="Arial" w:cs="Arial"/>
                <w:color w:val="000000"/>
              </w:rPr>
              <w:t>S2</w:t>
            </w:r>
            <w:r w:rsidR="00EA5D54" w:rsidRPr="003A211B">
              <w:rPr>
                <w:rFonts w:eastAsia="Arial" w:cs="Arial"/>
                <w:color w:val="000000"/>
              </w:rPr>
              <w:t xml:space="preserve">: </w:t>
            </w:r>
            <w:r w:rsidR="009175BA" w:rsidRPr="003A211B">
              <w:rPr>
                <w:rFonts w:eastAsia="Arial" w:cs="Arial"/>
                <w:color w:val="000000"/>
              </w:rPr>
              <w:t>V. Möller</w:t>
            </w:r>
          </w:p>
          <w:p w14:paraId="2724BF73" w14:textId="77777777" w:rsidR="00EA5D54" w:rsidRPr="003A211B" w:rsidRDefault="009175BA" w:rsidP="00EA5D54">
            <w:pPr>
              <w:rPr>
                <w:rFonts w:eastAsia="Arial"/>
              </w:rPr>
            </w:pPr>
            <w:r w:rsidRPr="003A211B">
              <w:rPr>
                <w:rFonts w:eastAsia="Arial"/>
              </w:rPr>
              <w:t>Geschäftsführer</w:t>
            </w:r>
          </w:p>
        </w:tc>
        <w:tc>
          <w:tcPr>
            <w:tcW w:w="1134" w:type="dxa"/>
          </w:tcPr>
          <w:p w14:paraId="47D15D58" w14:textId="77777777" w:rsidR="001D0800" w:rsidRPr="003A211B" w:rsidRDefault="009175BA" w:rsidP="00C731A5">
            <w:pPr>
              <w:pStyle w:val="Absatztextnormal"/>
              <w:ind w:left="0"/>
              <w:rPr>
                <w:rFonts w:cs="Arial"/>
              </w:rPr>
            </w:pPr>
            <w:r w:rsidRPr="003A211B">
              <w:rPr>
                <w:rFonts w:cs="Arial"/>
              </w:rPr>
              <w:t>Hoch</w:t>
            </w:r>
          </w:p>
        </w:tc>
        <w:tc>
          <w:tcPr>
            <w:tcW w:w="6663" w:type="dxa"/>
          </w:tcPr>
          <w:p w14:paraId="45F6C625" w14:textId="67DAF193" w:rsidR="00CC3625" w:rsidRPr="003A211B" w:rsidRDefault="009175BA" w:rsidP="00C731A5">
            <w:pPr>
              <w:pStyle w:val="Absatztextnormal"/>
              <w:ind w:left="0"/>
              <w:rPr>
                <w:rFonts w:cs="Arial"/>
              </w:rPr>
            </w:pPr>
            <w:r w:rsidRPr="003A211B">
              <w:rPr>
                <w:rFonts w:cs="Arial"/>
              </w:rPr>
              <w:t xml:space="preserve">Aufgrund seiner Position als Geschäftsführer der </w:t>
            </w:r>
            <w:r w:rsidR="00143F1B">
              <w:rPr>
                <w:rFonts w:cs="Arial"/>
              </w:rPr>
              <w:t>ABC</w:t>
            </w:r>
            <w:r w:rsidRPr="003A211B">
              <w:rPr>
                <w:rFonts w:cs="Arial"/>
              </w:rPr>
              <w:t xml:space="preserve"> GmbH </w:t>
            </w:r>
          </w:p>
          <w:p w14:paraId="271C56BB" w14:textId="77777777" w:rsidR="00CC3625" w:rsidRPr="003A211B" w:rsidRDefault="009175BA" w:rsidP="00C731A5">
            <w:pPr>
              <w:pStyle w:val="Absatztextnormal"/>
              <w:ind w:left="0"/>
              <w:rPr>
                <w:rFonts w:cs="Arial"/>
              </w:rPr>
            </w:pPr>
            <w:r w:rsidRPr="003A211B">
              <w:rPr>
                <w:rFonts w:cs="Arial"/>
              </w:rPr>
              <w:t xml:space="preserve">verfügt er über die Befugnis disziplinarisch und auch fachlich </w:t>
            </w:r>
          </w:p>
          <w:p w14:paraId="0537FCE2" w14:textId="77777777" w:rsidR="001D0800" w:rsidRPr="003A211B" w:rsidRDefault="009175BA" w:rsidP="00C731A5">
            <w:pPr>
              <w:pStyle w:val="Absatztextnormal"/>
              <w:ind w:left="0"/>
              <w:rPr>
                <w:rFonts w:cs="Arial"/>
              </w:rPr>
            </w:pPr>
            <w:r w:rsidRPr="003A211B">
              <w:rPr>
                <w:rFonts w:cs="Arial"/>
              </w:rPr>
              <w:t>gegenüber seinen Mitarbeitern zu weisen.</w:t>
            </w:r>
          </w:p>
        </w:tc>
      </w:tr>
      <w:tr w:rsidR="001D0800" w:rsidRPr="00157A8F" w14:paraId="79D92F67" w14:textId="77777777" w:rsidTr="00C731A5">
        <w:trPr>
          <w:cantSplit/>
        </w:trPr>
        <w:tc>
          <w:tcPr>
            <w:tcW w:w="1951" w:type="dxa"/>
          </w:tcPr>
          <w:p w14:paraId="56D98555" w14:textId="77777777" w:rsidR="001D0800" w:rsidRPr="00B6323D" w:rsidRDefault="001D0800" w:rsidP="001D0800">
            <w:pPr>
              <w:rPr>
                <w:rFonts w:eastAsia="Arial" w:cs="Arial"/>
                <w:color w:val="000000"/>
              </w:rPr>
            </w:pPr>
            <w:r w:rsidRPr="00B6323D">
              <w:rPr>
                <w:rFonts w:eastAsia="Arial" w:cs="Arial"/>
                <w:color w:val="000000"/>
              </w:rPr>
              <w:t>S</w:t>
            </w:r>
            <w:r w:rsidR="00EB3ACB" w:rsidRPr="00B6323D">
              <w:rPr>
                <w:rFonts w:eastAsia="Arial" w:cs="Arial"/>
                <w:color w:val="000000"/>
              </w:rPr>
              <w:t>5</w:t>
            </w:r>
            <w:r w:rsidR="00EA5D54" w:rsidRPr="00B6323D">
              <w:rPr>
                <w:rFonts w:eastAsia="Arial" w:cs="Arial"/>
                <w:color w:val="000000"/>
              </w:rPr>
              <w:t xml:space="preserve">: S. </w:t>
            </w:r>
            <w:proofErr w:type="spellStart"/>
            <w:r w:rsidR="00EA5D54" w:rsidRPr="00B6323D">
              <w:rPr>
                <w:rFonts w:eastAsia="Arial" w:cs="Arial"/>
                <w:color w:val="000000"/>
              </w:rPr>
              <w:t>Bonka</w:t>
            </w:r>
            <w:proofErr w:type="spellEnd"/>
          </w:p>
          <w:p w14:paraId="71DCF773" w14:textId="77777777" w:rsidR="00EA5D54" w:rsidRPr="00B6323D" w:rsidRDefault="00EA5D54" w:rsidP="001D0800">
            <w:pPr>
              <w:rPr>
                <w:rFonts w:eastAsia="Arial" w:cs="Arial"/>
                <w:color w:val="000000"/>
              </w:rPr>
            </w:pPr>
            <w:r w:rsidRPr="00B6323D">
              <w:rPr>
                <w:rFonts w:eastAsia="Arial" w:cs="Arial"/>
                <w:color w:val="000000"/>
              </w:rPr>
              <w:t>Auftraggeber</w:t>
            </w:r>
            <w:r w:rsidR="00CC3625" w:rsidRPr="00B6323D">
              <w:rPr>
                <w:rFonts w:eastAsia="Arial" w:cs="Arial"/>
                <w:color w:val="000000"/>
              </w:rPr>
              <w:t xml:space="preserve"> (Geschäftsführer)</w:t>
            </w:r>
          </w:p>
        </w:tc>
        <w:tc>
          <w:tcPr>
            <w:tcW w:w="1134" w:type="dxa"/>
          </w:tcPr>
          <w:p w14:paraId="450DF45B" w14:textId="77777777" w:rsidR="001D0800" w:rsidRPr="003A211B" w:rsidRDefault="00EA5D54" w:rsidP="00C731A5">
            <w:pPr>
              <w:pStyle w:val="Absatztextnormal"/>
              <w:ind w:left="0"/>
              <w:rPr>
                <w:rFonts w:cs="Arial"/>
              </w:rPr>
            </w:pPr>
            <w:r w:rsidRPr="003A211B">
              <w:rPr>
                <w:rFonts w:cs="Arial"/>
              </w:rPr>
              <w:t>Hoch</w:t>
            </w:r>
          </w:p>
        </w:tc>
        <w:tc>
          <w:tcPr>
            <w:tcW w:w="6663" w:type="dxa"/>
          </w:tcPr>
          <w:p w14:paraId="43643162" w14:textId="77777777" w:rsidR="00CC3625" w:rsidRPr="003A211B" w:rsidRDefault="00CC3625" w:rsidP="00C731A5">
            <w:pPr>
              <w:pStyle w:val="Absatztextnormal"/>
              <w:ind w:left="0"/>
              <w:rPr>
                <w:rFonts w:cs="Arial"/>
              </w:rPr>
            </w:pPr>
            <w:r w:rsidRPr="003A211B">
              <w:rPr>
                <w:rFonts w:cs="Arial"/>
              </w:rPr>
              <w:t xml:space="preserve">Aufgrund seiner Position als Geschäftsführer der </w:t>
            </w:r>
            <w:proofErr w:type="spellStart"/>
            <w:r w:rsidRPr="003A211B">
              <w:rPr>
                <w:rFonts w:cs="Arial"/>
              </w:rPr>
              <w:t>Beckedorfer</w:t>
            </w:r>
            <w:proofErr w:type="spellEnd"/>
            <w:r w:rsidRPr="003A211B">
              <w:rPr>
                <w:rFonts w:cs="Arial"/>
              </w:rPr>
              <w:t xml:space="preserve"> Bank hat er die nötige disziplinarische und auch fachliche </w:t>
            </w:r>
          </w:p>
          <w:p w14:paraId="75C74CC6" w14:textId="77777777" w:rsidR="001D0800" w:rsidRPr="003A211B" w:rsidRDefault="00CC3625" w:rsidP="00C731A5">
            <w:pPr>
              <w:pStyle w:val="Absatztextnormal"/>
              <w:ind w:left="0"/>
              <w:rPr>
                <w:rFonts w:cs="Arial"/>
              </w:rPr>
            </w:pPr>
            <w:r w:rsidRPr="003A211B">
              <w:rPr>
                <w:rFonts w:cs="Arial"/>
              </w:rPr>
              <w:t>Weisungsbefugnis gegenüber seinen Mitarbeitern.</w:t>
            </w:r>
          </w:p>
        </w:tc>
      </w:tr>
      <w:tr w:rsidR="001D0800" w:rsidRPr="00157A8F" w14:paraId="54981ADF" w14:textId="77777777" w:rsidTr="00C731A5">
        <w:trPr>
          <w:cantSplit/>
        </w:trPr>
        <w:tc>
          <w:tcPr>
            <w:tcW w:w="1951" w:type="dxa"/>
          </w:tcPr>
          <w:p w14:paraId="1BFC7CC7" w14:textId="77777777" w:rsidR="001D0800" w:rsidRPr="003A211B" w:rsidRDefault="001D0800" w:rsidP="00C731A5">
            <w:pPr>
              <w:pStyle w:val="Absatztextnormal"/>
              <w:ind w:left="0"/>
              <w:rPr>
                <w:rFonts w:eastAsia="Arial" w:cs="Arial"/>
                <w:color w:val="000000"/>
              </w:rPr>
            </w:pPr>
            <w:r w:rsidRPr="003A211B">
              <w:rPr>
                <w:rFonts w:eastAsia="Arial" w:cs="Arial"/>
                <w:color w:val="000000"/>
              </w:rPr>
              <w:t>S</w:t>
            </w:r>
            <w:r w:rsidR="00EB3ACB" w:rsidRPr="003A211B">
              <w:rPr>
                <w:rFonts w:eastAsia="Arial" w:cs="Arial"/>
                <w:color w:val="000000"/>
              </w:rPr>
              <w:t>6</w:t>
            </w:r>
            <w:r w:rsidR="00EA5D54" w:rsidRPr="003A211B">
              <w:rPr>
                <w:rFonts w:eastAsia="Arial" w:cs="Arial"/>
                <w:color w:val="000000"/>
              </w:rPr>
              <w:t xml:space="preserve">: U. </w:t>
            </w:r>
            <w:proofErr w:type="spellStart"/>
            <w:r w:rsidR="00EA5D54" w:rsidRPr="003A211B">
              <w:rPr>
                <w:rFonts w:eastAsia="Arial" w:cs="Arial"/>
                <w:color w:val="000000"/>
              </w:rPr>
              <w:t>Bittger</w:t>
            </w:r>
            <w:proofErr w:type="spellEnd"/>
          </w:p>
          <w:p w14:paraId="404BA999" w14:textId="77777777" w:rsidR="00EA5D54" w:rsidRPr="003A211B" w:rsidRDefault="00EA5D54" w:rsidP="00EA5D54">
            <w:pPr>
              <w:rPr>
                <w:rFonts w:eastAsia="Arial"/>
              </w:rPr>
            </w:pPr>
            <w:r w:rsidRPr="003A211B">
              <w:rPr>
                <w:rFonts w:eastAsia="Arial"/>
              </w:rPr>
              <w:t xml:space="preserve">Projekt- &amp; </w:t>
            </w:r>
          </w:p>
          <w:p w14:paraId="31B61B1D" w14:textId="77777777" w:rsidR="00EA5D54" w:rsidRPr="003A211B" w:rsidRDefault="00EA5D54" w:rsidP="00EA5D54">
            <w:pPr>
              <w:rPr>
                <w:rFonts w:eastAsia="Arial"/>
              </w:rPr>
            </w:pPr>
            <w:r w:rsidRPr="003A211B">
              <w:rPr>
                <w:rFonts w:eastAsia="Arial"/>
              </w:rPr>
              <w:t>Abteilungsleiterin</w:t>
            </w:r>
          </w:p>
        </w:tc>
        <w:tc>
          <w:tcPr>
            <w:tcW w:w="1134" w:type="dxa"/>
          </w:tcPr>
          <w:p w14:paraId="323AFAC8" w14:textId="77777777" w:rsidR="001D0800" w:rsidRPr="003A211B" w:rsidRDefault="003961E3" w:rsidP="00C731A5">
            <w:pPr>
              <w:pStyle w:val="Absatztextnormal"/>
              <w:ind w:left="0"/>
              <w:rPr>
                <w:rFonts w:cs="Arial"/>
              </w:rPr>
            </w:pPr>
            <w:commentRangeStart w:id="46"/>
            <w:commentRangeEnd w:id="46"/>
            <w:r w:rsidRPr="003A211B">
              <w:rPr>
                <w:rStyle w:val="Refdecomentario"/>
                <w:sz w:val="20"/>
                <w:szCs w:val="20"/>
              </w:rPr>
              <w:commentReference w:id="46"/>
            </w:r>
            <w:r w:rsidR="00EB3ACB" w:rsidRPr="003A211B">
              <w:rPr>
                <w:rFonts w:cs="Arial"/>
              </w:rPr>
              <w:t>Hoch</w:t>
            </w:r>
          </w:p>
        </w:tc>
        <w:tc>
          <w:tcPr>
            <w:tcW w:w="6663" w:type="dxa"/>
          </w:tcPr>
          <w:p w14:paraId="1BB39CEE" w14:textId="77777777" w:rsidR="001D0800" w:rsidRPr="003A211B" w:rsidRDefault="00EB3ACB" w:rsidP="00C731A5">
            <w:pPr>
              <w:pStyle w:val="Absatztextnormal"/>
              <w:ind w:left="0"/>
              <w:rPr>
                <w:rFonts w:cs="Arial"/>
              </w:rPr>
            </w:pPr>
            <w:r w:rsidRPr="003A211B">
              <w:rPr>
                <w:rFonts w:cs="Arial"/>
              </w:rPr>
              <w:t xml:space="preserve">Aufgrund </w:t>
            </w:r>
            <w:r w:rsidR="007042DD" w:rsidRPr="003A211B">
              <w:rPr>
                <w:rFonts w:cs="Arial"/>
              </w:rPr>
              <w:t>ihrer</w:t>
            </w:r>
            <w:r w:rsidRPr="003A211B">
              <w:rPr>
                <w:rFonts w:cs="Arial"/>
              </w:rPr>
              <w:t xml:space="preserve"> fa</w:t>
            </w:r>
            <w:r w:rsidR="007042DD" w:rsidRPr="003A211B">
              <w:rPr>
                <w:rFonts w:cs="Arial"/>
              </w:rPr>
              <w:t>chlichen und disziplinarischen Weisungsbefugnis als Abteilungsleiterin hat Sie Einfluss auf ihre Mitarbeiter.</w:t>
            </w:r>
          </w:p>
        </w:tc>
      </w:tr>
      <w:tr w:rsidR="001D0800" w:rsidRPr="00157A8F" w14:paraId="70D638C9" w14:textId="77777777" w:rsidTr="00C731A5">
        <w:trPr>
          <w:cantSplit/>
        </w:trPr>
        <w:tc>
          <w:tcPr>
            <w:tcW w:w="1951" w:type="dxa"/>
          </w:tcPr>
          <w:p w14:paraId="6A4BB0A1" w14:textId="77777777" w:rsidR="001D0800" w:rsidRPr="003A211B" w:rsidRDefault="001D0800" w:rsidP="00C731A5">
            <w:pPr>
              <w:pStyle w:val="Absatztextnormal"/>
              <w:ind w:left="0"/>
              <w:rPr>
                <w:rFonts w:eastAsia="Arial" w:cs="Arial"/>
                <w:color w:val="000000"/>
              </w:rPr>
            </w:pPr>
            <w:r w:rsidRPr="003A211B">
              <w:rPr>
                <w:rFonts w:eastAsia="Arial" w:cs="Arial"/>
                <w:color w:val="000000"/>
              </w:rPr>
              <w:t>S</w:t>
            </w:r>
            <w:r w:rsidR="00EB3ACB" w:rsidRPr="003A211B">
              <w:rPr>
                <w:rFonts w:eastAsia="Arial" w:cs="Arial"/>
                <w:color w:val="000000"/>
              </w:rPr>
              <w:t>7</w:t>
            </w:r>
            <w:r w:rsidR="00EA5D54" w:rsidRPr="003A211B">
              <w:rPr>
                <w:rFonts w:eastAsia="Arial" w:cs="Arial"/>
                <w:color w:val="000000"/>
              </w:rPr>
              <w:t>: T. Groß</w:t>
            </w:r>
          </w:p>
          <w:p w14:paraId="74C40599" w14:textId="77777777" w:rsidR="00EA5D54" w:rsidRPr="003A211B" w:rsidRDefault="00EA5D54" w:rsidP="00EA5D54">
            <w:pPr>
              <w:rPr>
                <w:rFonts w:eastAsia="Arial"/>
              </w:rPr>
            </w:pPr>
            <w:r w:rsidRPr="003A211B">
              <w:rPr>
                <w:rFonts w:eastAsia="Arial"/>
              </w:rPr>
              <w:t>MA Bank (AP 5&amp;6)</w:t>
            </w:r>
          </w:p>
        </w:tc>
        <w:tc>
          <w:tcPr>
            <w:tcW w:w="1134" w:type="dxa"/>
          </w:tcPr>
          <w:p w14:paraId="1F17BB1D" w14:textId="77777777" w:rsidR="001D0800" w:rsidRPr="003A211B" w:rsidRDefault="009175BA" w:rsidP="00C731A5">
            <w:pPr>
              <w:pStyle w:val="Absatztextnormal"/>
              <w:ind w:left="0"/>
              <w:rPr>
                <w:rFonts w:cs="Arial"/>
              </w:rPr>
            </w:pPr>
            <w:r w:rsidRPr="003A211B">
              <w:rPr>
                <w:rFonts w:cs="Arial"/>
              </w:rPr>
              <w:t>Niedrig</w:t>
            </w:r>
          </w:p>
        </w:tc>
        <w:tc>
          <w:tcPr>
            <w:tcW w:w="6663" w:type="dxa"/>
          </w:tcPr>
          <w:p w14:paraId="6C721D2D" w14:textId="77777777" w:rsidR="001D0800" w:rsidRPr="003A211B" w:rsidRDefault="00CC3625" w:rsidP="00C731A5">
            <w:pPr>
              <w:pStyle w:val="Absatztextnormal"/>
              <w:ind w:left="0"/>
              <w:rPr>
                <w:rFonts w:cs="Arial"/>
              </w:rPr>
            </w:pPr>
            <w:r w:rsidRPr="003A211B">
              <w:rPr>
                <w:rFonts w:cs="Arial"/>
              </w:rPr>
              <w:t>Ist normaler Mitarbeiter in der IT-Abteilung der Bank.</w:t>
            </w:r>
          </w:p>
        </w:tc>
      </w:tr>
    </w:tbl>
    <w:p w14:paraId="654D7785" w14:textId="77777777" w:rsidR="00C45117" w:rsidRDefault="00C45117" w:rsidP="00C45117">
      <w:pPr>
        <w:pStyle w:val="Descripcin"/>
      </w:pPr>
      <w:bookmarkStart w:id="47" w:name="_Toc142565828"/>
      <w:r>
        <w:t xml:space="preserve">Tabelle </w:t>
      </w:r>
      <w:r w:rsidR="00000000">
        <w:fldChar w:fldCharType="begin"/>
      </w:r>
      <w:r w:rsidR="00000000">
        <w:instrText xml:space="preserve"> SEQ Tabelle \* ARABIC </w:instrText>
      </w:r>
      <w:r w:rsidR="00000000">
        <w:fldChar w:fldCharType="separate"/>
      </w:r>
      <w:r w:rsidR="001E2DC0">
        <w:rPr>
          <w:noProof/>
        </w:rPr>
        <w:t>8</w:t>
      </w:r>
      <w:r w:rsidR="00000000">
        <w:rPr>
          <w:noProof/>
        </w:rPr>
        <w:fldChar w:fldCharType="end"/>
      </w:r>
      <w:r>
        <w:t xml:space="preserve"> </w:t>
      </w:r>
      <w:r w:rsidR="001D0800">
        <w:t>Macht</w:t>
      </w:r>
      <w:bookmarkEnd w:id="47"/>
    </w:p>
    <w:p w14:paraId="67EF16EF" w14:textId="77777777" w:rsidR="006C1A80" w:rsidRDefault="006C1A80" w:rsidP="000A5D21">
      <w:pPr>
        <w:rPr>
          <w:ins w:id="48" w:author="Teubert, Jasmin" w:date="2023-10-29T10:57:00Z"/>
          <w:sz w:val="22"/>
          <w:szCs w:val="22"/>
        </w:rPr>
      </w:pPr>
    </w:p>
    <w:p w14:paraId="5A4FC50F" w14:textId="77777777" w:rsidR="005225D4" w:rsidRPr="006C1A80" w:rsidDel="005225D4" w:rsidRDefault="005225D4" w:rsidP="000A5D21">
      <w:pPr>
        <w:rPr>
          <w:del w:id="49" w:author="Teubert, Jasmin" w:date="2023-10-29T10:57:00Z"/>
          <w:sz w:val="22"/>
          <w:szCs w:val="22"/>
        </w:rPr>
      </w:pPr>
    </w:p>
    <w:p w14:paraId="4147C26A" w14:textId="77777777" w:rsidR="000A5D21" w:rsidRPr="006C1A80" w:rsidRDefault="000A5D21" w:rsidP="000A5D21">
      <w:pPr>
        <w:rPr>
          <w:sz w:val="22"/>
          <w:szCs w:val="22"/>
        </w:rPr>
      </w:pPr>
    </w:p>
    <w:p w14:paraId="78FA40E9" w14:textId="77777777" w:rsidR="00EE76C0" w:rsidRDefault="000A5D21" w:rsidP="00EE76C0">
      <w:pPr>
        <w:pStyle w:val="Ttulo2"/>
      </w:pPr>
      <w:bookmarkStart w:id="50" w:name="_Toc142565861"/>
      <w:r>
        <w:t>Machtpromotoren</w:t>
      </w:r>
      <w:bookmarkEnd w:id="50"/>
    </w:p>
    <w:p w14:paraId="6A9EC3A1" w14:textId="77777777" w:rsidR="003521B7" w:rsidRPr="003521B7" w:rsidRDefault="003521B7" w:rsidP="003521B7">
      <w:pPr>
        <w:rPr>
          <w:sz w:val="22"/>
          <w:szCs w:val="22"/>
        </w:rPr>
      </w:pPr>
      <w:r w:rsidRPr="003521B7">
        <w:rPr>
          <w:sz w:val="22"/>
          <w:szCs w:val="22"/>
        </w:rPr>
        <w:t xml:space="preserve">In diesem Projekt ist der Geschäftsführer der </w:t>
      </w:r>
      <w:proofErr w:type="spellStart"/>
      <w:r w:rsidRPr="003521B7">
        <w:rPr>
          <w:sz w:val="22"/>
          <w:szCs w:val="22"/>
        </w:rPr>
        <w:t>Beckedorfer</w:t>
      </w:r>
      <w:proofErr w:type="spellEnd"/>
      <w:r w:rsidRPr="003521B7">
        <w:rPr>
          <w:sz w:val="22"/>
          <w:szCs w:val="22"/>
        </w:rPr>
        <w:t xml:space="preserve"> Bank Herr Stephan </w:t>
      </w:r>
      <w:proofErr w:type="spellStart"/>
      <w:r w:rsidRPr="003521B7">
        <w:rPr>
          <w:sz w:val="22"/>
          <w:szCs w:val="22"/>
        </w:rPr>
        <w:t>Bonka</w:t>
      </w:r>
      <w:proofErr w:type="spellEnd"/>
      <w:r w:rsidRPr="003521B7">
        <w:rPr>
          <w:sz w:val="22"/>
          <w:szCs w:val="22"/>
        </w:rPr>
        <w:t xml:space="preserve"> der Macht-promotor.</w:t>
      </w:r>
    </w:p>
    <w:p w14:paraId="67C3E255" w14:textId="77777777" w:rsidR="003521B7" w:rsidRPr="003521B7" w:rsidRDefault="003521B7" w:rsidP="003521B7">
      <w:pPr>
        <w:rPr>
          <w:sz w:val="22"/>
          <w:szCs w:val="22"/>
        </w:rPr>
      </w:pPr>
    </w:p>
    <w:p w14:paraId="60CED7D4" w14:textId="77777777" w:rsidR="003521B7" w:rsidRPr="003521B7" w:rsidRDefault="003521B7" w:rsidP="003521B7">
      <w:pPr>
        <w:rPr>
          <w:sz w:val="22"/>
          <w:szCs w:val="22"/>
        </w:rPr>
      </w:pPr>
      <w:r w:rsidRPr="003521B7">
        <w:rPr>
          <w:sz w:val="22"/>
          <w:szCs w:val="22"/>
        </w:rPr>
        <w:t xml:space="preserve">Angesichts der Entwicklungen von Kosten und Personal ist eine ordnungsgemäße Betriebsführung in der Bank zunehmend schwer aufrecht zu erhalten weshalb Risiken steigen. Ausgebildete und hochqualifizierte IT-Spezialisten sind für die Bank schwer zu akquirieren. Aus diesen Gründen ist Herr </w:t>
      </w:r>
      <w:proofErr w:type="spellStart"/>
      <w:r w:rsidRPr="003521B7">
        <w:rPr>
          <w:sz w:val="22"/>
          <w:szCs w:val="22"/>
        </w:rPr>
        <w:t>Bonka</w:t>
      </w:r>
      <w:proofErr w:type="spellEnd"/>
      <w:r w:rsidRPr="003521B7">
        <w:rPr>
          <w:sz w:val="22"/>
          <w:szCs w:val="22"/>
        </w:rPr>
        <w:t xml:space="preserve"> Befürworter dieses Projektes und promotet es intern bei seinen Mitarbeitern.</w:t>
      </w:r>
    </w:p>
    <w:p w14:paraId="7A3AD101" w14:textId="77777777" w:rsidR="003521B7" w:rsidRPr="003521B7" w:rsidRDefault="003521B7" w:rsidP="003521B7">
      <w:pPr>
        <w:rPr>
          <w:sz w:val="22"/>
          <w:szCs w:val="22"/>
        </w:rPr>
      </w:pPr>
    </w:p>
    <w:p w14:paraId="0D207AFD" w14:textId="3D711045" w:rsidR="000A5D21" w:rsidRPr="006C1A80" w:rsidDel="007D661B" w:rsidRDefault="003521B7" w:rsidP="003521B7">
      <w:pPr>
        <w:rPr>
          <w:del w:id="51" w:author="Teubert, Jasmin" w:date="2023-10-29T13:59:00Z"/>
          <w:sz w:val="22"/>
          <w:szCs w:val="22"/>
        </w:rPr>
      </w:pPr>
      <w:r w:rsidRPr="003521B7">
        <w:rPr>
          <w:sz w:val="22"/>
          <w:szCs w:val="22"/>
        </w:rPr>
        <w:t xml:space="preserve">Jedoch ist er in seiner Funktion als Geschäftsführer auch dazu in der Lage, dass der Betriebsüber-gang aufgrund von unzufriedenstellenden Mängeln und daraus resultierender Betriebsrisiken </w:t>
      </w:r>
      <w:proofErr w:type="spellStart"/>
      <w:r w:rsidRPr="003521B7">
        <w:rPr>
          <w:sz w:val="22"/>
          <w:szCs w:val="22"/>
        </w:rPr>
        <w:t>ver</w:t>
      </w:r>
      <w:proofErr w:type="spellEnd"/>
      <w:r w:rsidRPr="003521B7">
        <w:rPr>
          <w:sz w:val="22"/>
          <w:szCs w:val="22"/>
        </w:rPr>
        <w:t>-schoben wird oder aber eine Abnahme verweigert wird.</w:t>
      </w:r>
    </w:p>
    <w:p w14:paraId="321AFA40" w14:textId="765FB474" w:rsidR="00F922A2" w:rsidRDefault="000A5D21" w:rsidP="002C7208">
      <w:pPr>
        <w:pStyle w:val="Ttulo1"/>
      </w:pPr>
      <w:r>
        <w:br w:type="page"/>
      </w:r>
      <w:bookmarkStart w:id="52" w:name="_Toc142565862"/>
      <w:r w:rsidR="00F922A2">
        <w:lastRenderedPageBreak/>
        <w:t>Chancen und Risiken 4.5.11</w:t>
      </w:r>
      <w:r w:rsidR="00B5150F">
        <w:t>.</w:t>
      </w:r>
      <w:bookmarkEnd w:id="52"/>
    </w:p>
    <w:p w14:paraId="509AB183" w14:textId="77777777" w:rsidR="002C7208" w:rsidRPr="002C7208" w:rsidRDefault="002C7208" w:rsidP="002C7208"/>
    <w:tbl>
      <w:tblPr>
        <w:tblW w:w="494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63"/>
        <w:gridCol w:w="1459"/>
        <w:gridCol w:w="2971"/>
        <w:gridCol w:w="1387"/>
        <w:gridCol w:w="3042"/>
      </w:tblGrid>
      <w:tr w:rsidR="00F922A2" w:rsidRPr="00157A8F" w14:paraId="14123EFB" w14:textId="77777777" w:rsidTr="003178B4">
        <w:trPr>
          <w:cantSplit/>
          <w:tblHeader/>
        </w:trPr>
        <w:tc>
          <w:tcPr>
            <w:tcW w:w="663" w:type="dxa"/>
            <w:shd w:val="clear" w:color="auto" w:fill="A8D08D"/>
          </w:tcPr>
          <w:p w14:paraId="35F2D4BD" w14:textId="77777777" w:rsidR="00F922A2" w:rsidRPr="003A211B" w:rsidRDefault="00F922A2" w:rsidP="002C7208">
            <w:pPr>
              <w:spacing w:before="120"/>
              <w:ind w:left="113"/>
              <w:rPr>
                <w:rFonts w:cs="Arial"/>
                <w:b/>
              </w:rPr>
            </w:pPr>
            <w:r w:rsidRPr="003A211B">
              <w:rPr>
                <w:rFonts w:cs="Arial"/>
                <w:b/>
              </w:rPr>
              <w:t>Nr.</w:t>
            </w:r>
          </w:p>
        </w:tc>
        <w:tc>
          <w:tcPr>
            <w:tcW w:w="1459" w:type="dxa"/>
            <w:shd w:val="clear" w:color="auto" w:fill="A8D08D"/>
          </w:tcPr>
          <w:p w14:paraId="3FD81BAB" w14:textId="77777777" w:rsidR="00F922A2" w:rsidRPr="003A211B" w:rsidRDefault="00F922A2" w:rsidP="002C7208">
            <w:pPr>
              <w:spacing w:before="120"/>
              <w:ind w:left="113"/>
              <w:rPr>
                <w:rFonts w:cs="Arial"/>
                <w:b/>
              </w:rPr>
            </w:pPr>
            <w:r w:rsidRPr="003A211B">
              <w:rPr>
                <w:rFonts w:cs="Arial"/>
                <w:b/>
              </w:rPr>
              <w:t>Risikobezeichnung</w:t>
            </w:r>
          </w:p>
        </w:tc>
        <w:tc>
          <w:tcPr>
            <w:tcW w:w="2971" w:type="dxa"/>
            <w:tcBorders>
              <w:bottom w:val="single" w:sz="4" w:space="0" w:color="auto"/>
            </w:tcBorders>
            <w:shd w:val="clear" w:color="auto" w:fill="A8D08D"/>
          </w:tcPr>
          <w:p w14:paraId="60AA541F" w14:textId="77777777" w:rsidR="00F922A2" w:rsidRPr="003A211B" w:rsidRDefault="00F922A2" w:rsidP="002C7208">
            <w:pPr>
              <w:spacing w:before="120"/>
              <w:ind w:left="113"/>
              <w:rPr>
                <w:rFonts w:cs="Arial"/>
                <w:b/>
              </w:rPr>
            </w:pPr>
            <w:r w:rsidRPr="003A211B">
              <w:rPr>
                <w:rFonts w:cs="Arial"/>
                <w:b/>
              </w:rPr>
              <w:t>Beschreibung</w:t>
            </w:r>
          </w:p>
          <w:p w14:paraId="016A23C6" w14:textId="77777777" w:rsidR="00F922A2" w:rsidRPr="003A211B" w:rsidRDefault="00F922A2" w:rsidP="002C7208">
            <w:pPr>
              <w:ind w:left="113"/>
              <w:rPr>
                <w:rFonts w:cs="Arial"/>
              </w:rPr>
            </w:pPr>
          </w:p>
        </w:tc>
        <w:tc>
          <w:tcPr>
            <w:tcW w:w="1387" w:type="dxa"/>
            <w:tcBorders>
              <w:bottom w:val="single" w:sz="4" w:space="0" w:color="auto"/>
            </w:tcBorders>
            <w:shd w:val="clear" w:color="auto" w:fill="A8D08D"/>
          </w:tcPr>
          <w:p w14:paraId="5FEB15BB" w14:textId="77777777" w:rsidR="00F922A2" w:rsidRPr="003A211B" w:rsidRDefault="00F922A2" w:rsidP="002C7208">
            <w:pPr>
              <w:spacing w:before="120"/>
              <w:ind w:left="113"/>
              <w:rPr>
                <w:rFonts w:cs="Arial"/>
                <w:b/>
              </w:rPr>
            </w:pPr>
            <w:r w:rsidRPr="003A211B">
              <w:rPr>
                <w:rFonts w:cs="Arial"/>
                <w:b/>
              </w:rPr>
              <w:t>Art</w:t>
            </w:r>
          </w:p>
        </w:tc>
        <w:tc>
          <w:tcPr>
            <w:tcW w:w="3042" w:type="dxa"/>
            <w:shd w:val="clear" w:color="auto" w:fill="A8D08D"/>
          </w:tcPr>
          <w:p w14:paraId="58AD869E" w14:textId="77777777" w:rsidR="00F922A2" w:rsidRPr="003A211B" w:rsidRDefault="00F922A2" w:rsidP="002C7208">
            <w:pPr>
              <w:spacing w:before="120"/>
              <w:ind w:left="113"/>
              <w:rPr>
                <w:rFonts w:cs="Arial"/>
                <w:b/>
              </w:rPr>
            </w:pPr>
            <w:r w:rsidRPr="003A211B">
              <w:rPr>
                <w:rFonts w:cs="Arial"/>
                <w:b/>
              </w:rPr>
              <w:t>Ursache</w:t>
            </w:r>
          </w:p>
        </w:tc>
      </w:tr>
      <w:tr w:rsidR="00F922A2" w:rsidRPr="00157A8F" w14:paraId="25EACED2" w14:textId="77777777" w:rsidTr="003178B4">
        <w:trPr>
          <w:cantSplit/>
        </w:trPr>
        <w:tc>
          <w:tcPr>
            <w:tcW w:w="663" w:type="dxa"/>
          </w:tcPr>
          <w:p w14:paraId="1B06E606" w14:textId="77777777" w:rsidR="00F922A2" w:rsidRPr="003A211B" w:rsidRDefault="0083088E" w:rsidP="00B5150F">
            <w:pPr>
              <w:pStyle w:val="Absatztextnormal"/>
              <w:ind w:left="0"/>
              <w:jc w:val="both"/>
            </w:pPr>
            <w:r w:rsidRPr="003A211B">
              <w:t>R2</w:t>
            </w:r>
          </w:p>
        </w:tc>
        <w:tc>
          <w:tcPr>
            <w:tcW w:w="1459" w:type="dxa"/>
          </w:tcPr>
          <w:p w14:paraId="72B3288D" w14:textId="77777777" w:rsidR="0083088E" w:rsidRPr="003A211B" w:rsidRDefault="0083088E" w:rsidP="0083088E">
            <w:pPr>
              <w:rPr>
                <w:rFonts w:cs="Arial"/>
              </w:rPr>
            </w:pPr>
            <w:r w:rsidRPr="003A211B">
              <w:rPr>
                <w:rFonts w:cs="Arial"/>
              </w:rPr>
              <w:t xml:space="preserve">Verletzung </w:t>
            </w:r>
          </w:p>
          <w:p w14:paraId="5E27A826" w14:textId="77777777" w:rsidR="00F922A2" w:rsidRPr="003A211B" w:rsidRDefault="0083088E" w:rsidP="0083088E">
            <w:pPr>
              <w:rPr>
                <w:rFonts w:cs="Arial"/>
              </w:rPr>
            </w:pPr>
            <w:r w:rsidRPr="003A211B">
              <w:rPr>
                <w:rFonts w:cs="Arial"/>
              </w:rPr>
              <w:t>Datenschutzgesetz</w:t>
            </w:r>
          </w:p>
        </w:tc>
        <w:tc>
          <w:tcPr>
            <w:tcW w:w="2971" w:type="dxa"/>
            <w:shd w:val="clear" w:color="auto" w:fill="auto"/>
          </w:tcPr>
          <w:p w14:paraId="326AAE9E" w14:textId="46300307" w:rsidR="00F922A2" w:rsidRPr="003A211B" w:rsidRDefault="00FC640F" w:rsidP="00FC640F">
            <w:pPr>
              <w:rPr>
                <w:rFonts w:cs="Arial"/>
                <w:noProof/>
              </w:rPr>
            </w:pPr>
            <w:r w:rsidRPr="003A211B">
              <w:rPr>
                <w:rFonts w:cs="Arial"/>
                <w:noProof/>
              </w:rPr>
              <w:t>Es wird hinsichtlich personenbezogener Daten gegen d</w:t>
            </w:r>
            <w:r w:rsidR="00A05150">
              <w:rPr>
                <w:rFonts w:cs="Arial"/>
                <w:noProof/>
              </w:rPr>
              <w:t>ie DSGVO</w:t>
            </w:r>
            <w:r w:rsidRPr="003A211B">
              <w:rPr>
                <w:rFonts w:cs="Arial"/>
                <w:noProof/>
              </w:rPr>
              <w:t xml:space="preserve"> verstoßen.</w:t>
            </w:r>
          </w:p>
        </w:tc>
        <w:tc>
          <w:tcPr>
            <w:tcW w:w="1387" w:type="dxa"/>
            <w:shd w:val="clear" w:color="auto" w:fill="auto"/>
          </w:tcPr>
          <w:p w14:paraId="41B9C40E" w14:textId="77777777" w:rsidR="00F922A2" w:rsidRPr="003A211B" w:rsidRDefault="00D25E4C" w:rsidP="00B5150F">
            <w:pPr>
              <w:ind w:left="113"/>
              <w:rPr>
                <w:rFonts w:cs="Arial"/>
                <w:noProof/>
              </w:rPr>
            </w:pPr>
            <w:r w:rsidRPr="003A211B">
              <w:rPr>
                <w:rFonts w:cs="Arial"/>
                <w:noProof/>
              </w:rPr>
              <w:t>Regulatorisch</w:t>
            </w:r>
          </w:p>
        </w:tc>
        <w:tc>
          <w:tcPr>
            <w:tcW w:w="3042" w:type="dxa"/>
          </w:tcPr>
          <w:p w14:paraId="0EA33311" w14:textId="77777777" w:rsidR="00F922A2" w:rsidRPr="003A211B" w:rsidRDefault="00AE014C" w:rsidP="00B5150F">
            <w:pPr>
              <w:ind w:left="113"/>
              <w:rPr>
                <w:rFonts w:cs="Arial"/>
              </w:rPr>
            </w:pPr>
            <w:r w:rsidRPr="003A211B">
              <w:rPr>
                <w:rFonts w:cs="Arial"/>
              </w:rPr>
              <w:t>Missachtung gesetzlicher Vorgaben</w:t>
            </w:r>
          </w:p>
        </w:tc>
      </w:tr>
      <w:tr w:rsidR="00F922A2" w:rsidRPr="00157A8F" w14:paraId="71ACA2B8" w14:textId="77777777" w:rsidTr="003178B4">
        <w:trPr>
          <w:cantSplit/>
        </w:trPr>
        <w:tc>
          <w:tcPr>
            <w:tcW w:w="663" w:type="dxa"/>
          </w:tcPr>
          <w:p w14:paraId="3C0D183E" w14:textId="77777777" w:rsidR="00F922A2" w:rsidRPr="003A211B" w:rsidRDefault="0083088E" w:rsidP="00B5150F">
            <w:pPr>
              <w:pStyle w:val="Absatztextnormal"/>
              <w:ind w:left="0"/>
              <w:jc w:val="both"/>
            </w:pPr>
            <w:r w:rsidRPr="003A211B">
              <w:t>R3</w:t>
            </w:r>
          </w:p>
        </w:tc>
        <w:tc>
          <w:tcPr>
            <w:tcW w:w="1459" w:type="dxa"/>
          </w:tcPr>
          <w:p w14:paraId="5D67E713" w14:textId="77777777" w:rsidR="00F922A2" w:rsidRPr="003A211B" w:rsidRDefault="00462DC8" w:rsidP="0083088E">
            <w:pPr>
              <w:rPr>
                <w:rFonts w:cs="Arial"/>
              </w:rPr>
            </w:pPr>
            <w:r w:rsidRPr="003A211B">
              <w:rPr>
                <w:rFonts w:cs="Arial"/>
              </w:rPr>
              <w:t>Vorlage Betriebsvertrag</w:t>
            </w:r>
          </w:p>
          <w:p w14:paraId="7618BAF6" w14:textId="77777777" w:rsidR="0083088E" w:rsidRPr="003A211B" w:rsidRDefault="0083088E" w:rsidP="0083088E">
            <w:pPr>
              <w:rPr>
                <w:rFonts w:cs="Arial"/>
              </w:rPr>
            </w:pPr>
          </w:p>
        </w:tc>
        <w:tc>
          <w:tcPr>
            <w:tcW w:w="2971" w:type="dxa"/>
            <w:shd w:val="clear" w:color="auto" w:fill="auto"/>
          </w:tcPr>
          <w:p w14:paraId="2DC96142" w14:textId="77777777" w:rsidR="00F922A2" w:rsidRPr="003A211B" w:rsidRDefault="00D25E4C" w:rsidP="00FC640F">
            <w:pPr>
              <w:rPr>
                <w:rFonts w:cs="Arial"/>
                <w:noProof/>
              </w:rPr>
            </w:pPr>
            <w:r w:rsidRPr="003A211B">
              <w:rPr>
                <w:rFonts w:cs="Arial"/>
                <w:noProof/>
              </w:rPr>
              <w:t xml:space="preserve">Verschiebung </w:t>
            </w:r>
            <w:r w:rsidR="00462DC8" w:rsidRPr="003A211B">
              <w:rPr>
                <w:rFonts w:cs="Arial"/>
                <w:noProof/>
              </w:rPr>
              <w:t xml:space="preserve">des </w:t>
            </w:r>
            <w:r w:rsidRPr="003A211B">
              <w:rPr>
                <w:rFonts w:cs="Arial"/>
                <w:noProof/>
              </w:rPr>
              <w:t>Betriebsübergang</w:t>
            </w:r>
            <w:r w:rsidR="00462DC8" w:rsidRPr="003A211B">
              <w:rPr>
                <w:rFonts w:cs="Arial"/>
                <w:noProof/>
              </w:rPr>
              <w:t>s</w:t>
            </w:r>
          </w:p>
        </w:tc>
        <w:tc>
          <w:tcPr>
            <w:tcW w:w="1387" w:type="dxa"/>
            <w:shd w:val="clear" w:color="auto" w:fill="auto"/>
          </w:tcPr>
          <w:p w14:paraId="21A4FE6A" w14:textId="77777777" w:rsidR="00F922A2" w:rsidRPr="003A211B" w:rsidRDefault="00D25E4C" w:rsidP="00B5150F">
            <w:pPr>
              <w:ind w:left="113"/>
              <w:rPr>
                <w:rFonts w:cs="Arial"/>
                <w:noProof/>
              </w:rPr>
            </w:pPr>
            <w:r w:rsidRPr="003A211B">
              <w:rPr>
                <w:rFonts w:cs="Arial"/>
                <w:noProof/>
              </w:rPr>
              <w:t>Terminlich</w:t>
            </w:r>
          </w:p>
        </w:tc>
        <w:tc>
          <w:tcPr>
            <w:tcW w:w="3042" w:type="dxa"/>
          </w:tcPr>
          <w:p w14:paraId="51C0EF64" w14:textId="77777777" w:rsidR="00F922A2" w:rsidRPr="003A211B" w:rsidRDefault="00D25E4C" w:rsidP="00D25E4C">
            <w:pPr>
              <w:rPr>
                <w:rFonts w:cs="Arial"/>
              </w:rPr>
            </w:pPr>
            <w:r w:rsidRPr="003A211B">
              <w:rPr>
                <w:rFonts w:cs="Arial"/>
              </w:rPr>
              <w:t>Unterschriebener Betriebsvertrag liegt nicht rechtzeitig vor.</w:t>
            </w:r>
          </w:p>
        </w:tc>
      </w:tr>
      <w:tr w:rsidR="00F922A2" w:rsidRPr="00157A8F" w14:paraId="5D80F029" w14:textId="77777777" w:rsidTr="003178B4">
        <w:trPr>
          <w:cantSplit/>
        </w:trPr>
        <w:tc>
          <w:tcPr>
            <w:tcW w:w="663" w:type="dxa"/>
          </w:tcPr>
          <w:p w14:paraId="06EB736B" w14:textId="77777777" w:rsidR="00F922A2" w:rsidRPr="003A211B" w:rsidRDefault="0083088E" w:rsidP="00B5150F">
            <w:pPr>
              <w:pStyle w:val="Absatztextnormal"/>
              <w:ind w:left="0"/>
              <w:jc w:val="both"/>
            </w:pPr>
            <w:r w:rsidRPr="003A211B">
              <w:t>R6</w:t>
            </w:r>
          </w:p>
        </w:tc>
        <w:tc>
          <w:tcPr>
            <w:tcW w:w="1459" w:type="dxa"/>
          </w:tcPr>
          <w:p w14:paraId="11B78C0B" w14:textId="77777777" w:rsidR="0083088E" w:rsidRPr="003A211B" w:rsidRDefault="00C20C8A" w:rsidP="0083088E">
            <w:pPr>
              <w:rPr>
                <w:rFonts w:cs="Arial"/>
              </w:rPr>
            </w:pPr>
            <w:r w:rsidRPr="003A211B">
              <w:rPr>
                <w:rFonts w:cs="Arial"/>
              </w:rPr>
              <w:t>Überarbeitung Netz</w:t>
            </w:r>
            <w:r w:rsidR="00E306F0" w:rsidRPr="003A211B">
              <w:rPr>
                <w:rFonts w:cs="Arial"/>
              </w:rPr>
              <w:t>werkinfrastruktur</w:t>
            </w:r>
          </w:p>
        </w:tc>
        <w:tc>
          <w:tcPr>
            <w:tcW w:w="2971" w:type="dxa"/>
            <w:shd w:val="clear" w:color="auto" w:fill="auto"/>
          </w:tcPr>
          <w:p w14:paraId="49843000" w14:textId="77777777" w:rsidR="00F922A2" w:rsidRPr="003A211B" w:rsidRDefault="00C20C8A" w:rsidP="00FC640F">
            <w:pPr>
              <w:rPr>
                <w:rFonts w:cs="Arial"/>
                <w:noProof/>
              </w:rPr>
            </w:pPr>
            <w:r w:rsidRPr="003A211B">
              <w:rPr>
                <w:rFonts w:cs="Arial"/>
                <w:noProof/>
              </w:rPr>
              <w:t>Zeitlicher Mehraufwand durch Überarbeitung der Netzwerkschränke</w:t>
            </w:r>
          </w:p>
        </w:tc>
        <w:tc>
          <w:tcPr>
            <w:tcW w:w="1387" w:type="dxa"/>
            <w:shd w:val="clear" w:color="auto" w:fill="auto"/>
          </w:tcPr>
          <w:p w14:paraId="6F325E11" w14:textId="77777777" w:rsidR="00F922A2" w:rsidRPr="003A211B" w:rsidRDefault="00C20C8A" w:rsidP="00B5150F">
            <w:pPr>
              <w:ind w:left="113"/>
              <w:rPr>
                <w:rFonts w:cs="Arial"/>
                <w:noProof/>
              </w:rPr>
            </w:pPr>
            <w:r w:rsidRPr="003A211B">
              <w:rPr>
                <w:rFonts w:cs="Arial"/>
                <w:noProof/>
              </w:rPr>
              <w:t>Technisch</w:t>
            </w:r>
          </w:p>
        </w:tc>
        <w:tc>
          <w:tcPr>
            <w:tcW w:w="3042" w:type="dxa"/>
          </w:tcPr>
          <w:p w14:paraId="7A4FABDB" w14:textId="77777777" w:rsidR="00F922A2" w:rsidRPr="003A211B" w:rsidRDefault="00E306F0" w:rsidP="00FC640F">
            <w:pPr>
              <w:rPr>
                <w:rFonts w:cs="Arial"/>
              </w:rPr>
            </w:pPr>
            <w:r w:rsidRPr="003A211B">
              <w:rPr>
                <w:rFonts w:cs="Arial"/>
              </w:rPr>
              <w:t>Schlecht organisierte Netzwerkinfrastruktur (z.B. fehlende Kabelführung)</w:t>
            </w:r>
          </w:p>
        </w:tc>
      </w:tr>
    </w:tbl>
    <w:p w14:paraId="368A3B9F" w14:textId="77777777" w:rsidR="00260D5E" w:rsidRDefault="00260D5E" w:rsidP="00260D5E">
      <w:pPr>
        <w:pStyle w:val="Descripcin"/>
      </w:pPr>
      <w:bookmarkStart w:id="53" w:name="_Toc142565829"/>
      <w:r>
        <w:t xml:space="preserve">Tabelle </w:t>
      </w:r>
      <w:r w:rsidR="00000000">
        <w:fldChar w:fldCharType="begin"/>
      </w:r>
      <w:r w:rsidR="00000000">
        <w:instrText xml:space="preserve"> SEQ Tabelle \* ARABIC </w:instrText>
      </w:r>
      <w:r w:rsidR="00000000">
        <w:fldChar w:fldCharType="separate"/>
      </w:r>
      <w:r w:rsidR="001E2DC0">
        <w:rPr>
          <w:noProof/>
        </w:rPr>
        <w:t>9</w:t>
      </w:r>
      <w:r w:rsidR="00000000">
        <w:rPr>
          <w:noProof/>
        </w:rPr>
        <w:fldChar w:fldCharType="end"/>
      </w:r>
      <w:r>
        <w:t xml:space="preserve"> Risiken (1)</w:t>
      </w:r>
      <w:bookmarkEnd w:id="53"/>
    </w:p>
    <w:p w14:paraId="701E1DB9" w14:textId="77777777" w:rsidR="00410FC6" w:rsidRPr="00410FC6" w:rsidRDefault="00410FC6" w:rsidP="00410FC6">
      <w:pPr>
        <w:rPr>
          <w:sz w:val="22"/>
          <w:szCs w:val="22"/>
        </w:rPr>
      </w:pPr>
    </w:p>
    <w:p w14:paraId="4E672FAD" w14:textId="77777777" w:rsidR="00410FC6" w:rsidRPr="00157A8F" w:rsidRDefault="00410FC6" w:rsidP="00410FC6">
      <w:pPr>
        <w:rPr>
          <w:sz w:val="22"/>
          <w:szCs w:val="22"/>
        </w:rPr>
      </w:pPr>
    </w:p>
    <w:tbl>
      <w:tblPr>
        <w:tblW w:w="494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42"/>
        <w:gridCol w:w="1598"/>
        <w:gridCol w:w="3524"/>
        <w:gridCol w:w="3460"/>
      </w:tblGrid>
      <w:tr w:rsidR="00410FC6" w:rsidRPr="00157A8F" w14:paraId="66DB0CF8" w14:textId="77777777" w:rsidTr="00410FC6">
        <w:trPr>
          <w:cantSplit/>
          <w:tblHeader/>
        </w:trPr>
        <w:tc>
          <w:tcPr>
            <w:tcW w:w="960" w:type="dxa"/>
            <w:shd w:val="clear" w:color="auto" w:fill="A8D08D"/>
          </w:tcPr>
          <w:p w14:paraId="679CE838" w14:textId="77777777" w:rsidR="00410FC6" w:rsidRPr="003A211B" w:rsidRDefault="00410FC6">
            <w:pPr>
              <w:spacing w:before="120"/>
              <w:ind w:left="113"/>
              <w:rPr>
                <w:rFonts w:cs="Arial"/>
                <w:b/>
              </w:rPr>
            </w:pPr>
            <w:r w:rsidRPr="003A211B">
              <w:rPr>
                <w:rFonts w:cs="Arial"/>
                <w:b/>
              </w:rPr>
              <w:t>Nr.</w:t>
            </w:r>
          </w:p>
        </w:tc>
        <w:tc>
          <w:tcPr>
            <w:tcW w:w="1634" w:type="dxa"/>
            <w:shd w:val="clear" w:color="auto" w:fill="A8D08D"/>
          </w:tcPr>
          <w:p w14:paraId="0985AD86" w14:textId="77777777" w:rsidR="00410FC6" w:rsidRPr="003A211B" w:rsidRDefault="00410FC6">
            <w:pPr>
              <w:spacing w:before="120"/>
              <w:ind w:left="113"/>
              <w:rPr>
                <w:rFonts w:cs="Arial"/>
                <w:b/>
              </w:rPr>
            </w:pPr>
            <w:r w:rsidRPr="003A211B">
              <w:rPr>
                <w:rFonts w:cs="Arial"/>
                <w:b/>
              </w:rPr>
              <w:t>Eintrittswahrscheinlichkeit</w:t>
            </w:r>
          </w:p>
        </w:tc>
        <w:tc>
          <w:tcPr>
            <w:tcW w:w="3610" w:type="dxa"/>
            <w:shd w:val="clear" w:color="auto" w:fill="A8D08D"/>
          </w:tcPr>
          <w:p w14:paraId="685EA6D9" w14:textId="77777777" w:rsidR="00410FC6" w:rsidRPr="003A211B" w:rsidRDefault="00410FC6">
            <w:pPr>
              <w:spacing w:before="120"/>
              <w:ind w:left="113"/>
              <w:rPr>
                <w:rFonts w:cs="Arial"/>
                <w:b/>
              </w:rPr>
            </w:pPr>
            <w:r w:rsidRPr="003A211B">
              <w:rPr>
                <w:rFonts w:cs="Arial"/>
                <w:b/>
              </w:rPr>
              <w:t>Auswirkungen auf Ziele, Stakeholder / Risikohöhe</w:t>
            </w:r>
          </w:p>
        </w:tc>
        <w:tc>
          <w:tcPr>
            <w:tcW w:w="3544" w:type="dxa"/>
            <w:shd w:val="clear" w:color="auto" w:fill="A8D08D"/>
          </w:tcPr>
          <w:p w14:paraId="1233C361" w14:textId="77777777" w:rsidR="00410FC6" w:rsidRPr="003A211B" w:rsidRDefault="00410FC6">
            <w:pPr>
              <w:spacing w:before="120"/>
              <w:ind w:left="113"/>
              <w:rPr>
                <w:rFonts w:cs="Arial"/>
                <w:b/>
              </w:rPr>
            </w:pPr>
            <w:r w:rsidRPr="003A211B">
              <w:rPr>
                <w:rFonts w:cs="Arial"/>
                <w:b/>
              </w:rPr>
              <w:t>Risikowert</w:t>
            </w:r>
          </w:p>
        </w:tc>
      </w:tr>
      <w:tr w:rsidR="00410FC6" w:rsidRPr="00157A8F" w14:paraId="0750676C" w14:textId="77777777" w:rsidTr="00410FC6">
        <w:trPr>
          <w:cantSplit/>
        </w:trPr>
        <w:tc>
          <w:tcPr>
            <w:tcW w:w="960" w:type="dxa"/>
          </w:tcPr>
          <w:p w14:paraId="7C8D70CA" w14:textId="77777777" w:rsidR="00410FC6" w:rsidRPr="003A211B" w:rsidRDefault="00AE014C">
            <w:pPr>
              <w:ind w:left="113"/>
              <w:rPr>
                <w:rFonts w:cs="Arial"/>
              </w:rPr>
            </w:pPr>
            <w:r w:rsidRPr="003A211B">
              <w:rPr>
                <w:rFonts w:cs="Arial"/>
              </w:rPr>
              <w:t>R2</w:t>
            </w:r>
          </w:p>
        </w:tc>
        <w:tc>
          <w:tcPr>
            <w:tcW w:w="1634" w:type="dxa"/>
          </w:tcPr>
          <w:p w14:paraId="592CE866" w14:textId="77777777" w:rsidR="00410FC6" w:rsidRPr="003A211B" w:rsidRDefault="00E306F0">
            <w:pPr>
              <w:ind w:left="113"/>
              <w:rPr>
                <w:rFonts w:cs="Arial"/>
              </w:rPr>
            </w:pPr>
            <w:r w:rsidRPr="003A211B">
              <w:rPr>
                <w:rFonts w:cs="Arial"/>
              </w:rPr>
              <w:t>5</w:t>
            </w:r>
            <w:r w:rsidR="00AE014C" w:rsidRPr="003A211B">
              <w:rPr>
                <w:rFonts w:cs="Arial"/>
              </w:rPr>
              <w:t xml:space="preserve"> %</w:t>
            </w:r>
          </w:p>
        </w:tc>
        <w:tc>
          <w:tcPr>
            <w:tcW w:w="3610" w:type="dxa"/>
          </w:tcPr>
          <w:p w14:paraId="2ADC6400" w14:textId="22D6885E" w:rsidR="00F56ACB" w:rsidRPr="003A211B" w:rsidRDefault="00F56ACB">
            <w:pPr>
              <w:ind w:left="113"/>
              <w:rPr>
                <w:rFonts w:cs="Arial"/>
              </w:rPr>
            </w:pPr>
            <w:r w:rsidRPr="003A211B">
              <w:rPr>
                <w:rFonts w:cs="Arial"/>
              </w:rPr>
              <w:t xml:space="preserve">Ggf. Reputationsschaden der </w:t>
            </w:r>
            <w:r w:rsidR="00143F1B">
              <w:rPr>
                <w:rFonts w:cs="Arial"/>
              </w:rPr>
              <w:t>ABC</w:t>
            </w:r>
            <w:r w:rsidRPr="003A211B">
              <w:rPr>
                <w:rFonts w:cs="Arial"/>
              </w:rPr>
              <w:t xml:space="preserve"> GmbH. </w:t>
            </w:r>
          </w:p>
          <w:p w14:paraId="63F530C2" w14:textId="77777777" w:rsidR="00410FC6" w:rsidRPr="003A211B" w:rsidRDefault="00F56ACB">
            <w:pPr>
              <w:ind w:left="113"/>
              <w:rPr>
                <w:rFonts w:cs="Arial"/>
              </w:rPr>
            </w:pPr>
            <w:r w:rsidRPr="003A211B">
              <w:rPr>
                <w:rFonts w:cs="Arial"/>
              </w:rPr>
              <w:t xml:space="preserve">SH: </w:t>
            </w:r>
            <w:r w:rsidR="00E306F0" w:rsidRPr="003A211B">
              <w:rPr>
                <w:rFonts w:cs="Arial"/>
              </w:rPr>
              <w:t>500.000 €</w:t>
            </w:r>
          </w:p>
        </w:tc>
        <w:tc>
          <w:tcPr>
            <w:tcW w:w="3544" w:type="dxa"/>
          </w:tcPr>
          <w:p w14:paraId="505C7DBC" w14:textId="77777777" w:rsidR="00410FC6" w:rsidRPr="003A211B" w:rsidRDefault="00E306F0">
            <w:pPr>
              <w:ind w:left="113"/>
              <w:rPr>
                <w:rFonts w:cs="Arial"/>
              </w:rPr>
            </w:pPr>
            <w:r w:rsidRPr="003A211B">
              <w:rPr>
                <w:rFonts w:cs="Arial"/>
              </w:rPr>
              <w:t>25</w:t>
            </w:r>
            <w:r w:rsidR="00F56ACB" w:rsidRPr="003A211B">
              <w:rPr>
                <w:rFonts w:cs="Arial"/>
              </w:rPr>
              <w:t>.000 €</w:t>
            </w:r>
          </w:p>
        </w:tc>
      </w:tr>
      <w:tr w:rsidR="00410FC6" w:rsidRPr="00157A8F" w14:paraId="0015A10C" w14:textId="77777777" w:rsidTr="00410FC6">
        <w:trPr>
          <w:cantSplit/>
        </w:trPr>
        <w:tc>
          <w:tcPr>
            <w:tcW w:w="960" w:type="dxa"/>
          </w:tcPr>
          <w:p w14:paraId="329C50B5" w14:textId="77777777" w:rsidR="00410FC6" w:rsidRPr="003A211B" w:rsidRDefault="00AE014C">
            <w:pPr>
              <w:ind w:left="113"/>
              <w:rPr>
                <w:rFonts w:cs="Arial"/>
              </w:rPr>
            </w:pPr>
            <w:r w:rsidRPr="003A211B">
              <w:rPr>
                <w:rFonts w:cs="Arial"/>
              </w:rPr>
              <w:t>R3</w:t>
            </w:r>
          </w:p>
        </w:tc>
        <w:tc>
          <w:tcPr>
            <w:tcW w:w="1634" w:type="dxa"/>
          </w:tcPr>
          <w:p w14:paraId="31D10B9E" w14:textId="77777777" w:rsidR="00410FC6" w:rsidRPr="003A211B" w:rsidRDefault="00AE014C">
            <w:pPr>
              <w:ind w:left="113"/>
              <w:rPr>
                <w:rFonts w:cs="Arial"/>
              </w:rPr>
            </w:pPr>
            <w:r w:rsidRPr="003A211B">
              <w:rPr>
                <w:rFonts w:cs="Arial"/>
              </w:rPr>
              <w:t>15%</w:t>
            </w:r>
          </w:p>
        </w:tc>
        <w:tc>
          <w:tcPr>
            <w:tcW w:w="3610" w:type="dxa"/>
          </w:tcPr>
          <w:p w14:paraId="3BB77A66" w14:textId="77777777" w:rsidR="00410FC6" w:rsidRPr="003A211B" w:rsidRDefault="00F56ACB">
            <w:pPr>
              <w:ind w:left="113"/>
              <w:rPr>
                <w:rFonts w:cs="Arial"/>
              </w:rPr>
            </w:pPr>
            <w:r w:rsidRPr="003A211B">
              <w:rPr>
                <w:rFonts w:cs="Arial"/>
              </w:rPr>
              <w:t>Der Betriebsübergang muss verschoben werden. SH: 20.000 €</w:t>
            </w:r>
          </w:p>
        </w:tc>
        <w:tc>
          <w:tcPr>
            <w:tcW w:w="3544" w:type="dxa"/>
          </w:tcPr>
          <w:p w14:paraId="08DF7845" w14:textId="77777777" w:rsidR="00410FC6" w:rsidRPr="003A211B" w:rsidRDefault="00E306F0">
            <w:pPr>
              <w:ind w:left="113"/>
              <w:rPr>
                <w:rFonts w:cs="Arial"/>
              </w:rPr>
            </w:pPr>
            <w:r w:rsidRPr="003A211B">
              <w:rPr>
                <w:rFonts w:cs="Arial"/>
              </w:rPr>
              <w:t>3. 000</w:t>
            </w:r>
            <w:r w:rsidR="00F56ACB" w:rsidRPr="003A211B">
              <w:rPr>
                <w:rFonts w:cs="Arial"/>
              </w:rPr>
              <w:t xml:space="preserve"> €</w:t>
            </w:r>
          </w:p>
        </w:tc>
      </w:tr>
      <w:tr w:rsidR="00410FC6" w:rsidRPr="00157A8F" w14:paraId="584D91BC" w14:textId="77777777" w:rsidTr="00410FC6">
        <w:trPr>
          <w:cantSplit/>
        </w:trPr>
        <w:tc>
          <w:tcPr>
            <w:tcW w:w="960" w:type="dxa"/>
          </w:tcPr>
          <w:p w14:paraId="58D002C1" w14:textId="77777777" w:rsidR="00410FC6" w:rsidRPr="003A211B" w:rsidRDefault="00AE014C">
            <w:pPr>
              <w:ind w:left="113"/>
              <w:rPr>
                <w:rFonts w:cs="Arial"/>
              </w:rPr>
            </w:pPr>
            <w:r w:rsidRPr="003A211B">
              <w:rPr>
                <w:rFonts w:cs="Arial"/>
              </w:rPr>
              <w:t>R6</w:t>
            </w:r>
          </w:p>
        </w:tc>
        <w:tc>
          <w:tcPr>
            <w:tcW w:w="1634" w:type="dxa"/>
          </w:tcPr>
          <w:p w14:paraId="3F068533" w14:textId="77777777" w:rsidR="00410FC6" w:rsidRPr="003A211B" w:rsidRDefault="00AE014C">
            <w:pPr>
              <w:ind w:left="113"/>
              <w:rPr>
                <w:rFonts w:cs="Arial"/>
              </w:rPr>
            </w:pPr>
            <w:r w:rsidRPr="003A211B">
              <w:rPr>
                <w:rFonts w:cs="Arial"/>
              </w:rPr>
              <w:t>35 %</w:t>
            </w:r>
          </w:p>
        </w:tc>
        <w:tc>
          <w:tcPr>
            <w:tcW w:w="3610" w:type="dxa"/>
          </w:tcPr>
          <w:p w14:paraId="7830C9E5" w14:textId="77777777" w:rsidR="00410FC6" w:rsidRPr="003A211B" w:rsidRDefault="00E306F0">
            <w:pPr>
              <w:ind w:left="113"/>
              <w:rPr>
                <w:rFonts w:cs="Arial"/>
              </w:rPr>
            </w:pPr>
            <w:r w:rsidRPr="003A211B">
              <w:rPr>
                <w:rFonts w:cs="Arial"/>
                <w:noProof/>
              </w:rPr>
              <w:t>Zeitlicher Mehraufwand durch Überarbeitung der Netzwerkschränke. SH: 1.000 €</w:t>
            </w:r>
          </w:p>
        </w:tc>
        <w:tc>
          <w:tcPr>
            <w:tcW w:w="3544" w:type="dxa"/>
          </w:tcPr>
          <w:p w14:paraId="02BE4444" w14:textId="77777777" w:rsidR="00410FC6" w:rsidRPr="003A211B" w:rsidRDefault="00E306F0">
            <w:pPr>
              <w:ind w:left="113"/>
              <w:rPr>
                <w:rFonts w:cs="Arial"/>
              </w:rPr>
            </w:pPr>
            <w:r w:rsidRPr="003A211B">
              <w:rPr>
                <w:rFonts w:cs="Arial"/>
              </w:rPr>
              <w:t>350 €</w:t>
            </w:r>
          </w:p>
        </w:tc>
      </w:tr>
      <w:tr w:rsidR="00410FC6" w:rsidRPr="00157A8F" w14:paraId="586153E3" w14:textId="77777777" w:rsidTr="00410FC6">
        <w:tc>
          <w:tcPr>
            <w:tcW w:w="960" w:type="dxa"/>
          </w:tcPr>
          <w:p w14:paraId="32DCB982" w14:textId="77777777" w:rsidR="00410FC6" w:rsidRPr="003A211B" w:rsidRDefault="00410FC6">
            <w:pPr>
              <w:ind w:left="113"/>
              <w:rPr>
                <w:rFonts w:cs="Arial"/>
              </w:rPr>
            </w:pPr>
          </w:p>
        </w:tc>
        <w:tc>
          <w:tcPr>
            <w:tcW w:w="1634" w:type="dxa"/>
          </w:tcPr>
          <w:p w14:paraId="58C58365" w14:textId="77777777" w:rsidR="00410FC6" w:rsidRPr="003A211B" w:rsidRDefault="00410FC6">
            <w:pPr>
              <w:ind w:left="113"/>
              <w:rPr>
                <w:rFonts w:cs="Arial"/>
              </w:rPr>
            </w:pPr>
          </w:p>
        </w:tc>
        <w:tc>
          <w:tcPr>
            <w:tcW w:w="3610" w:type="dxa"/>
          </w:tcPr>
          <w:p w14:paraId="2C4EAB5C" w14:textId="77777777" w:rsidR="00410FC6" w:rsidRPr="003A211B" w:rsidRDefault="00410FC6">
            <w:pPr>
              <w:ind w:left="113"/>
              <w:jc w:val="right"/>
              <w:rPr>
                <w:rFonts w:cs="Arial"/>
              </w:rPr>
            </w:pPr>
            <w:r w:rsidRPr="003A211B">
              <w:rPr>
                <w:rFonts w:cs="Arial"/>
              </w:rPr>
              <w:t>Summe</w:t>
            </w:r>
          </w:p>
        </w:tc>
        <w:tc>
          <w:tcPr>
            <w:tcW w:w="3544" w:type="dxa"/>
          </w:tcPr>
          <w:p w14:paraId="6110B0F3" w14:textId="77777777" w:rsidR="00410FC6" w:rsidRPr="003A211B" w:rsidRDefault="00E306F0">
            <w:pPr>
              <w:tabs>
                <w:tab w:val="decimal" w:pos="1163"/>
              </w:tabs>
              <w:ind w:left="113"/>
              <w:rPr>
                <w:rFonts w:cs="Arial"/>
              </w:rPr>
            </w:pPr>
            <w:r w:rsidRPr="003A211B">
              <w:rPr>
                <w:rFonts w:cs="Arial"/>
              </w:rPr>
              <w:t>28.350 €</w:t>
            </w:r>
          </w:p>
        </w:tc>
      </w:tr>
    </w:tbl>
    <w:p w14:paraId="28DBFDBD" w14:textId="77777777" w:rsidR="00410FC6" w:rsidRDefault="00410FC6" w:rsidP="00410FC6">
      <w:pPr>
        <w:pStyle w:val="Descripcin"/>
      </w:pPr>
      <w:bookmarkStart w:id="54" w:name="_Toc142565830"/>
      <w:r>
        <w:t xml:space="preserve">Tabelle </w:t>
      </w:r>
      <w:r w:rsidR="00000000">
        <w:fldChar w:fldCharType="begin"/>
      </w:r>
      <w:r w:rsidR="00000000">
        <w:instrText xml:space="preserve"> SEQ Tabelle \* ARABIC </w:instrText>
      </w:r>
      <w:r w:rsidR="00000000">
        <w:fldChar w:fldCharType="separate"/>
      </w:r>
      <w:r w:rsidR="001E2DC0">
        <w:rPr>
          <w:noProof/>
        </w:rPr>
        <w:t>10</w:t>
      </w:r>
      <w:r w:rsidR="00000000">
        <w:rPr>
          <w:noProof/>
        </w:rPr>
        <w:fldChar w:fldCharType="end"/>
      </w:r>
      <w:r>
        <w:t xml:space="preserve"> Risiken (2)</w:t>
      </w:r>
      <w:bookmarkEnd w:id="54"/>
    </w:p>
    <w:p w14:paraId="1AA20013" w14:textId="77777777" w:rsidR="00410FC6" w:rsidRPr="00410FC6" w:rsidRDefault="00410FC6" w:rsidP="00410FC6">
      <w:pPr>
        <w:rPr>
          <w:sz w:val="22"/>
          <w:szCs w:val="22"/>
        </w:rPr>
      </w:pPr>
    </w:p>
    <w:p w14:paraId="7B7E4175" w14:textId="4D15C274" w:rsidR="00BB368A" w:rsidRDefault="00BB368A" w:rsidP="00410FC6">
      <w:pPr>
        <w:rPr>
          <w:sz w:val="22"/>
          <w:szCs w:val="22"/>
        </w:rPr>
      </w:pPr>
    </w:p>
    <w:p w14:paraId="56D1AE7C" w14:textId="56838D3A" w:rsidR="00BB368A" w:rsidRDefault="00BB368A" w:rsidP="00410FC6">
      <w:pPr>
        <w:rPr>
          <w:sz w:val="22"/>
          <w:szCs w:val="22"/>
        </w:rPr>
      </w:pPr>
    </w:p>
    <w:p w14:paraId="0FCDBCB8" w14:textId="0EAD03B0" w:rsidR="00BB368A" w:rsidRDefault="00BB368A" w:rsidP="00410FC6">
      <w:pPr>
        <w:rPr>
          <w:sz w:val="22"/>
          <w:szCs w:val="22"/>
        </w:rPr>
      </w:pPr>
    </w:p>
    <w:p w14:paraId="1E733B80" w14:textId="44E54DE7" w:rsidR="00BB368A" w:rsidRDefault="00BB368A" w:rsidP="00410FC6">
      <w:pPr>
        <w:rPr>
          <w:sz w:val="22"/>
          <w:szCs w:val="22"/>
        </w:rPr>
      </w:pPr>
    </w:p>
    <w:p w14:paraId="2BEA655F" w14:textId="6C6F6091" w:rsidR="00BB368A" w:rsidRDefault="00BB368A" w:rsidP="00410FC6">
      <w:pPr>
        <w:rPr>
          <w:sz w:val="22"/>
          <w:szCs w:val="22"/>
        </w:rPr>
      </w:pPr>
    </w:p>
    <w:p w14:paraId="07D88AFF" w14:textId="1CEF08E7" w:rsidR="00BB368A" w:rsidRDefault="00BB368A" w:rsidP="00410FC6">
      <w:pPr>
        <w:rPr>
          <w:sz w:val="22"/>
          <w:szCs w:val="22"/>
        </w:rPr>
      </w:pPr>
    </w:p>
    <w:p w14:paraId="19353D5E" w14:textId="2219DD52" w:rsidR="00BB368A" w:rsidRDefault="00BB368A" w:rsidP="00410FC6">
      <w:pPr>
        <w:rPr>
          <w:sz w:val="22"/>
          <w:szCs w:val="22"/>
        </w:rPr>
      </w:pPr>
    </w:p>
    <w:p w14:paraId="554C63B6" w14:textId="41C2DAC4" w:rsidR="00BB368A" w:rsidRDefault="00BB368A" w:rsidP="00410FC6">
      <w:pPr>
        <w:rPr>
          <w:sz w:val="22"/>
          <w:szCs w:val="22"/>
        </w:rPr>
      </w:pPr>
    </w:p>
    <w:p w14:paraId="6B4F67F8" w14:textId="3135F260" w:rsidR="00BB368A" w:rsidRDefault="00BB368A" w:rsidP="00410FC6">
      <w:pPr>
        <w:rPr>
          <w:sz w:val="22"/>
          <w:szCs w:val="22"/>
        </w:rPr>
      </w:pPr>
    </w:p>
    <w:p w14:paraId="7DA00B70" w14:textId="34E5AB2F" w:rsidR="00BB368A" w:rsidRDefault="00BB368A" w:rsidP="00410FC6">
      <w:pPr>
        <w:rPr>
          <w:sz w:val="22"/>
          <w:szCs w:val="22"/>
        </w:rPr>
      </w:pPr>
    </w:p>
    <w:p w14:paraId="69E5046F" w14:textId="1BA95098" w:rsidR="00BB368A" w:rsidRDefault="00BB368A" w:rsidP="00410FC6">
      <w:pPr>
        <w:rPr>
          <w:sz w:val="22"/>
          <w:szCs w:val="22"/>
        </w:rPr>
      </w:pPr>
    </w:p>
    <w:p w14:paraId="49858A52" w14:textId="325C7010" w:rsidR="00BB368A" w:rsidRDefault="00BB368A" w:rsidP="00410FC6">
      <w:pPr>
        <w:rPr>
          <w:sz w:val="22"/>
          <w:szCs w:val="22"/>
        </w:rPr>
      </w:pPr>
    </w:p>
    <w:p w14:paraId="1F43F340" w14:textId="7EAF6B97" w:rsidR="00BB368A" w:rsidRDefault="00BB368A" w:rsidP="00410FC6">
      <w:pPr>
        <w:rPr>
          <w:sz w:val="22"/>
          <w:szCs w:val="22"/>
        </w:rPr>
      </w:pPr>
    </w:p>
    <w:p w14:paraId="2ABF88C0" w14:textId="752E354D" w:rsidR="00BB368A" w:rsidRDefault="00BB368A" w:rsidP="00410FC6">
      <w:pPr>
        <w:rPr>
          <w:sz w:val="22"/>
          <w:szCs w:val="22"/>
        </w:rPr>
      </w:pPr>
    </w:p>
    <w:p w14:paraId="08BFCAF4" w14:textId="60D96ADE" w:rsidR="00BB368A" w:rsidRDefault="00BB368A" w:rsidP="00410FC6">
      <w:pPr>
        <w:rPr>
          <w:sz w:val="22"/>
          <w:szCs w:val="22"/>
        </w:rPr>
      </w:pPr>
    </w:p>
    <w:p w14:paraId="0FE5C368" w14:textId="2EFC049B" w:rsidR="00BB368A" w:rsidRDefault="00BB368A" w:rsidP="00410FC6">
      <w:pPr>
        <w:rPr>
          <w:sz w:val="22"/>
          <w:szCs w:val="22"/>
        </w:rPr>
      </w:pPr>
    </w:p>
    <w:p w14:paraId="15498993" w14:textId="70F68831" w:rsidR="00BB368A" w:rsidRDefault="00BB368A" w:rsidP="00410FC6">
      <w:pPr>
        <w:rPr>
          <w:sz w:val="22"/>
          <w:szCs w:val="22"/>
        </w:rPr>
      </w:pPr>
    </w:p>
    <w:p w14:paraId="3CD3BBBC" w14:textId="61B2BBD7" w:rsidR="00BB368A" w:rsidRDefault="00BB368A" w:rsidP="00410FC6">
      <w:pPr>
        <w:rPr>
          <w:sz w:val="22"/>
          <w:szCs w:val="22"/>
        </w:rPr>
      </w:pPr>
    </w:p>
    <w:p w14:paraId="20DD22E4" w14:textId="18BB3C2F" w:rsidR="00BB368A" w:rsidRDefault="00BB368A" w:rsidP="00410FC6">
      <w:pPr>
        <w:rPr>
          <w:sz w:val="22"/>
          <w:szCs w:val="22"/>
        </w:rPr>
      </w:pPr>
    </w:p>
    <w:p w14:paraId="62008C6C" w14:textId="4D18ED6C" w:rsidR="00BB368A" w:rsidRDefault="00BB368A" w:rsidP="00410FC6">
      <w:pPr>
        <w:rPr>
          <w:sz w:val="22"/>
          <w:szCs w:val="22"/>
        </w:rPr>
      </w:pPr>
    </w:p>
    <w:p w14:paraId="50592F09" w14:textId="3EC4F10D" w:rsidR="00BB368A" w:rsidRDefault="00BB368A" w:rsidP="00410FC6">
      <w:pPr>
        <w:rPr>
          <w:sz w:val="22"/>
          <w:szCs w:val="22"/>
        </w:rPr>
      </w:pPr>
    </w:p>
    <w:p w14:paraId="2460500C" w14:textId="77777777" w:rsidR="00BB368A" w:rsidRPr="00410FC6" w:rsidRDefault="00BB368A" w:rsidP="00410FC6">
      <w:pPr>
        <w:rPr>
          <w:sz w:val="22"/>
          <w:szCs w:val="22"/>
        </w:rPr>
      </w:pPr>
    </w:p>
    <w:p w14:paraId="40CCA1A5" w14:textId="77777777" w:rsidR="00C83CBF" w:rsidRDefault="00C83CBF" w:rsidP="00C83CBF">
      <w:pPr>
        <w:pStyle w:val="Ttulo2"/>
      </w:pPr>
      <w:bookmarkStart w:id="55" w:name="_Toc142565864"/>
      <w:r>
        <w:t>Maßnahmen</w:t>
      </w:r>
      <w:bookmarkEnd w:id="55"/>
    </w:p>
    <w:p w14:paraId="60E68000" w14:textId="191EAE19" w:rsidR="00245416" w:rsidRDefault="00245416" w:rsidP="00245416">
      <w:pPr>
        <w:pStyle w:val="Absatztextnormal"/>
        <w:ind w:left="0"/>
        <w:jc w:val="both"/>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26"/>
        <w:gridCol w:w="1151"/>
        <w:gridCol w:w="1012"/>
        <w:gridCol w:w="2268"/>
        <w:gridCol w:w="2126"/>
        <w:gridCol w:w="1276"/>
        <w:gridCol w:w="1269"/>
      </w:tblGrid>
      <w:tr w:rsidR="00245416" w14:paraId="54C7ED9F" w14:textId="77777777" w:rsidTr="00BB368A">
        <w:trPr>
          <w:tblHeader/>
        </w:trPr>
        <w:tc>
          <w:tcPr>
            <w:tcW w:w="526" w:type="dxa"/>
            <w:shd w:val="clear" w:color="auto" w:fill="A8D08D"/>
          </w:tcPr>
          <w:p w14:paraId="05C9733E" w14:textId="77777777" w:rsidR="00245416" w:rsidRPr="003A211B" w:rsidRDefault="00245416">
            <w:pPr>
              <w:pStyle w:val="Absatztextnormal"/>
              <w:spacing w:before="120"/>
              <w:ind w:left="0"/>
              <w:rPr>
                <w:b/>
              </w:rPr>
            </w:pPr>
            <w:r w:rsidRPr="003A211B">
              <w:rPr>
                <w:b/>
              </w:rPr>
              <w:lastRenderedPageBreak/>
              <w:t>Nr.</w:t>
            </w:r>
          </w:p>
        </w:tc>
        <w:tc>
          <w:tcPr>
            <w:tcW w:w="1151" w:type="dxa"/>
            <w:shd w:val="clear" w:color="auto" w:fill="A8D08D"/>
          </w:tcPr>
          <w:p w14:paraId="1C56D2F0" w14:textId="77777777" w:rsidR="00245416" w:rsidRPr="003A211B" w:rsidRDefault="00245416">
            <w:pPr>
              <w:pStyle w:val="Absatztextnormal"/>
              <w:spacing w:before="120"/>
              <w:ind w:left="0"/>
              <w:rPr>
                <w:b/>
              </w:rPr>
            </w:pPr>
            <w:r w:rsidRPr="003A211B">
              <w:rPr>
                <w:b/>
              </w:rPr>
              <w:t>Risiko</w:t>
            </w:r>
          </w:p>
        </w:tc>
        <w:tc>
          <w:tcPr>
            <w:tcW w:w="1012" w:type="dxa"/>
            <w:shd w:val="clear" w:color="auto" w:fill="A8D08D"/>
          </w:tcPr>
          <w:p w14:paraId="49E70A9E" w14:textId="77777777" w:rsidR="00245416" w:rsidRPr="003A211B" w:rsidRDefault="00245416">
            <w:pPr>
              <w:pStyle w:val="Absatztextnormal"/>
              <w:spacing w:before="120"/>
              <w:ind w:left="0"/>
              <w:rPr>
                <w:b/>
              </w:rPr>
            </w:pPr>
            <w:r w:rsidRPr="003A211B">
              <w:rPr>
                <w:b/>
              </w:rPr>
              <w:t>Risikowert</w:t>
            </w:r>
          </w:p>
          <w:p w14:paraId="3F8F298A" w14:textId="77777777" w:rsidR="00245416" w:rsidRPr="003A211B" w:rsidRDefault="00245416">
            <w:pPr>
              <w:pStyle w:val="Absatztextnormal"/>
              <w:spacing w:before="120"/>
              <w:ind w:left="0"/>
              <w:rPr>
                <w:b/>
              </w:rPr>
            </w:pPr>
            <w:r w:rsidRPr="003A211B">
              <w:rPr>
                <w:rFonts w:cs="Arial"/>
              </w:rPr>
              <w:t>(vor Maßnahmen)</w:t>
            </w:r>
          </w:p>
        </w:tc>
        <w:tc>
          <w:tcPr>
            <w:tcW w:w="2268" w:type="dxa"/>
            <w:shd w:val="clear" w:color="auto" w:fill="A8D08D"/>
          </w:tcPr>
          <w:p w14:paraId="72395A50" w14:textId="77777777" w:rsidR="00245416" w:rsidRPr="003A211B" w:rsidRDefault="00245416">
            <w:pPr>
              <w:pStyle w:val="Absatztextnormal"/>
              <w:spacing w:before="120"/>
              <w:ind w:left="0"/>
              <w:rPr>
                <w:b/>
              </w:rPr>
            </w:pPr>
            <w:r w:rsidRPr="003A211B">
              <w:rPr>
                <w:b/>
              </w:rPr>
              <w:t>Ursachenvermeidung</w:t>
            </w:r>
          </w:p>
          <w:p w14:paraId="1D4A9E55" w14:textId="77777777" w:rsidR="00245416" w:rsidRPr="003A211B" w:rsidRDefault="00245416">
            <w:pPr>
              <w:pStyle w:val="Absatztextnormal"/>
              <w:ind w:left="0"/>
              <w:rPr>
                <w:b/>
              </w:rPr>
            </w:pPr>
            <w:r w:rsidRPr="003A211B">
              <w:rPr>
                <w:b/>
              </w:rPr>
              <w:t xml:space="preserve">Aktion </w:t>
            </w:r>
            <w:r w:rsidRPr="003A211B">
              <w:rPr>
                <w:rFonts w:cs="Arial"/>
              </w:rPr>
              <w:t>(ja/nein: Maßnahmen wird durchgeführt/nicht durchgeführt)</w:t>
            </w:r>
          </w:p>
        </w:tc>
        <w:tc>
          <w:tcPr>
            <w:tcW w:w="2126" w:type="dxa"/>
            <w:shd w:val="clear" w:color="auto" w:fill="A8D08D"/>
          </w:tcPr>
          <w:p w14:paraId="52A8F2AD" w14:textId="77777777" w:rsidR="00245416" w:rsidRPr="003A211B" w:rsidRDefault="00245416">
            <w:pPr>
              <w:pStyle w:val="Absatztextnormal"/>
              <w:spacing w:before="120"/>
              <w:ind w:left="0"/>
              <w:rPr>
                <w:b/>
              </w:rPr>
            </w:pPr>
            <w:r w:rsidRPr="003A211B">
              <w:rPr>
                <w:b/>
              </w:rPr>
              <w:t>Schadensbegrenzung</w:t>
            </w:r>
          </w:p>
          <w:p w14:paraId="3672C1D9" w14:textId="77777777" w:rsidR="00245416" w:rsidRPr="003A211B" w:rsidRDefault="00245416">
            <w:pPr>
              <w:pStyle w:val="Absatztextnormal"/>
              <w:ind w:left="0"/>
              <w:rPr>
                <w:b/>
              </w:rPr>
            </w:pPr>
            <w:r w:rsidRPr="003A211B">
              <w:rPr>
                <w:b/>
              </w:rPr>
              <w:t xml:space="preserve">Reaktion </w:t>
            </w:r>
            <w:r w:rsidRPr="003A211B">
              <w:rPr>
                <w:rFonts w:cs="Arial"/>
              </w:rPr>
              <w:t>(ja/nein: Maßnahmen wird durchgeführt/nicht durchgeführt)</w:t>
            </w:r>
          </w:p>
        </w:tc>
        <w:tc>
          <w:tcPr>
            <w:tcW w:w="1276" w:type="dxa"/>
            <w:shd w:val="clear" w:color="auto" w:fill="A8D08D"/>
          </w:tcPr>
          <w:p w14:paraId="6B8363FE" w14:textId="77777777" w:rsidR="00245416" w:rsidRPr="003A211B" w:rsidRDefault="00245416">
            <w:pPr>
              <w:pStyle w:val="Absatztextnormal"/>
              <w:spacing w:before="120"/>
              <w:ind w:left="0"/>
            </w:pPr>
            <w:r w:rsidRPr="003A211B">
              <w:rPr>
                <w:b/>
              </w:rPr>
              <w:t xml:space="preserve">Maßnahmen-Kosten </w:t>
            </w:r>
            <w:r w:rsidRPr="003A211B">
              <w:rPr>
                <w:rFonts w:cs="Arial"/>
              </w:rPr>
              <w:t>(vorbeugend)</w:t>
            </w:r>
          </w:p>
        </w:tc>
        <w:tc>
          <w:tcPr>
            <w:tcW w:w="1269" w:type="dxa"/>
            <w:shd w:val="clear" w:color="auto" w:fill="A8D08D"/>
          </w:tcPr>
          <w:p w14:paraId="2A9FF006" w14:textId="77777777" w:rsidR="00245416" w:rsidRPr="003A211B" w:rsidRDefault="00245416">
            <w:pPr>
              <w:pStyle w:val="Absatztextnormal"/>
              <w:spacing w:before="120"/>
              <w:ind w:left="0"/>
            </w:pPr>
            <w:r w:rsidRPr="003A211B">
              <w:rPr>
                <w:b/>
              </w:rPr>
              <w:t xml:space="preserve">Maßnahmen-Kosten </w:t>
            </w:r>
            <w:r w:rsidRPr="003A211B">
              <w:rPr>
                <w:rFonts w:cs="Arial"/>
              </w:rPr>
              <w:t>(nachsorgend)</w:t>
            </w:r>
          </w:p>
        </w:tc>
      </w:tr>
      <w:tr w:rsidR="002D1F23" w:rsidRPr="00362579" w14:paraId="1753C500" w14:textId="77777777" w:rsidTr="00BB368A">
        <w:tc>
          <w:tcPr>
            <w:tcW w:w="526" w:type="dxa"/>
          </w:tcPr>
          <w:p w14:paraId="14F3C5A1" w14:textId="77777777" w:rsidR="002D1F23" w:rsidRPr="003A211B" w:rsidRDefault="002D1F23" w:rsidP="002D1F23">
            <w:pPr>
              <w:pStyle w:val="Absatztextnormal"/>
              <w:ind w:left="0"/>
            </w:pPr>
            <w:r w:rsidRPr="003A211B">
              <w:t>R2</w:t>
            </w:r>
          </w:p>
        </w:tc>
        <w:tc>
          <w:tcPr>
            <w:tcW w:w="1151" w:type="dxa"/>
          </w:tcPr>
          <w:p w14:paraId="66F1754C" w14:textId="77777777" w:rsidR="002D1F23" w:rsidRPr="003A211B" w:rsidRDefault="002D1F23" w:rsidP="002D1F23">
            <w:pPr>
              <w:rPr>
                <w:rFonts w:cs="Arial"/>
              </w:rPr>
            </w:pPr>
            <w:r w:rsidRPr="003A211B">
              <w:rPr>
                <w:rFonts w:cs="Arial"/>
              </w:rPr>
              <w:t xml:space="preserve">Verletzung </w:t>
            </w:r>
          </w:p>
          <w:p w14:paraId="582DCD35" w14:textId="77777777" w:rsidR="002D1F23" w:rsidRPr="003A211B" w:rsidRDefault="002D1F23" w:rsidP="002D1F23">
            <w:pPr>
              <w:rPr>
                <w:rFonts w:cs="Arial"/>
              </w:rPr>
            </w:pPr>
            <w:r w:rsidRPr="003A211B">
              <w:rPr>
                <w:rFonts w:cs="Arial"/>
              </w:rPr>
              <w:t>Datenschutzgesetz</w:t>
            </w:r>
          </w:p>
          <w:p w14:paraId="702659F8" w14:textId="77777777" w:rsidR="00462DC8" w:rsidRPr="003A211B" w:rsidRDefault="00462DC8" w:rsidP="002D1F23">
            <w:pPr>
              <w:rPr>
                <w:rFonts w:cs="Arial"/>
              </w:rPr>
            </w:pPr>
          </w:p>
        </w:tc>
        <w:tc>
          <w:tcPr>
            <w:tcW w:w="1012" w:type="dxa"/>
          </w:tcPr>
          <w:p w14:paraId="0A5678A2" w14:textId="77777777" w:rsidR="002D1F23" w:rsidRPr="003A211B" w:rsidRDefault="002D1F23" w:rsidP="002D1F23">
            <w:pPr>
              <w:pStyle w:val="Absatztextnormal"/>
              <w:tabs>
                <w:tab w:val="decimal" w:pos="733"/>
              </w:tabs>
              <w:ind w:left="0"/>
            </w:pPr>
            <w:r w:rsidRPr="003A211B">
              <w:t>25.000 €</w:t>
            </w:r>
          </w:p>
        </w:tc>
        <w:tc>
          <w:tcPr>
            <w:tcW w:w="2268" w:type="dxa"/>
          </w:tcPr>
          <w:p w14:paraId="325E83F1" w14:textId="77777777" w:rsidR="002D1F23" w:rsidRPr="003A211B" w:rsidRDefault="0010665A" w:rsidP="002D1F23">
            <w:pPr>
              <w:pStyle w:val="Absatztextnormal"/>
              <w:ind w:left="0"/>
            </w:pPr>
            <w:r w:rsidRPr="003A211B">
              <w:t>Schulung und Sensibilisierung der Mitarbeiter</w:t>
            </w:r>
          </w:p>
          <w:p w14:paraId="6EF88B04" w14:textId="77777777" w:rsidR="006D2E9A" w:rsidRPr="003A211B" w:rsidRDefault="006D2E9A" w:rsidP="006D2E9A">
            <w:r w:rsidRPr="003A211B">
              <w:t>JA</w:t>
            </w:r>
          </w:p>
        </w:tc>
        <w:tc>
          <w:tcPr>
            <w:tcW w:w="2126" w:type="dxa"/>
          </w:tcPr>
          <w:p w14:paraId="4FFA09D2" w14:textId="25668825" w:rsidR="002D1F23" w:rsidRPr="003A211B" w:rsidRDefault="006D2E9A" w:rsidP="002D1F23">
            <w:pPr>
              <w:pStyle w:val="Absatztextnormal"/>
              <w:ind w:left="0"/>
            </w:pPr>
            <w:r w:rsidRPr="003A211B">
              <w:t xml:space="preserve">DSGVO </w:t>
            </w:r>
            <w:r w:rsidR="00BB368A">
              <w:t>MA</w:t>
            </w:r>
            <w:r w:rsidRPr="003A211B">
              <w:t xml:space="preserve"> im Unternehmen hinzuziehen. </w:t>
            </w:r>
            <w:r w:rsidR="0010665A" w:rsidRPr="003A211B">
              <w:t xml:space="preserve">Unverzüglich die Bundesnetzagentur </w:t>
            </w:r>
            <w:r w:rsidR="00BB368A">
              <w:t>&amp;</w:t>
            </w:r>
            <w:r w:rsidR="0010665A" w:rsidRPr="003A211B">
              <w:t xml:space="preserve"> </w:t>
            </w:r>
            <w:proofErr w:type="spellStart"/>
            <w:r w:rsidR="0010665A" w:rsidRPr="003A211B">
              <w:t>BfDI</w:t>
            </w:r>
            <w:proofErr w:type="spellEnd"/>
            <w:r w:rsidR="0010665A" w:rsidRPr="003A211B">
              <w:t xml:space="preserve"> benachrichtigen.</w:t>
            </w:r>
          </w:p>
          <w:p w14:paraId="46579062" w14:textId="77777777" w:rsidR="006D2E9A" w:rsidRPr="003A211B" w:rsidRDefault="006D2E9A" w:rsidP="006D2E9A">
            <w:r w:rsidRPr="003A211B">
              <w:t>NEIN</w:t>
            </w:r>
          </w:p>
        </w:tc>
        <w:tc>
          <w:tcPr>
            <w:tcW w:w="1276" w:type="dxa"/>
          </w:tcPr>
          <w:p w14:paraId="284AEA4D" w14:textId="77777777" w:rsidR="002D1F23" w:rsidRPr="003A211B" w:rsidRDefault="00731A76" w:rsidP="002D1F23">
            <w:pPr>
              <w:pStyle w:val="Absatztextnormal"/>
              <w:tabs>
                <w:tab w:val="decimal" w:pos="652"/>
              </w:tabs>
              <w:ind w:left="0"/>
            </w:pPr>
            <w:r w:rsidRPr="003A211B">
              <w:t>1.000</w:t>
            </w:r>
          </w:p>
        </w:tc>
        <w:tc>
          <w:tcPr>
            <w:tcW w:w="1269" w:type="dxa"/>
          </w:tcPr>
          <w:p w14:paraId="5D0B589F" w14:textId="77777777" w:rsidR="002D1F23" w:rsidRPr="003A211B" w:rsidRDefault="00731A76" w:rsidP="002D1F23">
            <w:pPr>
              <w:pStyle w:val="Absatztextnormal"/>
              <w:tabs>
                <w:tab w:val="decimal" w:pos="583"/>
              </w:tabs>
              <w:ind w:left="0"/>
            </w:pPr>
            <w:r w:rsidRPr="003A211B">
              <w:t>-</w:t>
            </w:r>
          </w:p>
        </w:tc>
      </w:tr>
      <w:tr w:rsidR="002D1F23" w:rsidRPr="00362579" w14:paraId="61B2D2BA" w14:textId="77777777" w:rsidTr="00BB368A">
        <w:tc>
          <w:tcPr>
            <w:tcW w:w="526" w:type="dxa"/>
          </w:tcPr>
          <w:p w14:paraId="03B9406F" w14:textId="77777777" w:rsidR="002D1F23" w:rsidRPr="003A211B" w:rsidRDefault="002D1F23" w:rsidP="002D1F23">
            <w:pPr>
              <w:pStyle w:val="Absatztextnormal"/>
              <w:ind w:left="0"/>
            </w:pPr>
            <w:r w:rsidRPr="003A211B">
              <w:t>R3</w:t>
            </w:r>
            <w:r w:rsidRPr="003A211B">
              <w:fldChar w:fldCharType="begin">
                <w:ffData>
                  <w:name w:val="Text164"/>
                  <w:enabled/>
                  <w:calcOnExit w:val="0"/>
                  <w:textInput/>
                </w:ffData>
              </w:fldChar>
            </w:r>
            <w:bookmarkStart w:id="56" w:name="Text164"/>
            <w:r w:rsidRPr="003A211B">
              <w:instrText xml:space="preserve"> FORMTEXT </w:instrText>
            </w:r>
            <w:r w:rsidR="00000000">
              <w:fldChar w:fldCharType="separate"/>
            </w:r>
            <w:r w:rsidRPr="003A211B">
              <w:fldChar w:fldCharType="end"/>
            </w:r>
            <w:bookmarkEnd w:id="56"/>
          </w:p>
        </w:tc>
        <w:tc>
          <w:tcPr>
            <w:tcW w:w="1151" w:type="dxa"/>
          </w:tcPr>
          <w:p w14:paraId="74E994F9" w14:textId="77777777" w:rsidR="002D1F23" w:rsidRPr="003A211B" w:rsidRDefault="00462DC8" w:rsidP="002D1F23">
            <w:pPr>
              <w:pStyle w:val="Absatztextnormal"/>
              <w:ind w:left="0"/>
            </w:pPr>
            <w:r w:rsidRPr="003A211B">
              <w:t>Vorlage Betriebsvertrag</w:t>
            </w:r>
          </w:p>
        </w:tc>
        <w:tc>
          <w:tcPr>
            <w:tcW w:w="1012" w:type="dxa"/>
          </w:tcPr>
          <w:p w14:paraId="40050C91" w14:textId="77777777" w:rsidR="002D1F23" w:rsidRPr="003A211B" w:rsidRDefault="002D1F23" w:rsidP="002D1F23">
            <w:pPr>
              <w:pStyle w:val="Absatztextnormal"/>
              <w:tabs>
                <w:tab w:val="decimal" w:pos="733"/>
              </w:tabs>
              <w:ind w:left="0"/>
            </w:pPr>
            <w:r w:rsidRPr="003A211B">
              <w:t>3.000 €</w:t>
            </w:r>
          </w:p>
        </w:tc>
        <w:tc>
          <w:tcPr>
            <w:tcW w:w="2268" w:type="dxa"/>
          </w:tcPr>
          <w:p w14:paraId="1CBFF71C" w14:textId="45E7FB39" w:rsidR="002D1F23" w:rsidRPr="003A211B" w:rsidRDefault="0010665A" w:rsidP="002D1F23">
            <w:pPr>
              <w:pStyle w:val="Absatztextnormal"/>
              <w:ind w:left="0"/>
            </w:pPr>
            <w:r w:rsidRPr="003A211B">
              <w:t xml:space="preserve">Frühzeitige Abstimmung mit </w:t>
            </w:r>
            <w:r w:rsidR="00BB368A">
              <w:t>der</w:t>
            </w:r>
            <w:r w:rsidRPr="003A211B">
              <w:t xml:space="preserve"> Bank </w:t>
            </w:r>
            <w:r w:rsidR="00BB368A">
              <w:t>&amp;</w:t>
            </w:r>
            <w:r w:rsidRPr="003A211B">
              <w:t xml:space="preserve"> Anlauf der offiziellen Prozesse</w:t>
            </w:r>
            <w:r w:rsidR="00A455DF" w:rsidRPr="003A211B">
              <w:t>.</w:t>
            </w:r>
          </w:p>
          <w:p w14:paraId="0B77BE3F" w14:textId="77777777" w:rsidR="006D2E9A" w:rsidRPr="003A211B" w:rsidRDefault="006D2E9A" w:rsidP="006D2E9A">
            <w:r w:rsidRPr="003A211B">
              <w:t>JA</w:t>
            </w:r>
          </w:p>
        </w:tc>
        <w:tc>
          <w:tcPr>
            <w:tcW w:w="2126" w:type="dxa"/>
          </w:tcPr>
          <w:p w14:paraId="0BCA3EE5" w14:textId="77777777" w:rsidR="002D1F23" w:rsidRPr="003A211B" w:rsidRDefault="006D2E9A" w:rsidP="002D1F23">
            <w:pPr>
              <w:pStyle w:val="Absatztextnormal"/>
              <w:ind w:left="0"/>
            </w:pPr>
            <w:r w:rsidRPr="003A211B">
              <w:t xml:space="preserve">Verschiebung des Betriebsanlaufs </w:t>
            </w:r>
          </w:p>
          <w:p w14:paraId="68DBA005" w14:textId="77777777" w:rsidR="006D2E9A" w:rsidRPr="003A211B" w:rsidRDefault="006D2E9A" w:rsidP="006D2E9A">
            <w:r w:rsidRPr="003A211B">
              <w:t>NEIN</w:t>
            </w:r>
          </w:p>
        </w:tc>
        <w:tc>
          <w:tcPr>
            <w:tcW w:w="1276" w:type="dxa"/>
          </w:tcPr>
          <w:p w14:paraId="4C96CEEF" w14:textId="77777777" w:rsidR="002D1F23" w:rsidRPr="003A211B" w:rsidRDefault="00A455DF" w:rsidP="002D1F23">
            <w:pPr>
              <w:pStyle w:val="Absatztextnormal"/>
              <w:tabs>
                <w:tab w:val="decimal" w:pos="652"/>
              </w:tabs>
              <w:ind w:left="0"/>
            </w:pPr>
            <w:r w:rsidRPr="003A211B">
              <w:t>500</w:t>
            </w:r>
          </w:p>
        </w:tc>
        <w:tc>
          <w:tcPr>
            <w:tcW w:w="1269" w:type="dxa"/>
          </w:tcPr>
          <w:p w14:paraId="508D8EF9" w14:textId="77777777" w:rsidR="002D1F23" w:rsidRPr="003A211B" w:rsidRDefault="00A455DF" w:rsidP="002D1F23">
            <w:pPr>
              <w:pStyle w:val="Absatztextnormal"/>
              <w:tabs>
                <w:tab w:val="decimal" w:pos="583"/>
              </w:tabs>
              <w:ind w:left="0"/>
            </w:pPr>
            <w:r w:rsidRPr="003A211B">
              <w:t>-</w:t>
            </w:r>
          </w:p>
        </w:tc>
      </w:tr>
      <w:tr w:rsidR="002D1F23" w:rsidRPr="00362579" w14:paraId="071473EB" w14:textId="77777777" w:rsidTr="00BB368A">
        <w:tc>
          <w:tcPr>
            <w:tcW w:w="526" w:type="dxa"/>
          </w:tcPr>
          <w:p w14:paraId="244B1578" w14:textId="77777777" w:rsidR="002D1F23" w:rsidRPr="003A211B" w:rsidRDefault="002D1F23" w:rsidP="002D1F23">
            <w:pPr>
              <w:pStyle w:val="Absatztextnormal"/>
              <w:ind w:left="0"/>
            </w:pPr>
            <w:r w:rsidRPr="003A211B">
              <w:t>R6</w:t>
            </w:r>
          </w:p>
        </w:tc>
        <w:tc>
          <w:tcPr>
            <w:tcW w:w="1151" w:type="dxa"/>
          </w:tcPr>
          <w:p w14:paraId="6F8365A5" w14:textId="77777777" w:rsidR="002D1F23" w:rsidRPr="003A211B" w:rsidRDefault="002D1F23" w:rsidP="002D1F23">
            <w:pPr>
              <w:pStyle w:val="Absatztextnormal"/>
              <w:ind w:left="0"/>
            </w:pPr>
            <w:r w:rsidRPr="003A211B">
              <w:rPr>
                <w:rFonts w:cs="Arial"/>
              </w:rPr>
              <w:t>Überarbeitung Netzwerkinfrastruktur</w:t>
            </w:r>
          </w:p>
        </w:tc>
        <w:tc>
          <w:tcPr>
            <w:tcW w:w="1012" w:type="dxa"/>
          </w:tcPr>
          <w:p w14:paraId="1EDF6EF8" w14:textId="77777777" w:rsidR="002D1F23" w:rsidRPr="003A211B" w:rsidRDefault="002D1F23" w:rsidP="002D1F23">
            <w:pPr>
              <w:pStyle w:val="Absatztextnormal"/>
              <w:tabs>
                <w:tab w:val="decimal" w:pos="733"/>
              </w:tabs>
              <w:ind w:left="0"/>
            </w:pPr>
            <w:r w:rsidRPr="003A211B">
              <w:t>350 €</w:t>
            </w:r>
          </w:p>
        </w:tc>
        <w:tc>
          <w:tcPr>
            <w:tcW w:w="2268" w:type="dxa"/>
          </w:tcPr>
          <w:p w14:paraId="7CB0D5AA" w14:textId="77777777" w:rsidR="002D1F23" w:rsidRPr="003A211B" w:rsidRDefault="00A455DF" w:rsidP="002D1F23">
            <w:pPr>
              <w:pStyle w:val="Absatztextnormal"/>
              <w:ind w:left="0"/>
            </w:pPr>
            <w:r w:rsidRPr="003A211B">
              <w:t>Frühzeitiges Abfragen in der Bank und Überarbeitung im Projekt.</w:t>
            </w:r>
          </w:p>
          <w:p w14:paraId="2701D617" w14:textId="77777777" w:rsidR="006D2E9A" w:rsidRPr="003A211B" w:rsidRDefault="006D2E9A" w:rsidP="006D2E9A">
            <w:r w:rsidRPr="003A211B">
              <w:t>JA</w:t>
            </w:r>
          </w:p>
        </w:tc>
        <w:tc>
          <w:tcPr>
            <w:tcW w:w="2126" w:type="dxa"/>
          </w:tcPr>
          <w:p w14:paraId="0C7F0999" w14:textId="77777777" w:rsidR="002D1F23" w:rsidRPr="003A211B" w:rsidRDefault="00A455DF" w:rsidP="002D1F23">
            <w:pPr>
              <w:pStyle w:val="Absatztextnormal"/>
              <w:ind w:left="0"/>
            </w:pPr>
            <w:r w:rsidRPr="003A211B">
              <w:t xml:space="preserve">Im schlimmsten Fall </w:t>
            </w:r>
            <w:r w:rsidR="006D2E9A" w:rsidRPr="003A211B">
              <w:t xml:space="preserve">mit </w:t>
            </w:r>
            <w:r w:rsidRPr="003A211B">
              <w:t>Auflage und Betriebsprojekt im Anschluss.</w:t>
            </w:r>
          </w:p>
          <w:p w14:paraId="009FF2E0" w14:textId="77777777" w:rsidR="006D2E9A" w:rsidRPr="003A211B" w:rsidRDefault="006D2E9A" w:rsidP="006D2E9A">
            <w:r w:rsidRPr="003A211B">
              <w:t>JA</w:t>
            </w:r>
          </w:p>
          <w:p w14:paraId="13352902" w14:textId="77777777" w:rsidR="006D2E9A" w:rsidRPr="003A211B" w:rsidRDefault="006D2E9A" w:rsidP="006D2E9A"/>
          <w:p w14:paraId="7972FCF4" w14:textId="77777777" w:rsidR="006D2E9A" w:rsidRPr="003A211B" w:rsidRDefault="006D2E9A" w:rsidP="006D2E9A"/>
        </w:tc>
        <w:tc>
          <w:tcPr>
            <w:tcW w:w="1276" w:type="dxa"/>
          </w:tcPr>
          <w:p w14:paraId="4B5F1011" w14:textId="77777777" w:rsidR="002D1F23" w:rsidRPr="003A211B" w:rsidRDefault="00A56B63" w:rsidP="002D1F23">
            <w:pPr>
              <w:pStyle w:val="Absatztextnormal"/>
              <w:tabs>
                <w:tab w:val="decimal" w:pos="652"/>
              </w:tabs>
              <w:ind w:left="0"/>
            </w:pPr>
            <w:r w:rsidRPr="003A211B">
              <w:t>500</w:t>
            </w:r>
          </w:p>
        </w:tc>
        <w:tc>
          <w:tcPr>
            <w:tcW w:w="1269" w:type="dxa"/>
          </w:tcPr>
          <w:p w14:paraId="18F8424E" w14:textId="77777777" w:rsidR="002D1F23" w:rsidRPr="003A211B" w:rsidRDefault="00A56B63" w:rsidP="002D1F23">
            <w:pPr>
              <w:pStyle w:val="Absatztextnormal"/>
              <w:tabs>
                <w:tab w:val="decimal" w:pos="583"/>
              </w:tabs>
              <w:ind w:left="0"/>
            </w:pPr>
            <w:r w:rsidRPr="003A211B">
              <w:t>2.000</w:t>
            </w:r>
          </w:p>
        </w:tc>
      </w:tr>
      <w:tr w:rsidR="002D1F23" w14:paraId="715E1298" w14:textId="77777777" w:rsidTr="00BB368A">
        <w:tc>
          <w:tcPr>
            <w:tcW w:w="526" w:type="dxa"/>
            <w:tcBorders>
              <w:left w:val="nil"/>
              <w:bottom w:val="nil"/>
              <w:right w:val="nil"/>
            </w:tcBorders>
          </w:tcPr>
          <w:p w14:paraId="36AFC016" w14:textId="77777777" w:rsidR="002D1F23" w:rsidRPr="003A211B" w:rsidRDefault="002D1F23" w:rsidP="002D1F23">
            <w:pPr>
              <w:pStyle w:val="Absatztextnormal"/>
              <w:spacing w:before="60" w:after="60"/>
              <w:ind w:left="0"/>
            </w:pPr>
          </w:p>
        </w:tc>
        <w:tc>
          <w:tcPr>
            <w:tcW w:w="1151" w:type="dxa"/>
            <w:tcBorders>
              <w:left w:val="nil"/>
              <w:bottom w:val="nil"/>
            </w:tcBorders>
          </w:tcPr>
          <w:p w14:paraId="0F68CAEF" w14:textId="77777777" w:rsidR="002D1F23" w:rsidRPr="003A211B" w:rsidRDefault="002D1F23" w:rsidP="002D1F23">
            <w:pPr>
              <w:pStyle w:val="Absatztextnormal"/>
              <w:spacing w:before="60" w:after="60"/>
              <w:ind w:left="0"/>
            </w:pPr>
          </w:p>
        </w:tc>
        <w:tc>
          <w:tcPr>
            <w:tcW w:w="1012" w:type="dxa"/>
          </w:tcPr>
          <w:p w14:paraId="423DFC7B" w14:textId="77777777" w:rsidR="002D1F23" w:rsidRPr="003A211B" w:rsidRDefault="002D1F23" w:rsidP="002D1F23">
            <w:pPr>
              <w:pStyle w:val="Absatztextnormal"/>
              <w:tabs>
                <w:tab w:val="decimal" w:pos="733"/>
              </w:tabs>
              <w:spacing w:before="60" w:after="60"/>
              <w:ind w:left="0"/>
            </w:pPr>
            <w:r w:rsidRPr="003A211B">
              <w:rPr>
                <w:rFonts w:cs="Arial"/>
              </w:rPr>
              <w:t xml:space="preserve">∑ </w:t>
            </w:r>
            <w:r w:rsidRPr="003A211B">
              <w:rPr>
                <w:rFonts w:cs="Arial"/>
              </w:rPr>
              <w:fldChar w:fldCharType="begin"/>
            </w:r>
            <w:r w:rsidRPr="003A211B">
              <w:rPr>
                <w:rFonts w:cs="Arial"/>
              </w:rPr>
              <w:instrText xml:space="preserve"> =SUM(above) \# "#.##0,00 €;(#.##0,00 €)" </w:instrText>
            </w:r>
            <w:r w:rsidRPr="003A211B">
              <w:rPr>
                <w:rFonts w:cs="Arial"/>
              </w:rPr>
              <w:fldChar w:fldCharType="separate"/>
            </w:r>
            <w:r w:rsidRPr="003A211B">
              <w:rPr>
                <w:rFonts w:cs="Arial"/>
                <w:noProof/>
              </w:rPr>
              <w:t xml:space="preserve">   28.350,00 €</w:t>
            </w:r>
            <w:r w:rsidRPr="003A211B">
              <w:rPr>
                <w:rFonts w:cs="Arial"/>
              </w:rPr>
              <w:fldChar w:fldCharType="end"/>
            </w:r>
          </w:p>
        </w:tc>
        <w:tc>
          <w:tcPr>
            <w:tcW w:w="2268" w:type="dxa"/>
            <w:tcBorders>
              <w:bottom w:val="nil"/>
              <w:right w:val="nil"/>
            </w:tcBorders>
          </w:tcPr>
          <w:p w14:paraId="5F0BC35D" w14:textId="77777777" w:rsidR="002D1F23" w:rsidRPr="003A211B" w:rsidRDefault="002D1F23" w:rsidP="002D1F23">
            <w:pPr>
              <w:pStyle w:val="Absatztextnormal"/>
              <w:spacing w:before="60" w:after="60"/>
              <w:ind w:left="0"/>
            </w:pPr>
          </w:p>
        </w:tc>
        <w:tc>
          <w:tcPr>
            <w:tcW w:w="2126" w:type="dxa"/>
            <w:tcBorders>
              <w:left w:val="nil"/>
              <w:bottom w:val="nil"/>
            </w:tcBorders>
          </w:tcPr>
          <w:p w14:paraId="6152A7F7" w14:textId="77777777" w:rsidR="002D1F23" w:rsidRPr="003A211B" w:rsidRDefault="002D1F23" w:rsidP="002D1F23">
            <w:pPr>
              <w:pStyle w:val="Absatztextnormal"/>
              <w:spacing w:before="60" w:after="60"/>
              <w:ind w:left="0"/>
            </w:pPr>
          </w:p>
        </w:tc>
        <w:tc>
          <w:tcPr>
            <w:tcW w:w="1276" w:type="dxa"/>
          </w:tcPr>
          <w:p w14:paraId="3B029F20" w14:textId="77777777" w:rsidR="002D1F23" w:rsidRPr="003A211B" w:rsidRDefault="002D1F23" w:rsidP="002D1F23">
            <w:pPr>
              <w:pStyle w:val="Absatztextnormal"/>
              <w:tabs>
                <w:tab w:val="decimal" w:pos="652"/>
              </w:tabs>
              <w:spacing w:before="60" w:after="60"/>
              <w:ind w:left="0"/>
            </w:pPr>
            <w:r w:rsidRPr="003A211B">
              <w:rPr>
                <w:rFonts w:cs="Arial"/>
              </w:rPr>
              <w:t xml:space="preserve">∑ </w:t>
            </w:r>
            <w:r w:rsidRPr="003A211B">
              <w:rPr>
                <w:rFonts w:cs="Arial"/>
              </w:rPr>
              <w:fldChar w:fldCharType="begin"/>
            </w:r>
            <w:r w:rsidRPr="003A211B">
              <w:rPr>
                <w:rFonts w:cs="Arial"/>
              </w:rPr>
              <w:instrText xml:space="preserve"> =SUM(above) \# "#.##0,00 €;(#.##0,00 €)" </w:instrText>
            </w:r>
            <w:r w:rsidRPr="003A211B">
              <w:rPr>
                <w:rFonts w:cs="Arial"/>
              </w:rPr>
              <w:fldChar w:fldCharType="separate"/>
            </w:r>
            <w:r w:rsidRPr="003A211B">
              <w:rPr>
                <w:rFonts w:cs="Arial"/>
                <w:noProof/>
              </w:rPr>
              <w:t xml:space="preserve">   </w:t>
            </w:r>
            <w:r w:rsidR="00A56B63" w:rsidRPr="003A211B">
              <w:rPr>
                <w:rFonts w:cs="Arial"/>
                <w:noProof/>
              </w:rPr>
              <w:t>2.000</w:t>
            </w:r>
            <w:r w:rsidRPr="003A211B">
              <w:rPr>
                <w:rFonts w:cs="Arial"/>
                <w:noProof/>
              </w:rPr>
              <w:t>,00 €</w:t>
            </w:r>
            <w:r w:rsidRPr="003A211B">
              <w:rPr>
                <w:rFonts w:cs="Arial"/>
              </w:rPr>
              <w:fldChar w:fldCharType="end"/>
            </w:r>
          </w:p>
        </w:tc>
        <w:tc>
          <w:tcPr>
            <w:tcW w:w="1269" w:type="dxa"/>
          </w:tcPr>
          <w:p w14:paraId="6E9F53C8" w14:textId="77777777" w:rsidR="002D1F23" w:rsidRPr="003A211B" w:rsidRDefault="002D1F23" w:rsidP="002D1F23">
            <w:pPr>
              <w:pStyle w:val="Absatztextnormal"/>
              <w:tabs>
                <w:tab w:val="decimal" w:pos="583"/>
              </w:tabs>
              <w:spacing w:before="60" w:after="60"/>
              <w:ind w:left="0"/>
            </w:pPr>
            <w:r w:rsidRPr="003A211B">
              <w:rPr>
                <w:rFonts w:cs="Arial"/>
              </w:rPr>
              <w:t xml:space="preserve">∑ </w:t>
            </w:r>
            <w:r w:rsidRPr="003A211B">
              <w:rPr>
                <w:rFonts w:cs="Arial"/>
              </w:rPr>
              <w:fldChar w:fldCharType="begin"/>
            </w:r>
            <w:r w:rsidRPr="003A211B">
              <w:rPr>
                <w:rFonts w:cs="Arial"/>
              </w:rPr>
              <w:instrText xml:space="preserve"> =SUM(above) \# "#.##0,00 €;(#.##0,00 €)" </w:instrText>
            </w:r>
            <w:r w:rsidRPr="003A211B">
              <w:rPr>
                <w:rFonts w:cs="Arial"/>
              </w:rPr>
              <w:fldChar w:fldCharType="separate"/>
            </w:r>
            <w:r w:rsidRPr="003A211B">
              <w:rPr>
                <w:rFonts w:cs="Arial"/>
                <w:noProof/>
              </w:rPr>
              <w:t xml:space="preserve">   </w:t>
            </w:r>
            <w:r w:rsidR="00A56B63" w:rsidRPr="003A211B">
              <w:rPr>
                <w:rFonts w:cs="Arial"/>
                <w:noProof/>
              </w:rPr>
              <w:t>2</w:t>
            </w:r>
            <w:r w:rsidR="00462DC8" w:rsidRPr="003A211B">
              <w:rPr>
                <w:rFonts w:cs="Arial"/>
                <w:noProof/>
              </w:rPr>
              <w:t>.</w:t>
            </w:r>
            <w:r w:rsidR="00A56B63" w:rsidRPr="003A211B">
              <w:rPr>
                <w:rFonts w:cs="Arial"/>
                <w:noProof/>
              </w:rPr>
              <w:t>000</w:t>
            </w:r>
            <w:r w:rsidRPr="003A211B">
              <w:rPr>
                <w:rFonts w:cs="Arial"/>
                <w:noProof/>
              </w:rPr>
              <w:t>,00 €</w:t>
            </w:r>
            <w:r w:rsidRPr="003A211B">
              <w:rPr>
                <w:rFonts w:cs="Arial"/>
              </w:rPr>
              <w:fldChar w:fldCharType="end"/>
            </w:r>
          </w:p>
        </w:tc>
      </w:tr>
    </w:tbl>
    <w:p w14:paraId="40FC43A2" w14:textId="77777777" w:rsidR="001B2A5B" w:rsidRDefault="001B2A5B" w:rsidP="001B2A5B">
      <w:pPr>
        <w:pStyle w:val="Descripcin"/>
      </w:pPr>
      <w:bookmarkStart w:id="57" w:name="_Toc142565831"/>
      <w:r>
        <w:t xml:space="preserve">Tabelle </w:t>
      </w:r>
      <w:r w:rsidR="00000000">
        <w:fldChar w:fldCharType="begin"/>
      </w:r>
      <w:r w:rsidR="00000000">
        <w:instrText xml:space="preserve"> SEQ Tabelle \* ARABIC </w:instrText>
      </w:r>
      <w:r w:rsidR="00000000">
        <w:fldChar w:fldCharType="separate"/>
      </w:r>
      <w:r w:rsidR="001E2DC0">
        <w:rPr>
          <w:noProof/>
        </w:rPr>
        <w:t>11</w:t>
      </w:r>
      <w:r w:rsidR="00000000">
        <w:rPr>
          <w:noProof/>
        </w:rPr>
        <w:fldChar w:fldCharType="end"/>
      </w:r>
      <w:r>
        <w:t xml:space="preserve"> Risiken (</w:t>
      </w:r>
      <w:r w:rsidR="001B22ED">
        <w:t>3</w:t>
      </w:r>
      <w:r>
        <w:t>)</w:t>
      </w:r>
      <w:bookmarkEnd w:id="57"/>
    </w:p>
    <w:p w14:paraId="28BB85C7" w14:textId="77777777" w:rsidR="00245416" w:rsidRDefault="00245416" w:rsidP="00245416">
      <w:pPr>
        <w:pStyle w:val="Absatztextnormal"/>
        <w:ind w:left="0"/>
        <w:jc w:val="both"/>
      </w:pPr>
    </w:p>
    <w:p w14:paraId="3D07FAA9" w14:textId="77777777" w:rsidR="00245416" w:rsidRDefault="00245416" w:rsidP="00245416">
      <w:pPr>
        <w:pStyle w:val="Absatztextnormal"/>
        <w:ind w:left="0"/>
        <w:jc w:val="both"/>
      </w:pPr>
    </w:p>
    <w:p w14:paraId="7627F74A" w14:textId="77777777" w:rsidR="00245416" w:rsidRDefault="00245416" w:rsidP="00245416">
      <w:pPr>
        <w:pStyle w:val="Absatztextnormal"/>
        <w:ind w:left="0"/>
        <w:jc w:val="both"/>
      </w:pPr>
    </w:p>
    <w:tbl>
      <w:tblPr>
        <w:tblW w:w="403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75"/>
        <w:gridCol w:w="1119"/>
        <w:gridCol w:w="1858"/>
        <w:gridCol w:w="1858"/>
        <w:gridCol w:w="1858"/>
      </w:tblGrid>
      <w:tr w:rsidR="00F53C5C" w14:paraId="0F1EDEDA" w14:textId="77777777" w:rsidTr="00A05150">
        <w:trPr>
          <w:tblHeader/>
        </w:trPr>
        <w:tc>
          <w:tcPr>
            <w:tcW w:w="1075" w:type="dxa"/>
            <w:shd w:val="clear" w:color="auto" w:fill="A8D08D"/>
          </w:tcPr>
          <w:p w14:paraId="7646C02D" w14:textId="77777777" w:rsidR="00F53C5C" w:rsidRPr="003A211B" w:rsidRDefault="00F53C5C">
            <w:pPr>
              <w:pStyle w:val="Absatztextnormal"/>
              <w:spacing w:before="120"/>
              <w:ind w:left="0"/>
              <w:rPr>
                <w:b/>
              </w:rPr>
            </w:pPr>
            <w:r w:rsidRPr="003A211B">
              <w:rPr>
                <w:b/>
              </w:rPr>
              <w:t>Nr.</w:t>
            </w:r>
          </w:p>
        </w:tc>
        <w:tc>
          <w:tcPr>
            <w:tcW w:w="1119" w:type="dxa"/>
            <w:shd w:val="clear" w:color="auto" w:fill="A8D08D"/>
          </w:tcPr>
          <w:p w14:paraId="13476693" w14:textId="77777777" w:rsidR="00F53C5C" w:rsidRPr="003A211B" w:rsidRDefault="00F53C5C">
            <w:pPr>
              <w:pStyle w:val="Absatztextnormal"/>
              <w:spacing w:before="120"/>
              <w:ind w:left="0"/>
              <w:rPr>
                <w:b/>
              </w:rPr>
            </w:pPr>
            <w:r w:rsidRPr="003A211B">
              <w:rPr>
                <w:b/>
              </w:rPr>
              <w:t>Risiko</w:t>
            </w:r>
          </w:p>
        </w:tc>
        <w:tc>
          <w:tcPr>
            <w:tcW w:w="1858" w:type="dxa"/>
            <w:shd w:val="clear" w:color="auto" w:fill="A8D08D"/>
          </w:tcPr>
          <w:p w14:paraId="3536E25B" w14:textId="77777777" w:rsidR="00F53C5C" w:rsidRPr="003A211B" w:rsidRDefault="00F53C5C">
            <w:pPr>
              <w:pStyle w:val="Absatztextnormal"/>
              <w:spacing w:before="120"/>
              <w:ind w:left="0"/>
              <w:rPr>
                <w:b/>
              </w:rPr>
            </w:pPr>
            <w:r w:rsidRPr="003A211B">
              <w:rPr>
                <w:b/>
              </w:rPr>
              <w:t xml:space="preserve">Eintrittswahrscheinlichkeit </w:t>
            </w:r>
            <w:r w:rsidRPr="003A211B">
              <w:rPr>
                <w:rFonts w:cs="Arial"/>
              </w:rPr>
              <w:t>(nach Maßnahmen)</w:t>
            </w:r>
          </w:p>
        </w:tc>
        <w:tc>
          <w:tcPr>
            <w:tcW w:w="1858" w:type="dxa"/>
            <w:shd w:val="clear" w:color="auto" w:fill="A8D08D"/>
          </w:tcPr>
          <w:p w14:paraId="15968571" w14:textId="77777777" w:rsidR="00F53C5C" w:rsidRPr="003A211B" w:rsidRDefault="00F53C5C">
            <w:pPr>
              <w:pStyle w:val="Absatztextnormal"/>
              <w:spacing w:before="120"/>
              <w:ind w:left="0"/>
              <w:rPr>
                <w:b/>
              </w:rPr>
            </w:pPr>
            <w:r w:rsidRPr="003A211B">
              <w:rPr>
                <w:b/>
              </w:rPr>
              <w:t xml:space="preserve">Schaden </w:t>
            </w:r>
            <w:r w:rsidRPr="003A211B">
              <w:rPr>
                <w:b/>
              </w:rPr>
              <w:br/>
            </w:r>
            <w:r w:rsidRPr="003A211B">
              <w:rPr>
                <w:rFonts w:cs="Arial"/>
              </w:rPr>
              <w:t>(nach Maßnahmen)</w:t>
            </w:r>
          </w:p>
        </w:tc>
        <w:tc>
          <w:tcPr>
            <w:tcW w:w="1858" w:type="dxa"/>
            <w:shd w:val="clear" w:color="auto" w:fill="A8D08D"/>
          </w:tcPr>
          <w:p w14:paraId="4A8A055C" w14:textId="77777777" w:rsidR="00F53C5C" w:rsidRPr="003A211B" w:rsidRDefault="00F53C5C">
            <w:pPr>
              <w:pStyle w:val="Absatztextnormal"/>
              <w:spacing w:before="120"/>
              <w:ind w:left="0"/>
              <w:rPr>
                <w:b/>
              </w:rPr>
            </w:pPr>
            <w:r w:rsidRPr="003A211B">
              <w:rPr>
                <w:b/>
              </w:rPr>
              <w:t>Risikowert</w:t>
            </w:r>
          </w:p>
          <w:p w14:paraId="2BFC74F0" w14:textId="77777777" w:rsidR="00F53C5C" w:rsidRPr="003A211B" w:rsidRDefault="00F53C5C">
            <w:pPr>
              <w:pStyle w:val="Absatztextnormal"/>
              <w:spacing w:before="120"/>
              <w:ind w:left="0"/>
              <w:rPr>
                <w:b/>
              </w:rPr>
            </w:pPr>
            <w:r w:rsidRPr="003A211B">
              <w:rPr>
                <w:rFonts w:cs="Arial"/>
              </w:rPr>
              <w:t>(nach Maßnahmen)</w:t>
            </w:r>
          </w:p>
        </w:tc>
      </w:tr>
      <w:tr w:rsidR="00F53C5C" w:rsidRPr="00362579" w14:paraId="3BE87B2D" w14:textId="77777777" w:rsidTr="00A05150">
        <w:tc>
          <w:tcPr>
            <w:tcW w:w="1075" w:type="dxa"/>
          </w:tcPr>
          <w:p w14:paraId="2E58057F" w14:textId="77777777" w:rsidR="00F53C5C" w:rsidRPr="003A211B" w:rsidRDefault="00F53C5C" w:rsidP="00731A76">
            <w:pPr>
              <w:pStyle w:val="Absatztextnormal"/>
              <w:ind w:left="0"/>
              <w:rPr>
                <w:noProof/>
              </w:rPr>
            </w:pPr>
            <w:r w:rsidRPr="003A211B">
              <w:rPr>
                <w:noProof/>
              </w:rPr>
              <w:t>R2</w:t>
            </w:r>
          </w:p>
        </w:tc>
        <w:tc>
          <w:tcPr>
            <w:tcW w:w="1119" w:type="dxa"/>
          </w:tcPr>
          <w:p w14:paraId="01D7AABD" w14:textId="77777777" w:rsidR="00F53C5C" w:rsidRPr="003A211B" w:rsidRDefault="00F53C5C" w:rsidP="00731A76">
            <w:pPr>
              <w:rPr>
                <w:rFonts w:cs="Arial"/>
              </w:rPr>
            </w:pPr>
            <w:r w:rsidRPr="003A211B">
              <w:rPr>
                <w:rFonts w:cs="Arial"/>
              </w:rPr>
              <w:t xml:space="preserve">Verletzung </w:t>
            </w:r>
          </w:p>
          <w:p w14:paraId="49BDC0B8" w14:textId="77777777" w:rsidR="00F53C5C" w:rsidRPr="003A211B" w:rsidRDefault="00F53C5C" w:rsidP="00731A76">
            <w:pPr>
              <w:pStyle w:val="Absatztextnormal"/>
              <w:ind w:left="0"/>
              <w:rPr>
                <w:noProof/>
              </w:rPr>
            </w:pPr>
            <w:r w:rsidRPr="003A211B">
              <w:rPr>
                <w:rFonts w:cs="Arial"/>
              </w:rPr>
              <w:t>Datenschutzgesetz</w:t>
            </w:r>
          </w:p>
        </w:tc>
        <w:tc>
          <w:tcPr>
            <w:tcW w:w="1858" w:type="dxa"/>
          </w:tcPr>
          <w:p w14:paraId="0F972532" w14:textId="77777777" w:rsidR="00F53C5C" w:rsidRPr="003A211B" w:rsidRDefault="00F53C5C">
            <w:pPr>
              <w:pStyle w:val="Absatztextnormal"/>
              <w:ind w:left="0"/>
              <w:rPr>
                <w:noProof/>
              </w:rPr>
            </w:pPr>
            <w:r w:rsidRPr="003A211B">
              <w:rPr>
                <w:noProof/>
              </w:rPr>
              <w:t>2,5%</w:t>
            </w:r>
          </w:p>
        </w:tc>
        <w:tc>
          <w:tcPr>
            <w:tcW w:w="1858" w:type="dxa"/>
          </w:tcPr>
          <w:p w14:paraId="347AAB2F" w14:textId="77777777" w:rsidR="00F53C5C" w:rsidRPr="003A211B" w:rsidRDefault="00F53C5C">
            <w:pPr>
              <w:pStyle w:val="Absatztextnormal"/>
              <w:ind w:left="0"/>
              <w:rPr>
                <w:noProof/>
              </w:rPr>
            </w:pPr>
            <w:r w:rsidRPr="003A211B">
              <w:rPr>
                <w:noProof/>
              </w:rPr>
              <w:t>250.000</w:t>
            </w:r>
          </w:p>
        </w:tc>
        <w:tc>
          <w:tcPr>
            <w:tcW w:w="1858" w:type="dxa"/>
          </w:tcPr>
          <w:p w14:paraId="6105F081" w14:textId="77777777" w:rsidR="00F53C5C" w:rsidRPr="003A211B" w:rsidRDefault="00F53C5C">
            <w:pPr>
              <w:pStyle w:val="Absatztextnormal"/>
              <w:tabs>
                <w:tab w:val="decimal" w:pos="1208"/>
              </w:tabs>
              <w:ind w:left="0"/>
              <w:rPr>
                <w:noProof/>
              </w:rPr>
            </w:pPr>
            <w:r w:rsidRPr="003A211B">
              <w:rPr>
                <w:noProof/>
              </w:rPr>
              <w:t>6.250</w:t>
            </w:r>
          </w:p>
        </w:tc>
      </w:tr>
      <w:tr w:rsidR="00F53C5C" w:rsidRPr="00362579" w14:paraId="28CAA277" w14:textId="77777777" w:rsidTr="00A05150">
        <w:tc>
          <w:tcPr>
            <w:tcW w:w="1075" w:type="dxa"/>
          </w:tcPr>
          <w:p w14:paraId="60CA3FEB" w14:textId="77777777" w:rsidR="00F53C5C" w:rsidRPr="003A211B" w:rsidRDefault="00F53C5C">
            <w:pPr>
              <w:pStyle w:val="Absatztextnormal"/>
              <w:ind w:left="0"/>
              <w:rPr>
                <w:noProof/>
              </w:rPr>
            </w:pPr>
            <w:r w:rsidRPr="003A211B">
              <w:rPr>
                <w:noProof/>
              </w:rPr>
              <w:t>R3</w:t>
            </w:r>
          </w:p>
        </w:tc>
        <w:tc>
          <w:tcPr>
            <w:tcW w:w="1119" w:type="dxa"/>
          </w:tcPr>
          <w:p w14:paraId="3E5D920B" w14:textId="77777777" w:rsidR="003178B4" w:rsidRDefault="00F53C5C" w:rsidP="00731A76">
            <w:pPr>
              <w:pStyle w:val="Absatztextnormal"/>
              <w:ind w:left="0"/>
              <w:rPr>
                <w:noProof/>
              </w:rPr>
            </w:pPr>
            <w:r w:rsidRPr="003A211B">
              <w:rPr>
                <w:noProof/>
              </w:rPr>
              <w:t>Vorlage Betriebs</w:t>
            </w:r>
            <w:r w:rsidR="003178B4">
              <w:rPr>
                <w:noProof/>
              </w:rPr>
              <w:t>-</w:t>
            </w:r>
          </w:p>
          <w:p w14:paraId="4A02FAA7" w14:textId="237AF033" w:rsidR="00F53C5C" w:rsidRPr="003A211B" w:rsidRDefault="00F53C5C" w:rsidP="00731A76">
            <w:pPr>
              <w:pStyle w:val="Absatztextnormal"/>
              <w:ind w:left="0"/>
              <w:rPr>
                <w:noProof/>
              </w:rPr>
            </w:pPr>
            <w:r w:rsidRPr="003A211B">
              <w:rPr>
                <w:noProof/>
              </w:rPr>
              <w:t>vertrag</w:t>
            </w:r>
          </w:p>
        </w:tc>
        <w:tc>
          <w:tcPr>
            <w:tcW w:w="1858" w:type="dxa"/>
          </w:tcPr>
          <w:p w14:paraId="6F56C22A" w14:textId="77777777" w:rsidR="00F53C5C" w:rsidRPr="003A211B" w:rsidRDefault="00F53C5C">
            <w:pPr>
              <w:pStyle w:val="Absatztextnormal"/>
              <w:ind w:left="0"/>
              <w:rPr>
                <w:noProof/>
              </w:rPr>
            </w:pPr>
            <w:r w:rsidRPr="003A211B">
              <w:rPr>
                <w:noProof/>
              </w:rPr>
              <w:t>10%</w:t>
            </w:r>
          </w:p>
        </w:tc>
        <w:tc>
          <w:tcPr>
            <w:tcW w:w="1858" w:type="dxa"/>
          </w:tcPr>
          <w:p w14:paraId="6E63BBDE" w14:textId="77777777" w:rsidR="00F53C5C" w:rsidRPr="003A211B" w:rsidRDefault="00F53C5C">
            <w:pPr>
              <w:pStyle w:val="Absatztextnormal"/>
              <w:ind w:left="0"/>
              <w:rPr>
                <w:noProof/>
              </w:rPr>
            </w:pPr>
            <w:r w:rsidRPr="003A211B">
              <w:rPr>
                <w:noProof/>
              </w:rPr>
              <w:t>13.000</w:t>
            </w:r>
          </w:p>
        </w:tc>
        <w:tc>
          <w:tcPr>
            <w:tcW w:w="1858" w:type="dxa"/>
          </w:tcPr>
          <w:p w14:paraId="032B222C" w14:textId="77777777" w:rsidR="00F53C5C" w:rsidRPr="003A211B" w:rsidRDefault="00F53C5C">
            <w:pPr>
              <w:pStyle w:val="Absatztextnormal"/>
              <w:tabs>
                <w:tab w:val="decimal" w:pos="1208"/>
              </w:tabs>
              <w:ind w:left="0"/>
              <w:rPr>
                <w:noProof/>
              </w:rPr>
            </w:pPr>
            <w:r w:rsidRPr="003A211B">
              <w:rPr>
                <w:noProof/>
              </w:rPr>
              <w:t>1.300</w:t>
            </w:r>
          </w:p>
        </w:tc>
      </w:tr>
      <w:tr w:rsidR="00F53C5C" w:rsidRPr="00362579" w14:paraId="48A16DED" w14:textId="77777777" w:rsidTr="00A05150">
        <w:tc>
          <w:tcPr>
            <w:tcW w:w="1075" w:type="dxa"/>
          </w:tcPr>
          <w:p w14:paraId="00C776B8" w14:textId="77777777" w:rsidR="00F53C5C" w:rsidRPr="003A211B" w:rsidRDefault="00F53C5C">
            <w:pPr>
              <w:pStyle w:val="Absatztextnormal"/>
              <w:ind w:left="0"/>
              <w:rPr>
                <w:noProof/>
              </w:rPr>
            </w:pPr>
            <w:r w:rsidRPr="003A211B">
              <w:rPr>
                <w:noProof/>
              </w:rPr>
              <w:t>R6</w:t>
            </w:r>
            <w:r w:rsidRPr="003A211B">
              <w:rPr>
                <w:noProof/>
              </w:rPr>
              <w:fldChar w:fldCharType="begin">
                <w:ffData>
                  <w:name w:val="Text165"/>
                  <w:enabled/>
                  <w:calcOnExit w:val="0"/>
                  <w:textInput/>
                </w:ffData>
              </w:fldChar>
            </w:r>
            <w:r w:rsidRPr="003A211B">
              <w:rPr>
                <w:noProof/>
              </w:rPr>
              <w:instrText xml:space="preserve"> FORMTEXT </w:instrText>
            </w:r>
            <w:r w:rsidR="00000000">
              <w:rPr>
                <w:noProof/>
              </w:rPr>
            </w:r>
            <w:r w:rsidR="00000000">
              <w:rPr>
                <w:noProof/>
              </w:rPr>
              <w:fldChar w:fldCharType="separate"/>
            </w:r>
            <w:r w:rsidRPr="003A211B">
              <w:rPr>
                <w:noProof/>
              </w:rPr>
              <w:fldChar w:fldCharType="end"/>
            </w:r>
          </w:p>
        </w:tc>
        <w:tc>
          <w:tcPr>
            <w:tcW w:w="1119" w:type="dxa"/>
          </w:tcPr>
          <w:p w14:paraId="7F221FE5" w14:textId="77777777" w:rsidR="00F53C5C" w:rsidRPr="003A211B" w:rsidRDefault="00F53C5C">
            <w:pPr>
              <w:pStyle w:val="Absatztextnormal"/>
              <w:ind w:left="0"/>
              <w:rPr>
                <w:noProof/>
              </w:rPr>
            </w:pPr>
            <w:r w:rsidRPr="003A211B">
              <w:rPr>
                <w:rFonts w:cs="Arial"/>
              </w:rPr>
              <w:t>Überarbeitung Netzwerkinfrastruktur</w:t>
            </w:r>
          </w:p>
        </w:tc>
        <w:tc>
          <w:tcPr>
            <w:tcW w:w="1858" w:type="dxa"/>
          </w:tcPr>
          <w:p w14:paraId="5B2E9717" w14:textId="77777777" w:rsidR="00F53C5C" w:rsidRPr="003A211B" w:rsidRDefault="00F53C5C">
            <w:pPr>
              <w:pStyle w:val="Absatztextnormal"/>
              <w:ind w:left="0"/>
              <w:rPr>
                <w:noProof/>
              </w:rPr>
            </w:pPr>
            <w:r w:rsidRPr="003A211B">
              <w:rPr>
                <w:noProof/>
              </w:rPr>
              <w:t>20%</w:t>
            </w:r>
          </w:p>
        </w:tc>
        <w:tc>
          <w:tcPr>
            <w:tcW w:w="1858" w:type="dxa"/>
          </w:tcPr>
          <w:p w14:paraId="25673F53" w14:textId="77777777" w:rsidR="00F53C5C" w:rsidRPr="003A211B" w:rsidRDefault="00F53C5C">
            <w:pPr>
              <w:pStyle w:val="Absatztextnormal"/>
              <w:ind w:left="0"/>
              <w:rPr>
                <w:noProof/>
              </w:rPr>
            </w:pPr>
            <w:r w:rsidRPr="003A211B">
              <w:rPr>
                <w:noProof/>
              </w:rPr>
              <w:t>570</w:t>
            </w:r>
          </w:p>
        </w:tc>
        <w:tc>
          <w:tcPr>
            <w:tcW w:w="1858" w:type="dxa"/>
          </w:tcPr>
          <w:p w14:paraId="04F51132" w14:textId="77777777" w:rsidR="00F53C5C" w:rsidRPr="003A211B" w:rsidRDefault="00F53C5C">
            <w:pPr>
              <w:pStyle w:val="Absatztextnormal"/>
              <w:tabs>
                <w:tab w:val="decimal" w:pos="1208"/>
              </w:tabs>
              <w:ind w:left="0"/>
              <w:rPr>
                <w:noProof/>
              </w:rPr>
            </w:pPr>
            <w:r w:rsidRPr="003A211B">
              <w:rPr>
                <w:noProof/>
              </w:rPr>
              <w:t>114</w:t>
            </w:r>
          </w:p>
        </w:tc>
      </w:tr>
      <w:tr w:rsidR="00F53C5C" w14:paraId="616E25D0" w14:textId="77777777" w:rsidTr="00A05150">
        <w:tc>
          <w:tcPr>
            <w:tcW w:w="1075" w:type="dxa"/>
            <w:tcBorders>
              <w:left w:val="nil"/>
              <w:bottom w:val="nil"/>
              <w:right w:val="nil"/>
            </w:tcBorders>
          </w:tcPr>
          <w:p w14:paraId="0880308B" w14:textId="77777777" w:rsidR="00F53C5C" w:rsidRPr="003A211B" w:rsidRDefault="00F53C5C">
            <w:pPr>
              <w:pStyle w:val="Absatztextnormal"/>
              <w:spacing w:before="60" w:after="60"/>
              <w:ind w:left="0"/>
            </w:pPr>
          </w:p>
        </w:tc>
        <w:tc>
          <w:tcPr>
            <w:tcW w:w="1119" w:type="dxa"/>
            <w:tcBorders>
              <w:left w:val="nil"/>
              <w:bottom w:val="nil"/>
              <w:right w:val="nil"/>
            </w:tcBorders>
          </w:tcPr>
          <w:p w14:paraId="38D30B3B" w14:textId="77777777" w:rsidR="00F53C5C" w:rsidRPr="003A211B" w:rsidRDefault="00F53C5C">
            <w:pPr>
              <w:pStyle w:val="Absatztextnormal"/>
              <w:spacing w:before="60" w:after="60"/>
              <w:ind w:left="0"/>
            </w:pPr>
          </w:p>
        </w:tc>
        <w:tc>
          <w:tcPr>
            <w:tcW w:w="1858" w:type="dxa"/>
            <w:tcBorders>
              <w:left w:val="nil"/>
              <w:bottom w:val="nil"/>
              <w:right w:val="nil"/>
            </w:tcBorders>
          </w:tcPr>
          <w:p w14:paraId="13629BE5" w14:textId="77777777" w:rsidR="00F53C5C" w:rsidRPr="003A211B" w:rsidRDefault="00F53C5C">
            <w:pPr>
              <w:pStyle w:val="Absatztextnormal"/>
              <w:spacing w:before="60" w:after="60"/>
              <w:ind w:left="0"/>
            </w:pPr>
          </w:p>
        </w:tc>
        <w:tc>
          <w:tcPr>
            <w:tcW w:w="1858" w:type="dxa"/>
            <w:tcBorders>
              <w:left w:val="nil"/>
              <w:bottom w:val="nil"/>
            </w:tcBorders>
          </w:tcPr>
          <w:p w14:paraId="49036247" w14:textId="77777777" w:rsidR="00F53C5C" w:rsidRPr="003A211B" w:rsidRDefault="00F53C5C">
            <w:pPr>
              <w:pStyle w:val="Absatztextnormal"/>
              <w:spacing w:before="60" w:after="60"/>
              <w:ind w:left="0"/>
            </w:pPr>
          </w:p>
        </w:tc>
        <w:tc>
          <w:tcPr>
            <w:tcW w:w="1858" w:type="dxa"/>
          </w:tcPr>
          <w:p w14:paraId="21DE1F94" w14:textId="77777777" w:rsidR="00F53C5C" w:rsidRPr="003A211B" w:rsidRDefault="00F53C5C">
            <w:pPr>
              <w:pStyle w:val="Absatztextnormal"/>
              <w:tabs>
                <w:tab w:val="decimal" w:pos="1167"/>
              </w:tabs>
              <w:spacing w:before="60" w:after="60"/>
              <w:ind w:left="0"/>
            </w:pPr>
            <w:r w:rsidRPr="003A211B">
              <w:rPr>
                <w:rFonts w:cs="Arial"/>
              </w:rPr>
              <w:t xml:space="preserve">∑ </w:t>
            </w:r>
            <w:r w:rsidRPr="003A211B">
              <w:rPr>
                <w:rFonts w:cs="Arial"/>
              </w:rPr>
              <w:fldChar w:fldCharType="begin"/>
            </w:r>
            <w:r w:rsidRPr="003A211B">
              <w:rPr>
                <w:rFonts w:cs="Arial"/>
              </w:rPr>
              <w:instrText xml:space="preserve"> =SUM(above) \# "#.##0,00 €;(#.##0,00 €)" </w:instrText>
            </w:r>
            <w:r w:rsidRPr="003A211B">
              <w:rPr>
                <w:rFonts w:cs="Arial"/>
              </w:rPr>
              <w:fldChar w:fldCharType="separate"/>
            </w:r>
            <w:r w:rsidRPr="003A211B">
              <w:rPr>
                <w:rFonts w:cs="Arial"/>
                <w:noProof/>
              </w:rPr>
              <w:t xml:space="preserve">   7.664,00 €</w:t>
            </w:r>
            <w:r w:rsidRPr="003A211B">
              <w:rPr>
                <w:rFonts w:cs="Arial"/>
              </w:rPr>
              <w:fldChar w:fldCharType="end"/>
            </w:r>
          </w:p>
        </w:tc>
      </w:tr>
    </w:tbl>
    <w:p w14:paraId="59AD8D7A" w14:textId="77777777" w:rsidR="00F922A2" w:rsidRDefault="00260D5E" w:rsidP="00260D5E">
      <w:pPr>
        <w:pStyle w:val="Descripcin"/>
      </w:pPr>
      <w:bookmarkStart w:id="58" w:name="_Toc142565832"/>
      <w:r>
        <w:t xml:space="preserve">Tabelle </w:t>
      </w:r>
      <w:r w:rsidR="00000000">
        <w:fldChar w:fldCharType="begin"/>
      </w:r>
      <w:r w:rsidR="00000000">
        <w:instrText xml:space="preserve"> SEQ Tabelle \* ARABIC </w:instrText>
      </w:r>
      <w:r w:rsidR="00000000">
        <w:fldChar w:fldCharType="separate"/>
      </w:r>
      <w:r w:rsidR="001E2DC0">
        <w:rPr>
          <w:noProof/>
        </w:rPr>
        <w:t>12</w:t>
      </w:r>
      <w:r w:rsidR="00000000">
        <w:rPr>
          <w:noProof/>
        </w:rPr>
        <w:fldChar w:fldCharType="end"/>
      </w:r>
      <w:r>
        <w:t xml:space="preserve"> Risiken (</w:t>
      </w:r>
      <w:r w:rsidR="001B22ED">
        <w:t>4</w:t>
      </w:r>
      <w:r>
        <w:t>)</w:t>
      </w:r>
      <w:bookmarkEnd w:id="58"/>
    </w:p>
    <w:p w14:paraId="72197741" w14:textId="77777777" w:rsidR="00B15CA3" w:rsidRDefault="00DA450E" w:rsidP="00C83CBF">
      <w:pPr>
        <w:pStyle w:val="Ttulo2"/>
      </w:pPr>
      <w:r>
        <w:br w:type="page"/>
      </w:r>
      <w:bookmarkStart w:id="59" w:name="_Toc142565865"/>
      <w:r w:rsidR="00C83CBF">
        <w:lastRenderedPageBreak/>
        <w:t xml:space="preserve">Erfassung und Benennung einer </w:t>
      </w:r>
      <w:r w:rsidR="00B15CA3">
        <w:t>Chance</w:t>
      </w:r>
      <w:bookmarkEnd w:id="59"/>
    </w:p>
    <w:p w14:paraId="3BC26F5D" w14:textId="77777777" w:rsidR="00DA450E" w:rsidRPr="00157A8F" w:rsidRDefault="00DA450E" w:rsidP="00B15CA3">
      <w:pPr>
        <w:rPr>
          <w:sz w:val="22"/>
          <w:szCs w:val="22"/>
        </w:rPr>
      </w:pPr>
    </w:p>
    <w:tbl>
      <w:tblPr>
        <w:tblW w:w="494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01"/>
        <w:gridCol w:w="1663"/>
        <w:gridCol w:w="3181"/>
        <w:gridCol w:w="835"/>
        <w:gridCol w:w="3042"/>
      </w:tblGrid>
      <w:tr w:rsidR="00B15CA3" w:rsidRPr="00157A8F" w14:paraId="14CEC50C" w14:textId="77777777" w:rsidTr="004F3896">
        <w:trPr>
          <w:cantSplit/>
          <w:tblHeader/>
        </w:trPr>
        <w:tc>
          <w:tcPr>
            <w:tcW w:w="817" w:type="dxa"/>
            <w:shd w:val="clear" w:color="auto" w:fill="A8D08D"/>
          </w:tcPr>
          <w:p w14:paraId="2D37156F" w14:textId="77777777" w:rsidR="00B15CA3" w:rsidRPr="003A211B" w:rsidRDefault="00B15CA3" w:rsidP="00C0491E">
            <w:pPr>
              <w:spacing w:before="120"/>
              <w:ind w:left="113"/>
              <w:rPr>
                <w:rFonts w:cs="Arial"/>
                <w:b/>
              </w:rPr>
            </w:pPr>
            <w:r w:rsidRPr="003A211B">
              <w:rPr>
                <w:rFonts w:cs="Arial"/>
                <w:b/>
              </w:rPr>
              <w:t>Nr.</w:t>
            </w:r>
          </w:p>
        </w:tc>
        <w:tc>
          <w:tcPr>
            <w:tcW w:w="1701" w:type="dxa"/>
            <w:shd w:val="clear" w:color="auto" w:fill="A8D08D"/>
          </w:tcPr>
          <w:p w14:paraId="353E0437" w14:textId="77777777" w:rsidR="00B15CA3" w:rsidRPr="003A211B" w:rsidRDefault="00B15CA3" w:rsidP="00C0491E">
            <w:pPr>
              <w:spacing w:before="120"/>
              <w:ind w:left="113"/>
              <w:rPr>
                <w:rFonts w:cs="Arial"/>
                <w:b/>
              </w:rPr>
            </w:pPr>
            <w:r w:rsidRPr="003A211B">
              <w:rPr>
                <w:rFonts w:cs="Arial"/>
                <w:b/>
              </w:rPr>
              <w:t>Chancenbezeichnung</w:t>
            </w:r>
          </w:p>
        </w:tc>
        <w:tc>
          <w:tcPr>
            <w:tcW w:w="3260" w:type="dxa"/>
            <w:tcBorders>
              <w:bottom w:val="single" w:sz="4" w:space="0" w:color="auto"/>
            </w:tcBorders>
            <w:shd w:val="clear" w:color="auto" w:fill="A8D08D"/>
          </w:tcPr>
          <w:p w14:paraId="273470FF" w14:textId="77777777" w:rsidR="00B15CA3" w:rsidRPr="003A211B" w:rsidRDefault="00B15CA3" w:rsidP="00C0491E">
            <w:pPr>
              <w:spacing w:before="120"/>
              <w:ind w:left="113"/>
              <w:rPr>
                <w:rFonts w:cs="Arial"/>
                <w:b/>
              </w:rPr>
            </w:pPr>
            <w:r w:rsidRPr="003A211B">
              <w:rPr>
                <w:rFonts w:cs="Arial"/>
                <w:b/>
              </w:rPr>
              <w:t>Beschreibung</w:t>
            </w:r>
          </w:p>
          <w:p w14:paraId="21DFB743" w14:textId="77777777" w:rsidR="00B15CA3" w:rsidRPr="003A211B" w:rsidRDefault="00B15CA3" w:rsidP="00C0491E">
            <w:pPr>
              <w:ind w:left="113"/>
              <w:rPr>
                <w:rFonts w:cs="Arial"/>
              </w:rPr>
            </w:pPr>
          </w:p>
        </w:tc>
        <w:tc>
          <w:tcPr>
            <w:tcW w:w="851" w:type="dxa"/>
            <w:tcBorders>
              <w:bottom w:val="single" w:sz="4" w:space="0" w:color="auto"/>
            </w:tcBorders>
            <w:shd w:val="clear" w:color="auto" w:fill="A8D08D"/>
          </w:tcPr>
          <w:p w14:paraId="1E8649E7" w14:textId="77777777" w:rsidR="00B15CA3" w:rsidRPr="003A211B" w:rsidRDefault="00B15CA3" w:rsidP="00C0491E">
            <w:pPr>
              <w:spacing w:before="120"/>
              <w:ind w:left="113"/>
              <w:rPr>
                <w:rFonts w:cs="Arial"/>
                <w:b/>
              </w:rPr>
            </w:pPr>
            <w:r w:rsidRPr="003A211B">
              <w:rPr>
                <w:rFonts w:cs="Arial"/>
                <w:b/>
              </w:rPr>
              <w:t>Art</w:t>
            </w:r>
          </w:p>
        </w:tc>
        <w:tc>
          <w:tcPr>
            <w:tcW w:w="3117" w:type="dxa"/>
            <w:shd w:val="clear" w:color="auto" w:fill="A8D08D"/>
          </w:tcPr>
          <w:p w14:paraId="20CDDE1D" w14:textId="77777777" w:rsidR="00B15CA3" w:rsidRPr="003A211B" w:rsidRDefault="00B15CA3" w:rsidP="00C0491E">
            <w:pPr>
              <w:spacing w:before="120"/>
              <w:ind w:left="113"/>
              <w:rPr>
                <w:rFonts w:cs="Arial"/>
                <w:b/>
              </w:rPr>
            </w:pPr>
            <w:r w:rsidRPr="003A211B">
              <w:rPr>
                <w:rFonts w:cs="Arial"/>
                <w:b/>
              </w:rPr>
              <w:t>Ursache</w:t>
            </w:r>
          </w:p>
        </w:tc>
      </w:tr>
      <w:tr w:rsidR="00B15CA3" w:rsidRPr="00157A8F" w14:paraId="22CA81C6" w14:textId="77777777" w:rsidTr="004F3896">
        <w:trPr>
          <w:cantSplit/>
        </w:trPr>
        <w:tc>
          <w:tcPr>
            <w:tcW w:w="817" w:type="dxa"/>
          </w:tcPr>
          <w:p w14:paraId="5B6A0DE9" w14:textId="77777777" w:rsidR="00B15CA3" w:rsidRPr="003A211B" w:rsidRDefault="006C5C4B" w:rsidP="00C0491E">
            <w:pPr>
              <w:pStyle w:val="Absatztextnormal"/>
              <w:ind w:left="0"/>
              <w:jc w:val="both"/>
            </w:pPr>
            <w:r w:rsidRPr="003A211B">
              <w:t>1</w:t>
            </w:r>
          </w:p>
        </w:tc>
        <w:tc>
          <w:tcPr>
            <w:tcW w:w="1701" w:type="dxa"/>
          </w:tcPr>
          <w:p w14:paraId="4F3C80C2" w14:textId="77777777" w:rsidR="00CE2FEC" w:rsidRDefault="006C5C4B" w:rsidP="005C4728">
            <w:pPr>
              <w:rPr>
                <w:rFonts w:cs="Arial"/>
              </w:rPr>
            </w:pPr>
            <w:r w:rsidRPr="003A211B">
              <w:rPr>
                <w:rFonts w:cs="Arial"/>
              </w:rPr>
              <w:t>Prozess</w:t>
            </w:r>
            <w:r w:rsidR="00CE2FEC">
              <w:rPr>
                <w:rFonts w:cs="Arial"/>
              </w:rPr>
              <w:t xml:space="preserve">-  </w:t>
            </w:r>
          </w:p>
          <w:p w14:paraId="0EA49876" w14:textId="7F934149" w:rsidR="00B15CA3" w:rsidRPr="003A211B" w:rsidRDefault="006C5C4B" w:rsidP="005C4728">
            <w:pPr>
              <w:rPr>
                <w:rFonts w:cs="Arial"/>
              </w:rPr>
            </w:pPr>
            <w:proofErr w:type="spellStart"/>
            <w:r w:rsidRPr="003A211B">
              <w:rPr>
                <w:rFonts w:cs="Arial"/>
              </w:rPr>
              <w:t>dokumentation</w:t>
            </w:r>
            <w:proofErr w:type="spellEnd"/>
            <w:r w:rsidRPr="003A211B">
              <w:rPr>
                <w:rFonts w:cs="Arial"/>
              </w:rPr>
              <w:t xml:space="preserve"> </w:t>
            </w:r>
          </w:p>
        </w:tc>
        <w:tc>
          <w:tcPr>
            <w:tcW w:w="3260" w:type="dxa"/>
            <w:shd w:val="clear" w:color="auto" w:fill="auto"/>
          </w:tcPr>
          <w:p w14:paraId="5B79A129" w14:textId="559A967A" w:rsidR="00B15CA3" w:rsidRPr="003A211B" w:rsidRDefault="006A0B72" w:rsidP="005C4728">
            <w:pPr>
              <w:rPr>
                <w:rFonts w:cs="Arial"/>
                <w:noProof/>
              </w:rPr>
            </w:pPr>
            <w:r w:rsidRPr="006A0B72">
              <w:rPr>
                <w:rFonts w:cs="Arial"/>
              </w:rPr>
              <w:t>Die Analysephase wird erleichtert und Aufwände reduziert, wenn eine qualitativ hochwertige Prozessdokumentation bereits in der Bank vorhanden ist. Dies ermöglicht die Einhaltung der Terminziele.</w:t>
            </w:r>
          </w:p>
        </w:tc>
        <w:tc>
          <w:tcPr>
            <w:tcW w:w="851" w:type="dxa"/>
            <w:shd w:val="clear" w:color="auto" w:fill="auto"/>
          </w:tcPr>
          <w:p w14:paraId="642887DF" w14:textId="63063C6C" w:rsidR="00B15CA3" w:rsidRPr="003A211B" w:rsidRDefault="005C4728" w:rsidP="005C4728">
            <w:pPr>
              <w:rPr>
                <w:rFonts w:cs="Arial"/>
                <w:noProof/>
              </w:rPr>
            </w:pPr>
            <w:r>
              <w:rPr>
                <w:rFonts w:cs="Arial"/>
                <w:noProof/>
              </w:rPr>
              <w:t>Zeit, Ressourcen</w:t>
            </w:r>
          </w:p>
        </w:tc>
        <w:tc>
          <w:tcPr>
            <w:tcW w:w="3117" w:type="dxa"/>
          </w:tcPr>
          <w:p w14:paraId="01F15806" w14:textId="77777777" w:rsidR="00B15CA3" w:rsidRPr="003A211B" w:rsidRDefault="004F3896" w:rsidP="005C4728">
            <w:pPr>
              <w:rPr>
                <w:rFonts w:cs="Arial"/>
              </w:rPr>
            </w:pPr>
            <w:r w:rsidRPr="003A211B">
              <w:rPr>
                <w:rFonts w:cs="Arial"/>
                <w:noProof/>
              </w:rPr>
              <w:t>Eine qualitativ gute Prozessdokumentation existiert bereits in der Bank.</w:t>
            </w:r>
          </w:p>
        </w:tc>
      </w:tr>
    </w:tbl>
    <w:p w14:paraId="4DE1471F" w14:textId="77777777" w:rsidR="00DA450E" w:rsidRDefault="00DA450E" w:rsidP="00DA450E">
      <w:pPr>
        <w:pStyle w:val="Descripcin"/>
      </w:pPr>
      <w:bookmarkStart w:id="60" w:name="_Toc142565833"/>
      <w:r>
        <w:t xml:space="preserve">Tabelle </w:t>
      </w:r>
      <w:r w:rsidR="00000000">
        <w:fldChar w:fldCharType="begin"/>
      </w:r>
      <w:r w:rsidR="00000000">
        <w:instrText xml:space="preserve"> SEQ Tabelle \* ARABIC </w:instrText>
      </w:r>
      <w:r w:rsidR="00000000">
        <w:fldChar w:fldCharType="separate"/>
      </w:r>
      <w:r w:rsidR="001E2DC0">
        <w:rPr>
          <w:noProof/>
        </w:rPr>
        <w:t>13</w:t>
      </w:r>
      <w:r w:rsidR="00000000">
        <w:rPr>
          <w:noProof/>
        </w:rPr>
        <w:fldChar w:fldCharType="end"/>
      </w:r>
      <w:r>
        <w:t xml:space="preserve"> Chancen (1)</w:t>
      </w:r>
      <w:bookmarkEnd w:id="60"/>
    </w:p>
    <w:p w14:paraId="567257F6" w14:textId="77777777" w:rsidR="00B15CA3" w:rsidRDefault="00B15CA3" w:rsidP="00B15CA3"/>
    <w:p w14:paraId="7BA56130" w14:textId="77777777" w:rsidR="00B15CA3" w:rsidRPr="00157A8F" w:rsidRDefault="00B15CA3" w:rsidP="00B15CA3">
      <w:pPr>
        <w:rPr>
          <w:sz w:val="22"/>
          <w:szCs w:val="22"/>
        </w:rPr>
      </w:pPr>
    </w:p>
    <w:tbl>
      <w:tblPr>
        <w:tblW w:w="494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40"/>
        <w:gridCol w:w="1597"/>
        <w:gridCol w:w="1855"/>
        <w:gridCol w:w="1569"/>
        <w:gridCol w:w="3561"/>
      </w:tblGrid>
      <w:tr w:rsidR="00B15CA3" w:rsidRPr="00157A8F" w14:paraId="1550C0FC" w14:textId="77777777" w:rsidTr="005C4728">
        <w:trPr>
          <w:cantSplit/>
          <w:tblHeader/>
        </w:trPr>
        <w:tc>
          <w:tcPr>
            <w:tcW w:w="940" w:type="dxa"/>
            <w:shd w:val="clear" w:color="auto" w:fill="A8D08D"/>
          </w:tcPr>
          <w:p w14:paraId="128E7310" w14:textId="77777777" w:rsidR="00B15CA3" w:rsidRPr="003A211B" w:rsidRDefault="00B15CA3" w:rsidP="00C0491E">
            <w:pPr>
              <w:spacing w:before="120"/>
              <w:ind w:left="113"/>
              <w:rPr>
                <w:rFonts w:cs="Arial"/>
                <w:b/>
              </w:rPr>
            </w:pPr>
            <w:r w:rsidRPr="003A211B">
              <w:rPr>
                <w:rFonts w:cs="Arial"/>
                <w:b/>
              </w:rPr>
              <w:t>Nr.</w:t>
            </w:r>
          </w:p>
        </w:tc>
        <w:tc>
          <w:tcPr>
            <w:tcW w:w="1597" w:type="dxa"/>
            <w:shd w:val="clear" w:color="auto" w:fill="A8D08D"/>
          </w:tcPr>
          <w:p w14:paraId="7DE0F3C4" w14:textId="40DBB1A9" w:rsidR="00B15CA3" w:rsidRPr="003A211B" w:rsidRDefault="00B15CA3" w:rsidP="00C0491E">
            <w:pPr>
              <w:spacing w:before="120"/>
              <w:ind w:left="113"/>
              <w:rPr>
                <w:rFonts w:cs="Arial"/>
                <w:b/>
              </w:rPr>
            </w:pPr>
            <w:r w:rsidRPr="003A211B">
              <w:rPr>
                <w:rFonts w:cs="Arial"/>
                <w:b/>
              </w:rPr>
              <w:t>Eintrittswahrscheinlichkeit</w:t>
            </w:r>
          </w:p>
        </w:tc>
        <w:tc>
          <w:tcPr>
            <w:tcW w:w="1855" w:type="dxa"/>
            <w:shd w:val="clear" w:color="auto" w:fill="A8D08D"/>
          </w:tcPr>
          <w:p w14:paraId="39F4A6EE" w14:textId="77777777" w:rsidR="00B15CA3" w:rsidRPr="003A211B" w:rsidRDefault="00B15CA3" w:rsidP="00C0491E">
            <w:pPr>
              <w:spacing w:before="120"/>
              <w:ind w:left="113"/>
              <w:rPr>
                <w:rFonts w:cs="Arial"/>
                <w:b/>
              </w:rPr>
            </w:pPr>
            <w:r w:rsidRPr="003A211B">
              <w:rPr>
                <w:rFonts w:cs="Arial"/>
                <w:b/>
              </w:rPr>
              <w:t>Auswirkungen / Chancenhöhe</w:t>
            </w:r>
          </w:p>
        </w:tc>
        <w:tc>
          <w:tcPr>
            <w:tcW w:w="1569" w:type="dxa"/>
            <w:shd w:val="clear" w:color="auto" w:fill="A8D08D"/>
          </w:tcPr>
          <w:p w14:paraId="79B4D4B2" w14:textId="77777777" w:rsidR="00B15CA3" w:rsidRPr="003A211B" w:rsidRDefault="00B15CA3" w:rsidP="00C0491E">
            <w:pPr>
              <w:spacing w:before="120"/>
              <w:ind w:left="113"/>
              <w:rPr>
                <w:rFonts w:cs="Arial"/>
                <w:b/>
              </w:rPr>
            </w:pPr>
            <w:r w:rsidRPr="003A211B">
              <w:rPr>
                <w:rFonts w:cs="Arial"/>
                <w:b/>
              </w:rPr>
              <w:t>Chancenwert</w:t>
            </w:r>
          </w:p>
        </w:tc>
        <w:tc>
          <w:tcPr>
            <w:tcW w:w="3561" w:type="dxa"/>
            <w:shd w:val="clear" w:color="auto" w:fill="A8D08D"/>
          </w:tcPr>
          <w:p w14:paraId="2950A182" w14:textId="77777777" w:rsidR="00B15CA3" w:rsidRPr="003A211B" w:rsidRDefault="00B15CA3" w:rsidP="00C0491E">
            <w:pPr>
              <w:spacing w:before="120"/>
              <w:ind w:left="113"/>
              <w:rPr>
                <w:rFonts w:cs="Arial"/>
                <w:b/>
              </w:rPr>
            </w:pPr>
            <w:r w:rsidRPr="003A211B">
              <w:rPr>
                <w:rFonts w:cs="Arial"/>
                <w:b/>
              </w:rPr>
              <w:t>Maßnahmen</w:t>
            </w:r>
            <w:r w:rsidR="00245416" w:rsidRPr="003A211B">
              <w:rPr>
                <w:rFonts w:cs="Arial"/>
                <w:b/>
              </w:rPr>
              <w:t xml:space="preserve"> und Wirkung</w:t>
            </w:r>
          </w:p>
        </w:tc>
      </w:tr>
      <w:tr w:rsidR="00B15CA3" w:rsidRPr="00157A8F" w14:paraId="7BBF38B0" w14:textId="77777777" w:rsidTr="005C4728">
        <w:trPr>
          <w:cantSplit/>
        </w:trPr>
        <w:tc>
          <w:tcPr>
            <w:tcW w:w="940" w:type="dxa"/>
          </w:tcPr>
          <w:p w14:paraId="56084555" w14:textId="77777777" w:rsidR="00B15CA3" w:rsidRPr="003A211B" w:rsidRDefault="00481C85" w:rsidP="00C0491E">
            <w:pPr>
              <w:ind w:left="113"/>
              <w:rPr>
                <w:rFonts w:cs="Arial"/>
              </w:rPr>
            </w:pPr>
            <w:r w:rsidRPr="003A211B">
              <w:rPr>
                <w:rFonts w:cs="Arial"/>
              </w:rPr>
              <w:t>1</w:t>
            </w:r>
          </w:p>
        </w:tc>
        <w:tc>
          <w:tcPr>
            <w:tcW w:w="1597" w:type="dxa"/>
          </w:tcPr>
          <w:p w14:paraId="1658BA27" w14:textId="77777777" w:rsidR="00B15CA3" w:rsidRPr="003A211B" w:rsidRDefault="004F3896" w:rsidP="00C0491E">
            <w:pPr>
              <w:ind w:left="113"/>
              <w:rPr>
                <w:rFonts w:cs="Arial"/>
              </w:rPr>
            </w:pPr>
            <w:r w:rsidRPr="003A211B">
              <w:rPr>
                <w:rFonts w:cs="Arial"/>
              </w:rPr>
              <w:t>35</w:t>
            </w:r>
            <w:r w:rsidR="00481C85" w:rsidRPr="003A211B">
              <w:rPr>
                <w:rFonts w:cs="Arial"/>
              </w:rPr>
              <w:t>%</w:t>
            </w:r>
          </w:p>
        </w:tc>
        <w:tc>
          <w:tcPr>
            <w:tcW w:w="1855" w:type="dxa"/>
          </w:tcPr>
          <w:p w14:paraId="64EA2FB3" w14:textId="431F08AF" w:rsidR="00B15CA3" w:rsidRPr="003A211B" w:rsidRDefault="004F3896" w:rsidP="005C4728">
            <w:pPr>
              <w:rPr>
                <w:rFonts w:cs="Arial"/>
              </w:rPr>
            </w:pPr>
            <w:r w:rsidRPr="003A211B">
              <w:rPr>
                <w:rFonts w:cs="Arial"/>
              </w:rPr>
              <w:t xml:space="preserve">4 </w:t>
            </w:r>
            <w:r w:rsidR="00481C85" w:rsidRPr="003A211B">
              <w:rPr>
                <w:rFonts w:cs="Arial"/>
              </w:rPr>
              <w:t xml:space="preserve">PT in der </w:t>
            </w:r>
            <w:r w:rsidRPr="003A211B">
              <w:rPr>
                <w:rFonts w:cs="Arial"/>
              </w:rPr>
              <w:t xml:space="preserve">Analyse-Phase: </w:t>
            </w:r>
            <w:r w:rsidR="00E745AC">
              <w:rPr>
                <w:rFonts w:cs="Arial"/>
              </w:rPr>
              <w:t>1</w:t>
            </w:r>
            <w:r w:rsidRPr="003A211B">
              <w:rPr>
                <w:rFonts w:cs="Arial"/>
              </w:rPr>
              <w:t>.7</w:t>
            </w:r>
            <w:r w:rsidR="00E745AC">
              <w:rPr>
                <w:rFonts w:cs="Arial"/>
              </w:rPr>
              <w:t>60</w:t>
            </w:r>
            <w:r w:rsidRPr="003A211B">
              <w:rPr>
                <w:rFonts w:cs="Arial"/>
              </w:rPr>
              <w:t xml:space="preserve"> €</w:t>
            </w:r>
          </w:p>
        </w:tc>
        <w:tc>
          <w:tcPr>
            <w:tcW w:w="1569" w:type="dxa"/>
          </w:tcPr>
          <w:p w14:paraId="0734D573" w14:textId="326CC4E9" w:rsidR="00B15CA3" w:rsidRPr="003A211B" w:rsidRDefault="00E745AC" w:rsidP="005C4728">
            <w:pPr>
              <w:rPr>
                <w:rFonts w:cs="Arial"/>
              </w:rPr>
            </w:pPr>
            <w:r>
              <w:rPr>
                <w:rFonts w:cs="Arial"/>
              </w:rPr>
              <w:t>500</w:t>
            </w:r>
            <w:r w:rsidR="004F3896" w:rsidRPr="003A211B">
              <w:rPr>
                <w:rFonts w:cs="Arial"/>
              </w:rPr>
              <w:t xml:space="preserve"> €</w:t>
            </w:r>
          </w:p>
        </w:tc>
        <w:tc>
          <w:tcPr>
            <w:tcW w:w="3561" w:type="dxa"/>
          </w:tcPr>
          <w:p w14:paraId="10ED5414" w14:textId="77777777" w:rsidR="00B15CA3" w:rsidRPr="003A211B" w:rsidRDefault="000A4B2A" w:rsidP="005C4728">
            <w:pPr>
              <w:rPr>
                <w:rFonts w:cs="Arial"/>
              </w:rPr>
            </w:pPr>
            <w:r w:rsidRPr="003A211B">
              <w:rPr>
                <w:rFonts w:cs="Arial"/>
              </w:rPr>
              <w:t>Verantwortliche seitens der Bank mit einbeziehen. Aufwand reduziert sich und Analyse-Phase wird vereinfacht. Die Terminziele werden eingehalten.</w:t>
            </w:r>
          </w:p>
        </w:tc>
      </w:tr>
      <w:tr w:rsidR="00B15CA3" w:rsidRPr="00157A8F" w14:paraId="1CC546A6" w14:textId="77777777" w:rsidTr="005C4728">
        <w:tc>
          <w:tcPr>
            <w:tcW w:w="940" w:type="dxa"/>
          </w:tcPr>
          <w:p w14:paraId="7B142D06" w14:textId="77777777" w:rsidR="00B15CA3" w:rsidRPr="003A211B" w:rsidRDefault="00B15CA3" w:rsidP="00C0491E">
            <w:pPr>
              <w:ind w:left="113"/>
              <w:rPr>
                <w:rFonts w:cs="Arial"/>
              </w:rPr>
            </w:pPr>
          </w:p>
        </w:tc>
        <w:tc>
          <w:tcPr>
            <w:tcW w:w="1597" w:type="dxa"/>
          </w:tcPr>
          <w:p w14:paraId="50103B09" w14:textId="77777777" w:rsidR="00B15CA3" w:rsidRPr="003A211B" w:rsidRDefault="00B15CA3" w:rsidP="00C0491E">
            <w:pPr>
              <w:ind w:left="113"/>
              <w:rPr>
                <w:rFonts w:cs="Arial"/>
              </w:rPr>
            </w:pPr>
          </w:p>
        </w:tc>
        <w:tc>
          <w:tcPr>
            <w:tcW w:w="1855" w:type="dxa"/>
          </w:tcPr>
          <w:p w14:paraId="19B5ABDA" w14:textId="77777777" w:rsidR="00B15CA3" w:rsidRPr="003A211B" w:rsidRDefault="00B15CA3" w:rsidP="00C0491E">
            <w:pPr>
              <w:ind w:left="113"/>
              <w:jc w:val="right"/>
              <w:rPr>
                <w:rFonts w:cs="Arial"/>
              </w:rPr>
            </w:pPr>
            <w:r w:rsidRPr="003A211B">
              <w:rPr>
                <w:rFonts w:cs="Arial"/>
              </w:rPr>
              <w:t>Summe</w:t>
            </w:r>
          </w:p>
        </w:tc>
        <w:tc>
          <w:tcPr>
            <w:tcW w:w="5130" w:type="dxa"/>
            <w:gridSpan w:val="2"/>
          </w:tcPr>
          <w:p w14:paraId="698E8D07" w14:textId="1E6EA91E" w:rsidR="00B15CA3" w:rsidRPr="003A211B" w:rsidRDefault="00E745AC" w:rsidP="00C0491E">
            <w:pPr>
              <w:tabs>
                <w:tab w:val="decimal" w:pos="1163"/>
              </w:tabs>
              <w:ind w:left="113"/>
              <w:rPr>
                <w:rFonts w:cs="Arial"/>
              </w:rPr>
            </w:pPr>
            <w:r>
              <w:rPr>
                <w:rFonts w:cs="Arial"/>
              </w:rPr>
              <w:t>500</w:t>
            </w:r>
            <w:r w:rsidR="000A4B2A" w:rsidRPr="003A211B">
              <w:rPr>
                <w:rFonts w:cs="Arial"/>
              </w:rPr>
              <w:t xml:space="preserve"> €</w:t>
            </w:r>
          </w:p>
        </w:tc>
      </w:tr>
    </w:tbl>
    <w:p w14:paraId="57340081" w14:textId="77777777" w:rsidR="00B15CA3" w:rsidRDefault="00B15CA3" w:rsidP="00B15CA3">
      <w:pPr>
        <w:pStyle w:val="Descripcin"/>
      </w:pPr>
      <w:bookmarkStart w:id="61" w:name="_Toc142565834"/>
      <w:r>
        <w:t xml:space="preserve">Tabelle </w:t>
      </w:r>
      <w:r w:rsidR="00000000">
        <w:fldChar w:fldCharType="begin"/>
      </w:r>
      <w:r w:rsidR="00000000">
        <w:instrText xml:space="preserve"> SEQ Tabelle \* ARABIC </w:instrText>
      </w:r>
      <w:r w:rsidR="00000000">
        <w:fldChar w:fldCharType="separate"/>
      </w:r>
      <w:r w:rsidR="001E2DC0">
        <w:rPr>
          <w:noProof/>
        </w:rPr>
        <w:t>14</w:t>
      </w:r>
      <w:r w:rsidR="00000000">
        <w:rPr>
          <w:noProof/>
        </w:rPr>
        <w:fldChar w:fldCharType="end"/>
      </w:r>
      <w:r>
        <w:t xml:space="preserve"> Chancen</w:t>
      </w:r>
      <w:r w:rsidR="00DA450E">
        <w:t xml:space="preserve"> (2)</w:t>
      </w:r>
      <w:bookmarkEnd w:id="61"/>
    </w:p>
    <w:p w14:paraId="01044988" w14:textId="77777777" w:rsidR="00B15CA3" w:rsidRPr="005466BF" w:rsidRDefault="00B15CA3" w:rsidP="00B15CA3">
      <w:pPr>
        <w:rPr>
          <w:sz w:val="22"/>
          <w:szCs w:val="22"/>
        </w:rPr>
      </w:pPr>
    </w:p>
    <w:p w14:paraId="1C8592C4" w14:textId="77777777" w:rsidR="00FD7BFB" w:rsidRPr="001B22ED" w:rsidRDefault="00582DD9" w:rsidP="00C731A5">
      <w:pPr>
        <w:pStyle w:val="Ttulo1"/>
        <w:rPr>
          <w:sz w:val="22"/>
          <w:szCs w:val="22"/>
        </w:rPr>
      </w:pPr>
      <w:r>
        <w:br w:type="page"/>
      </w:r>
      <w:bookmarkStart w:id="62" w:name="_Toc142565866"/>
      <w:r w:rsidR="00FD7BFB" w:rsidRPr="00FD7BFB">
        <w:lastRenderedPageBreak/>
        <w:t>Projektdesign 04.05.01</w:t>
      </w:r>
      <w:bookmarkEnd w:id="62"/>
    </w:p>
    <w:p w14:paraId="4B5C310F" w14:textId="77777777" w:rsidR="00FD7BFB" w:rsidRDefault="00FD7BFB" w:rsidP="003521B7">
      <w:pPr>
        <w:pStyle w:val="Ttulo2"/>
      </w:pPr>
      <w:bookmarkStart w:id="63" w:name="_Toc142565867"/>
      <w:r>
        <w:t>Erfolgskriterien</w:t>
      </w:r>
      <w:bookmarkEnd w:id="63"/>
    </w:p>
    <w:p w14:paraId="4F80B89E" w14:textId="274BA239" w:rsidR="009143A0" w:rsidRPr="009143A0" w:rsidRDefault="009143A0" w:rsidP="009143A0">
      <w:pPr>
        <w:rPr>
          <w:sz w:val="22"/>
          <w:szCs w:val="22"/>
        </w:rPr>
      </w:pPr>
      <w:r w:rsidRPr="009143A0">
        <w:rPr>
          <w:sz w:val="22"/>
          <w:szCs w:val="22"/>
        </w:rPr>
        <w:t xml:space="preserve">Bei dem Projekt „Servicemigration IT-Servicecenter“ geht es um die Einführung standardisierter Service- und Betriebsprozesse in der IT-Abteilung der </w:t>
      </w:r>
      <w:proofErr w:type="spellStart"/>
      <w:r w:rsidRPr="009143A0">
        <w:rPr>
          <w:sz w:val="22"/>
          <w:szCs w:val="22"/>
        </w:rPr>
        <w:t>Beckedorfer</w:t>
      </w:r>
      <w:proofErr w:type="spellEnd"/>
      <w:r w:rsidRPr="009143A0">
        <w:rPr>
          <w:sz w:val="22"/>
          <w:szCs w:val="22"/>
        </w:rPr>
        <w:t xml:space="preserve"> Bank, durch die </w:t>
      </w:r>
      <w:r w:rsidR="00143F1B">
        <w:rPr>
          <w:sz w:val="22"/>
          <w:szCs w:val="22"/>
        </w:rPr>
        <w:t>ABC</w:t>
      </w:r>
      <w:r w:rsidRPr="009143A0">
        <w:rPr>
          <w:sz w:val="22"/>
          <w:szCs w:val="22"/>
        </w:rPr>
        <w:t xml:space="preserve"> GmbH.</w:t>
      </w:r>
    </w:p>
    <w:p w14:paraId="1F5BD830" w14:textId="2BC1694B" w:rsidR="009143A0" w:rsidRPr="009143A0" w:rsidRDefault="009143A0" w:rsidP="009143A0">
      <w:pPr>
        <w:rPr>
          <w:sz w:val="22"/>
          <w:szCs w:val="22"/>
        </w:rPr>
      </w:pPr>
      <w:r w:rsidRPr="009143A0">
        <w:rPr>
          <w:sz w:val="22"/>
          <w:szCs w:val="22"/>
        </w:rPr>
        <w:t xml:space="preserve">Durch die Einführung werden Aufgaben und Prozesse der IT-Abteilung der Bank an die </w:t>
      </w:r>
      <w:r w:rsidR="00143F1B">
        <w:rPr>
          <w:sz w:val="22"/>
          <w:szCs w:val="22"/>
        </w:rPr>
        <w:t>ABC</w:t>
      </w:r>
      <w:r w:rsidRPr="009143A0">
        <w:rPr>
          <w:sz w:val="22"/>
          <w:szCs w:val="22"/>
        </w:rPr>
        <w:t xml:space="preserve"> GmbH teils übertragen, neu strukturiert und gegebenenfalls erweitert.</w:t>
      </w:r>
    </w:p>
    <w:p w14:paraId="6168CEEB" w14:textId="77777777" w:rsidR="009143A0" w:rsidRDefault="009143A0" w:rsidP="009143A0">
      <w:pPr>
        <w:rPr>
          <w:sz w:val="22"/>
          <w:szCs w:val="22"/>
        </w:rPr>
      </w:pPr>
      <w:r w:rsidRPr="009143A0">
        <w:rPr>
          <w:sz w:val="22"/>
          <w:szCs w:val="22"/>
        </w:rPr>
        <w:t xml:space="preserve">Herausfordernd ist in diesem Projekt, dass Mitarbeiter der IT-Abteilung der Bank innerhalb der </w:t>
      </w:r>
    </w:p>
    <w:p w14:paraId="7D6E50CD" w14:textId="0CD6E604" w:rsidR="009143A0" w:rsidRPr="009143A0" w:rsidRDefault="009143A0" w:rsidP="009143A0">
      <w:pPr>
        <w:rPr>
          <w:sz w:val="22"/>
          <w:szCs w:val="22"/>
        </w:rPr>
      </w:pPr>
      <w:r w:rsidRPr="009143A0">
        <w:rPr>
          <w:sz w:val="22"/>
          <w:szCs w:val="22"/>
        </w:rPr>
        <w:t>Projektlaufzeit in andere Bereiche wechseln und deshalb für das Migrationsprojekt nur begrenzt zur Verfügung stehen.</w:t>
      </w:r>
    </w:p>
    <w:p w14:paraId="3A8055E1" w14:textId="77777777" w:rsidR="009143A0" w:rsidRDefault="009143A0" w:rsidP="009143A0">
      <w:pPr>
        <w:rPr>
          <w:sz w:val="22"/>
          <w:szCs w:val="22"/>
        </w:rPr>
      </w:pPr>
      <w:r w:rsidRPr="009143A0">
        <w:rPr>
          <w:sz w:val="22"/>
          <w:szCs w:val="22"/>
        </w:rPr>
        <w:t xml:space="preserve">Der Geschäftsführer Herr S. </w:t>
      </w:r>
      <w:proofErr w:type="spellStart"/>
      <w:r w:rsidRPr="009143A0">
        <w:rPr>
          <w:sz w:val="22"/>
          <w:szCs w:val="22"/>
        </w:rPr>
        <w:t>Bonka</w:t>
      </w:r>
      <w:proofErr w:type="spellEnd"/>
      <w:r w:rsidRPr="009143A0">
        <w:rPr>
          <w:sz w:val="22"/>
          <w:szCs w:val="22"/>
        </w:rPr>
        <w:t xml:space="preserve"> erwartet, dass die Projektergebnisse gemäß Rahmenbedingungen hinsichtlich Kosten, Leistungen und Termine erfüllt werden. Durch Anerkennung der </w:t>
      </w:r>
    </w:p>
    <w:p w14:paraId="15053B03" w14:textId="686B7B7E" w:rsidR="009143A0" w:rsidRPr="009143A0" w:rsidRDefault="009143A0" w:rsidP="009143A0">
      <w:pPr>
        <w:rPr>
          <w:sz w:val="22"/>
          <w:szCs w:val="22"/>
        </w:rPr>
      </w:pPr>
      <w:r w:rsidRPr="009143A0">
        <w:rPr>
          <w:sz w:val="22"/>
          <w:szCs w:val="22"/>
        </w:rPr>
        <w:t>Ergebnisse von allen Stakeholdern wird der Projekterfolg definiert.</w:t>
      </w:r>
    </w:p>
    <w:p w14:paraId="04B5A5FB" w14:textId="77777777" w:rsidR="009143A0" w:rsidRPr="009143A0" w:rsidRDefault="009143A0" w:rsidP="009143A0">
      <w:pPr>
        <w:rPr>
          <w:sz w:val="22"/>
          <w:szCs w:val="22"/>
        </w:rPr>
      </w:pPr>
    </w:p>
    <w:p w14:paraId="47AD3106" w14:textId="4CFE4CE9" w:rsidR="009143A0" w:rsidRPr="009143A0" w:rsidRDefault="009143A0" w:rsidP="009143A0">
      <w:pPr>
        <w:pStyle w:val="Prrafodelista"/>
        <w:numPr>
          <w:ilvl w:val="0"/>
          <w:numId w:val="46"/>
        </w:numPr>
        <w:rPr>
          <w:sz w:val="22"/>
          <w:szCs w:val="22"/>
        </w:rPr>
      </w:pPr>
      <w:r w:rsidRPr="009143A0">
        <w:rPr>
          <w:sz w:val="22"/>
          <w:szCs w:val="22"/>
        </w:rPr>
        <w:t xml:space="preserve">Für Herrn S. </w:t>
      </w:r>
      <w:proofErr w:type="spellStart"/>
      <w:r w:rsidRPr="009143A0">
        <w:rPr>
          <w:sz w:val="22"/>
          <w:szCs w:val="22"/>
        </w:rPr>
        <w:t>Bonka</w:t>
      </w:r>
      <w:proofErr w:type="spellEnd"/>
      <w:r w:rsidRPr="009143A0">
        <w:rPr>
          <w:sz w:val="22"/>
          <w:szCs w:val="22"/>
        </w:rPr>
        <w:t xml:space="preserve">, Auftraggeber und Geschäftsführer der </w:t>
      </w:r>
      <w:proofErr w:type="spellStart"/>
      <w:r w:rsidRPr="009143A0">
        <w:rPr>
          <w:sz w:val="22"/>
          <w:szCs w:val="22"/>
        </w:rPr>
        <w:t>Beckedorfer</w:t>
      </w:r>
      <w:proofErr w:type="spellEnd"/>
      <w:r w:rsidRPr="009143A0">
        <w:rPr>
          <w:sz w:val="22"/>
          <w:szCs w:val="22"/>
        </w:rPr>
        <w:t xml:space="preserve"> Bank, führen die im Migrationsvertrag definierten Leistungen, welche unter Einhaltung des Budgets in Höhe von </w:t>
      </w:r>
      <w:r>
        <w:rPr>
          <w:sz w:val="22"/>
          <w:szCs w:val="22"/>
        </w:rPr>
        <w:t>120.485,02</w:t>
      </w:r>
      <w:r w:rsidRPr="009143A0">
        <w:rPr>
          <w:sz w:val="22"/>
          <w:szCs w:val="22"/>
        </w:rPr>
        <w:t xml:space="preserve"> € bis zum 01.09.23 erfüllt werden, zur Anerkennung des Projekterfolgs. In diesem Projekt hat das Qualitätsziel (Leistungsziel) Priorität vor den Terminzielen und dem Kostenziel.</w:t>
      </w:r>
    </w:p>
    <w:p w14:paraId="5A3E9EC7" w14:textId="77777777" w:rsidR="009143A0" w:rsidRPr="009143A0" w:rsidRDefault="009143A0" w:rsidP="009143A0">
      <w:pPr>
        <w:rPr>
          <w:sz w:val="22"/>
          <w:szCs w:val="22"/>
        </w:rPr>
      </w:pPr>
    </w:p>
    <w:p w14:paraId="2F5E0BD7" w14:textId="01FFB0A7" w:rsidR="009143A0" w:rsidRPr="009143A0" w:rsidRDefault="009143A0" w:rsidP="009143A0">
      <w:pPr>
        <w:pStyle w:val="Prrafodelista"/>
        <w:numPr>
          <w:ilvl w:val="0"/>
          <w:numId w:val="46"/>
        </w:numPr>
        <w:rPr>
          <w:sz w:val="22"/>
          <w:szCs w:val="22"/>
        </w:rPr>
      </w:pPr>
      <w:r w:rsidRPr="009143A0">
        <w:rPr>
          <w:sz w:val="22"/>
          <w:szCs w:val="22"/>
        </w:rPr>
        <w:t>Durch die Anerkennung der Projektergebnisse, der im Migrationsvertrag definierten Leis-</w:t>
      </w:r>
      <w:proofErr w:type="spellStart"/>
      <w:r w:rsidRPr="009143A0">
        <w:rPr>
          <w:sz w:val="22"/>
          <w:szCs w:val="22"/>
        </w:rPr>
        <w:t>tungen</w:t>
      </w:r>
      <w:proofErr w:type="spellEnd"/>
      <w:r w:rsidRPr="009143A0">
        <w:rPr>
          <w:sz w:val="22"/>
          <w:szCs w:val="22"/>
        </w:rPr>
        <w:t xml:space="preserve">, können die standardisierten Service- und Betriebsprozesse eingeführt werden und die IT-Betriebsverantwortung von der </w:t>
      </w:r>
      <w:r w:rsidR="00143F1B">
        <w:rPr>
          <w:sz w:val="22"/>
          <w:szCs w:val="22"/>
        </w:rPr>
        <w:t>ABC</w:t>
      </w:r>
      <w:r w:rsidRPr="009143A0">
        <w:rPr>
          <w:sz w:val="22"/>
          <w:szCs w:val="22"/>
        </w:rPr>
        <w:t xml:space="preserve"> GmbH übernommen werden.</w:t>
      </w:r>
    </w:p>
    <w:p w14:paraId="45F8FEE3" w14:textId="77777777" w:rsidR="009143A0" w:rsidRPr="009143A0" w:rsidRDefault="009143A0" w:rsidP="009143A0">
      <w:pPr>
        <w:rPr>
          <w:sz w:val="22"/>
          <w:szCs w:val="22"/>
        </w:rPr>
      </w:pPr>
    </w:p>
    <w:p w14:paraId="7C5724C0" w14:textId="36DDAD15" w:rsidR="009143A0" w:rsidRPr="009143A0" w:rsidRDefault="009143A0" w:rsidP="009143A0">
      <w:pPr>
        <w:pStyle w:val="Prrafodelista"/>
        <w:numPr>
          <w:ilvl w:val="0"/>
          <w:numId w:val="46"/>
        </w:numPr>
        <w:rPr>
          <w:sz w:val="22"/>
          <w:szCs w:val="22"/>
        </w:rPr>
      </w:pPr>
      <w:r w:rsidRPr="009143A0">
        <w:rPr>
          <w:sz w:val="22"/>
          <w:szCs w:val="22"/>
        </w:rPr>
        <w:t>Die erfolgreiche Durchführung der Quality Gates dient allen Projektbeteiligten zur Qualitäts-sicherung und stellt gleichzeitig die Fortschrittskontrolle dar. Ziel der QG ist einen bestimm-</w:t>
      </w:r>
      <w:proofErr w:type="spellStart"/>
      <w:r w:rsidRPr="009143A0">
        <w:rPr>
          <w:sz w:val="22"/>
          <w:szCs w:val="22"/>
        </w:rPr>
        <w:t>ten</w:t>
      </w:r>
      <w:proofErr w:type="spellEnd"/>
      <w:r w:rsidRPr="009143A0">
        <w:rPr>
          <w:sz w:val="22"/>
          <w:szCs w:val="22"/>
        </w:rPr>
        <w:t xml:space="preserve"> Fortschrittsgrad zu einem definierten </w:t>
      </w:r>
      <w:proofErr w:type="spellStart"/>
      <w:r w:rsidRPr="009143A0">
        <w:rPr>
          <w:sz w:val="22"/>
          <w:szCs w:val="22"/>
        </w:rPr>
        <w:t>Ze</w:t>
      </w:r>
      <w:r w:rsidR="00143F1B">
        <w:rPr>
          <w:sz w:val="22"/>
          <w:szCs w:val="22"/>
        </w:rPr>
        <w:t>ABC</w:t>
      </w:r>
      <w:r w:rsidRPr="009143A0">
        <w:rPr>
          <w:sz w:val="22"/>
          <w:szCs w:val="22"/>
        </w:rPr>
        <w:t>unkt</w:t>
      </w:r>
      <w:proofErr w:type="spellEnd"/>
      <w:r w:rsidRPr="009143A0">
        <w:rPr>
          <w:sz w:val="22"/>
          <w:szCs w:val="22"/>
        </w:rPr>
        <w:t xml:space="preserve"> festzustellen, zu prüfen und ggf. Maß-nahmen einzuleiten.</w:t>
      </w:r>
    </w:p>
    <w:p w14:paraId="3629D53C" w14:textId="77777777" w:rsidR="009143A0" w:rsidRPr="009143A0" w:rsidRDefault="009143A0" w:rsidP="009143A0">
      <w:pPr>
        <w:rPr>
          <w:sz w:val="22"/>
          <w:szCs w:val="22"/>
        </w:rPr>
      </w:pPr>
    </w:p>
    <w:p w14:paraId="4652CB3C" w14:textId="761B28EE" w:rsidR="00FD7BFB" w:rsidRPr="009143A0" w:rsidRDefault="009143A0" w:rsidP="009143A0">
      <w:pPr>
        <w:pStyle w:val="Prrafodelista"/>
        <w:numPr>
          <w:ilvl w:val="0"/>
          <w:numId w:val="46"/>
        </w:numPr>
        <w:rPr>
          <w:sz w:val="22"/>
          <w:szCs w:val="22"/>
        </w:rPr>
      </w:pPr>
      <w:r w:rsidRPr="009143A0">
        <w:rPr>
          <w:sz w:val="22"/>
          <w:szCs w:val="22"/>
        </w:rPr>
        <w:t>Die Interdisziplinarität im Projekt führt zu einer reibungslosen und unkomplizierten Zusammenarbeit. Es wird klar kommuniziert und dadurch kann das Vertrauen im Team gestärkt werden und Unsicherheiten vorgebeugt werden.</w:t>
      </w:r>
    </w:p>
    <w:p w14:paraId="6D3A8403" w14:textId="77777777" w:rsidR="009143A0" w:rsidRDefault="009143A0" w:rsidP="00FD7BFB">
      <w:pPr>
        <w:rPr>
          <w:sz w:val="22"/>
          <w:szCs w:val="22"/>
        </w:rPr>
      </w:pPr>
    </w:p>
    <w:p w14:paraId="714B9DC0" w14:textId="77777777" w:rsidR="00FD7BFB" w:rsidRDefault="00FD7BFB" w:rsidP="00FD7BFB">
      <w:pPr>
        <w:pStyle w:val="Ttulo2"/>
      </w:pPr>
      <w:bookmarkStart w:id="64" w:name="_Toc142565868"/>
      <w:r>
        <w:t>Projektmanagementansatz</w:t>
      </w:r>
      <w:bookmarkEnd w:id="64"/>
    </w:p>
    <w:p w14:paraId="6F9B2376" w14:textId="2C9D7F34" w:rsidR="009143A0" w:rsidRPr="009143A0" w:rsidRDefault="009143A0" w:rsidP="009143A0">
      <w:pPr>
        <w:rPr>
          <w:sz w:val="22"/>
          <w:szCs w:val="22"/>
        </w:rPr>
      </w:pPr>
      <w:r w:rsidRPr="009143A0">
        <w:rPr>
          <w:sz w:val="22"/>
          <w:szCs w:val="22"/>
        </w:rPr>
        <w:t>Die zu erbringende Leistung des Projektes ist klar beschrieben, weshalb ein planbasierter Ansatz gewählt wurde.</w:t>
      </w:r>
      <w:r>
        <w:rPr>
          <w:sz w:val="22"/>
          <w:szCs w:val="22"/>
        </w:rPr>
        <w:t xml:space="preserve"> </w:t>
      </w:r>
      <w:r w:rsidRPr="009143A0">
        <w:rPr>
          <w:sz w:val="22"/>
          <w:szCs w:val="22"/>
        </w:rPr>
        <w:t>Durch die im Migrationsvertrag klar definierten Leistungen, konnte das Leistungsziel als Muss-Ziel kategorisiert werden und gegenüber den Terminzielen und dem Kostenziel priorisiert werden.</w:t>
      </w:r>
    </w:p>
    <w:p w14:paraId="2DAC5536" w14:textId="77777777" w:rsidR="009143A0" w:rsidRPr="009143A0" w:rsidRDefault="009143A0" w:rsidP="009143A0">
      <w:pPr>
        <w:rPr>
          <w:sz w:val="22"/>
          <w:szCs w:val="22"/>
        </w:rPr>
      </w:pPr>
    </w:p>
    <w:p w14:paraId="474DCF75" w14:textId="77777777" w:rsidR="009143A0" w:rsidRPr="009143A0" w:rsidRDefault="009143A0" w:rsidP="009143A0">
      <w:pPr>
        <w:rPr>
          <w:sz w:val="22"/>
          <w:szCs w:val="22"/>
        </w:rPr>
      </w:pPr>
      <w:r w:rsidRPr="009143A0">
        <w:rPr>
          <w:sz w:val="22"/>
          <w:szCs w:val="22"/>
        </w:rPr>
        <w:t>Bezug zu den Erfolgskriterien:</w:t>
      </w:r>
    </w:p>
    <w:p w14:paraId="0F1CA95A" w14:textId="77777777" w:rsidR="009143A0" w:rsidRPr="009143A0" w:rsidRDefault="009143A0" w:rsidP="009143A0">
      <w:pPr>
        <w:rPr>
          <w:sz w:val="22"/>
          <w:szCs w:val="22"/>
        </w:rPr>
      </w:pPr>
    </w:p>
    <w:p w14:paraId="5999A01C" w14:textId="10C87D48" w:rsidR="009143A0" w:rsidRPr="009143A0" w:rsidRDefault="009143A0" w:rsidP="009143A0">
      <w:pPr>
        <w:pStyle w:val="Prrafodelista"/>
        <w:numPr>
          <w:ilvl w:val="0"/>
          <w:numId w:val="47"/>
        </w:numPr>
        <w:rPr>
          <w:sz w:val="22"/>
          <w:szCs w:val="22"/>
        </w:rPr>
      </w:pPr>
      <w:r w:rsidRPr="009143A0">
        <w:rPr>
          <w:sz w:val="22"/>
          <w:szCs w:val="22"/>
        </w:rPr>
        <w:t>Das Leistungsziel konnte unter Einhaltung der Terminziele und des Kostenziels erreicht werden.</w:t>
      </w:r>
    </w:p>
    <w:p w14:paraId="1E888C76" w14:textId="6405A57D" w:rsidR="009143A0" w:rsidRPr="009143A0" w:rsidRDefault="009143A0" w:rsidP="009143A0">
      <w:pPr>
        <w:pStyle w:val="Prrafodelista"/>
        <w:numPr>
          <w:ilvl w:val="0"/>
          <w:numId w:val="47"/>
        </w:numPr>
        <w:rPr>
          <w:sz w:val="22"/>
          <w:szCs w:val="22"/>
        </w:rPr>
      </w:pPr>
      <w:r w:rsidRPr="009143A0">
        <w:rPr>
          <w:sz w:val="22"/>
          <w:szCs w:val="22"/>
        </w:rPr>
        <w:t>Die standardisierten Service- und Betriebsprozesse konnten eingeführt werden und die</w:t>
      </w:r>
    </w:p>
    <w:p w14:paraId="34F97F5D" w14:textId="20A518B9" w:rsidR="009143A0" w:rsidRPr="009143A0" w:rsidRDefault="009143A0" w:rsidP="009143A0">
      <w:pPr>
        <w:pStyle w:val="Prrafodelista"/>
        <w:numPr>
          <w:ilvl w:val="0"/>
          <w:numId w:val="47"/>
        </w:numPr>
        <w:rPr>
          <w:sz w:val="22"/>
          <w:szCs w:val="22"/>
        </w:rPr>
      </w:pPr>
      <w:r w:rsidRPr="009143A0">
        <w:rPr>
          <w:sz w:val="22"/>
          <w:szCs w:val="22"/>
        </w:rPr>
        <w:t xml:space="preserve">IT-Betriebsverantwortung wurde von der </w:t>
      </w:r>
      <w:r w:rsidR="00143F1B">
        <w:rPr>
          <w:sz w:val="22"/>
          <w:szCs w:val="22"/>
        </w:rPr>
        <w:t>ABC</w:t>
      </w:r>
      <w:r w:rsidRPr="009143A0">
        <w:rPr>
          <w:sz w:val="22"/>
          <w:szCs w:val="22"/>
        </w:rPr>
        <w:t xml:space="preserve"> GmbH übernommen.</w:t>
      </w:r>
    </w:p>
    <w:p w14:paraId="7A0A0009" w14:textId="687D797B" w:rsidR="009143A0" w:rsidRPr="009143A0" w:rsidRDefault="009143A0" w:rsidP="009143A0">
      <w:pPr>
        <w:pStyle w:val="Prrafodelista"/>
        <w:numPr>
          <w:ilvl w:val="0"/>
          <w:numId w:val="47"/>
        </w:numPr>
        <w:rPr>
          <w:sz w:val="22"/>
          <w:szCs w:val="22"/>
        </w:rPr>
      </w:pPr>
      <w:r w:rsidRPr="009143A0">
        <w:rPr>
          <w:sz w:val="22"/>
          <w:szCs w:val="22"/>
        </w:rPr>
        <w:t xml:space="preserve">Die erfolgreiche Durchführung der Quality Gates diente allen Projektbeteiligten zur </w:t>
      </w:r>
      <w:proofErr w:type="spellStart"/>
      <w:r w:rsidRPr="009143A0">
        <w:rPr>
          <w:sz w:val="22"/>
          <w:szCs w:val="22"/>
        </w:rPr>
        <w:t>Quali-tätssicherung</w:t>
      </w:r>
      <w:proofErr w:type="spellEnd"/>
      <w:r w:rsidRPr="009143A0">
        <w:rPr>
          <w:sz w:val="22"/>
          <w:szCs w:val="22"/>
        </w:rPr>
        <w:t xml:space="preserve"> und Fortschrittskontrolle. Dadurch konnte ein bestimmter Fortschrittsgrad zu einem definierten </w:t>
      </w:r>
      <w:proofErr w:type="spellStart"/>
      <w:r w:rsidRPr="009143A0">
        <w:rPr>
          <w:sz w:val="22"/>
          <w:szCs w:val="22"/>
        </w:rPr>
        <w:t>Ze</w:t>
      </w:r>
      <w:r w:rsidR="00143F1B">
        <w:rPr>
          <w:sz w:val="22"/>
          <w:szCs w:val="22"/>
        </w:rPr>
        <w:t>ABC</w:t>
      </w:r>
      <w:r w:rsidRPr="009143A0">
        <w:rPr>
          <w:sz w:val="22"/>
          <w:szCs w:val="22"/>
        </w:rPr>
        <w:t>unkt</w:t>
      </w:r>
      <w:proofErr w:type="spellEnd"/>
      <w:r w:rsidRPr="009143A0">
        <w:rPr>
          <w:sz w:val="22"/>
          <w:szCs w:val="22"/>
        </w:rPr>
        <w:t xml:space="preserve"> festgestellt und geprüft werden.</w:t>
      </w:r>
    </w:p>
    <w:p w14:paraId="1CBA42FE" w14:textId="7C6928B6" w:rsidR="00FD1DA0" w:rsidRPr="009143A0" w:rsidRDefault="009143A0" w:rsidP="009143A0">
      <w:pPr>
        <w:pStyle w:val="Prrafodelista"/>
        <w:numPr>
          <w:ilvl w:val="0"/>
          <w:numId w:val="47"/>
        </w:numPr>
        <w:rPr>
          <w:sz w:val="22"/>
          <w:szCs w:val="22"/>
        </w:rPr>
      </w:pPr>
      <w:r w:rsidRPr="009143A0">
        <w:rPr>
          <w:sz w:val="22"/>
          <w:szCs w:val="22"/>
        </w:rPr>
        <w:t xml:space="preserve">Es fand im Projekt eine klare Kommunikation und die Projektbeteiligten konnten ohne </w:t>
      </w:r>
      <w:proofErr w:type="spellStart"/>
      <w:r w:rsidRPr="009143A0">
        <w:rPr>
          <w:sz w:val="22"/>
          <w:szCs w:val="22"/>
        </w:rPr>
        <w:t>Unsi-cherheit</w:t>
      </w:r>
      <w:proofErr w:type="spellEnd"/>
      <w:r w:rsidRPr="009143A0">
        <w:rPr>
          <w:sz w:val="22"/>
          <w:szCs w:val="22"/>
        </w:rPr>
        <w:t xml:space="preserve"> reibungslos und unkompliziert miteinander arbeiten.</w:t>
      </w:r>
    </w:p>
    <w:p w14:paraId="79E366FE" w14:textId="77777777" w:rsidR="00F1572B" w:rsidRDefault="00F1572B" w:rsidP="00F1572B">
      <w:pPr>
        <w:ind w:left="720"/>
        <w:rPr>
          <w:sz w:val="22"/>
          <w:szCs w:val="22"/>
        </w:rPr>
      </w:pPr>
    </w:p>
    <w:p w14:paraId="23F32153" w14:textId="77777777" w:rsidR="00F1572B" w:rsidRPr="00F1572B" w:rsidRDefault="00F1572B" w:rsidP="00F1572B">
      <w:pPr>
        <w:rPr>
          <w:vanish/>
          <w:sz w:val="22"/>
          <w:szCs w:val="22"/>
        </w:rPr>
      </w:pPr>
    </w:p>
    <w:p w14:paraId="5C06E299" w14:textId="77777777" w:rsidR="00FD7BFB" w:rsidRPr="00FD7BFB" w:rsidRDefault="00FD7BFB" w:rsidP="00FD7BFB">
      <w:pPr>
        <w:rPr>
          <w:sz w:val="22"/>
          <w:szCs w:val="22"/>
        </w:rPr>
      </w:pPr>
    </w:p>
    <w:p w14:paraId="200A79CF" w14:textId="77777777" w:rsidR="00F922A2" w:rsidRDefault="00FD7BFB" w:rsidP="00F922A2">
      <w:pPr>
        <w:pStyle w:val="Ttulo1"/>
      </w:pPr>
      <w:r>
        <w:br w:type="page"/>
      </w:r>
      <w:bookmarkStart w:id="65" w:name="_Toc142565869"/>
      <w:r w:rsidR="00F922A2">
        <w:lastRenderedPageBreak/>
        <w:t>Organisation, Information und Dokumentation 4.5.5</w:t>
      </w:r>
      <w:r w:rsidR="00B5150F">
        <w:t>.</w:t>
      </w:r>
      <w:bookmarkEnd w:id="65"/>
    </w:p>
    <w:p w14:paraId="4CEFB83D" w14:textId="77777777" w:rsidR="00F922A2" w:rsidRDefault="00F922A2" w:rsidP="00F922A2">
      <w:pPr>
        <w:pStyle w:val="Ttulo2"/>
      </w:pPr>
      <w:bookmarkStart w:id="66" w:name="_Ref520114159"/>
      <w:bookmarkStart w:id="67" w:name="_Toc142565870"/>
      <w:r>
        <w:t>Projektorganisation</w:t>
      </w:r>
      <w:bookmarkEnd w:id="66"/>
      <w:bookmarkEnd w:id="67"/>
    </w:p>
    <w:p w14:paraId="40F74DA0" w14:textId="77777777" w:rsidR="00F922A2" w:rsidRPr="00FE5343" w:rsidRDefault="00F922A2" w:rsidP="00F922A2">
      <w:pPr>
        <w:pStyle w:val="Absatztextnormal"/>
        <w:ind w:left="0"/>
        <w:rPr>
          <w:sz w:val="22"/>
          <w:szCs w:val="22"/>
        </w:rPr>
      </w:pPr>
      <w:r w:rsidRPr="00FE5343">
        <w:rPr>
          <w:sz w:val="22"/>
          <w:szCs w:val="22"/>
        </w:rPr>
        <w:t xml:space="preserve">Für das beschriebene Projekt wurde als Organisationsform eine </w:t>
      </w:r>
      <w:r w:rsidR="005F5538" w:rsidRPr="00FE5343">
        <w:rPr>
          <w:sz w:val="22"/>
          <w:szCs w:val="22"/>
        </w:rPr>
        <w:t xml:space="preserve">Matrix-Projektorganisation </w:t>
      </w:r>
      <w:r w:rsidRPr="00FE5343">
        <w:rPr>
          <w:sz w:val="22"/>
          <w:szCs w:val="22"/>
        </w:rPr>
        <w:t>gewählt</w:t>
      </w:r>
      <w:r w:rsidR="00014835" w:rsidRPr="00FE5343">
        <w:rPr>
          <w:sz w:val="22"/>
          <w:szCs w:val="22"/>
        </w:rPr>
        <w:t xml:space="preserve"> worden</w:t>
      </w:r>
      <w:r w:rsidRPr="00FE5343">
        <w:rPr>
          <w:sz w:val="22"/>
          <w:szCs w:val="22"/>
        </w:rPr>
        <w:t>.</w:t>
      </w:r>
    </w:p>
    <w:p w14:paraId="6A69C9D1" w14:textId="77777777" w:rsidR="00F922A2" w:rsidRPr="00FE5343" w:rsidRDefault="00F922A2" w:rsidP="00F922A2">
      <w:pPr>
        <w:rPr>
          <w:sz w:val="22"/>
          <w:szCs w:val="22"/>
        </w:rPr>
      </w:pPr>
    </w:p>
    <w:p w14:paraId="777036D5" w14:textId="77777777" w:rsidR="00FE5343" w:rsidRDefault="00F922A2" w:rsidP="00F922A2">
      <w:pPr>
        <w:pStyle w:val="Absatztextnormal"/>
        <w:ind w:left="0"/>
        <w:rPr>
          <w:sz w:val="22"/>
          <w:szCs w:val="22"/>
        </w:rPr>
      </w:pPr>
      <w:r w:rsidRPr="00FE5343">
        <w:rPr>
          <w:sz w:val="22"/>
          <w:szCs w:val="22"/>
        </w:rPr>
        <w:t xml:space="preserve">Begründung: </w:t>
      </w:r>
    </w:p>
    <w:p w14:paraId="6C37B0A2" w14:textId="32B3424D" w:rsidR="00FD1DA0" w:rsidRPr="00FE5343" w:rsidRDefault="00FD1DA0" w:rsidP="00884468">
      <w:pPr>
        <w:rPr>
          <w:sz w:val="22"/>
          <w:szCs w:val="22"/>
        </w:rPr>
      </w:pPr>
      <w:r w:rsidRPr="00FD1DA0">
        <w:rPr>
          <w:sz w:val="22"/>
          <w:szCs w:val="22"/>
        </w:rPr>
        <w:t xml:space="preserve">Für das Projekt wurde eine Matrix-Projektorganisation gewählt, um einen flexiblen Ressourcenzugriff und den Einsatz interdisziplinärer Teams zu ermöglichen. Diese Organisationsform ermöglicht den Projektmitarbeitern, in ihren Fachabteilungen zu verbleiben und von Wissen und Austausch zu profitieren. Klare und transparente Kommunikation der Projektziele sowie gesteigerte Produktivität und Effektivität sind weitere Vorteile. Eine Stabs-Projektorganisation wurde aufgrund fehlender Weisungsbefugnis und fehlendem festen Projektteam verworfen. Die </w:t>
      </w:r>
      <w:r>
        <w:rPr>
          <w:sz w:val="22"/>
          <w:szCs w:val="22"/>
        </w:rPr>
        <w:t>r</w:t>
      </w:r>
      <w:r w:rsidRPr="00FD1DA0">
        <w:rPr>
          <w:sz w:val="22"/>
          <w:szCs w:val="22"/>
        </w:rPr>
        <w:t>eine Projektorganisation wurde aufgrund erhöhten Aufwands bei der Wiedereingliederung und Schwierigkeiten im Wissensaustausch abgelehnt.</w:t>
      </w:r>
    </w:p>
    <w:p w14:paraId="2835897F" w14:textId="77777777" w:rsidR="002D006A" w:rsidRPr="00884468" w:rsidRDefault="002D006A" w:rsidP="002D006A">
      <w:pPr>
        <w:pStyle w:val="Absatztextnormal"/>
        <w:ind w:left="0"/>
        <w:rPr>
          <w:u w:val="single"/>
        </w:rPr>
      </w:pPr>
    </w:p>
    <w:p w14:paraId="28E88615" w14:textId="77777777" w:rsidR="002D006A" w:rsidRPr="00916C8C" w:rsidRDefault="002D006A" w:rsidP="002D006A">
      <w:pPr>
        <w:pStyle w:val="Absatztextnormal"/>
        <w:ind w:left="0"/>
        <w:rPr>
          <w:u w:val="single"/>
          <w:lang w:val="it-IT"/>
        </w:rPr>
      </w:pPr>
      <w:r w:rsidRPr="00916C8C">
        <w:rPr>
          <w:u w:val="single"/>
          <w:lang w:val="it-IT"/>
        </w:rPr>
        <w:t>Matrix-PO</w:t>
      </w:r>
      <w:r>
        <w:rPr>
          <w:u w:val="single"/>
          <w:lang w:val="it-IT"/>
        </w:rPr>
        <w:t xml:space="preserve">: </w:t>
      </w:r>
      <w:proofErr w:type="spellStart"/>
      <w:r>
        <w:rPr>
          <w:u w:val="single"/>
          <w:lang w:val="it-IT"/>
        </w:rPr>
        <w:t>Unternehmensorganigramm</w:t>
      </w:r>
      <w:proofErr w:type="spellEnd"/>
    </w:p>
    <w:bookmarkStart w:id="68" w:name="_MON_1760184177"/>
    <w:bookmarkEnd w:id="68"/>
    <w:p w14:paraId="7B6CAF43" w14:textId="0D599FDF" w:rsidR="002D006A" w:rsidRDefault="00AF1D6D" w:rsidP="002D006A">
      <w:pPr>
        <w:pStyle w:val="Absatztextnormal"/>
        <w:jc w:val="center"/>
      </w:pPr>
      <w:r>
        <w:rPr>
          <w:noProof/>
        </w:rPr>
        <w:object w:dxaOrig="12907" w:dyaOrig="7862" w14:anchorId="5F90D9F9">
          <v:shape id="_x0000_i1025" type="#_x0000_t75" alt="" style="width:334.5pt;height:201.75pt;mso-width-percent:0;mso-height-percent:0;mso-width-percent:0;mso-height-percent:0" o:ole="">
            <v:imagedata r:id="rId17" o:title=""/>
          </v:shape>
          <o:OLEObject Type="Embed" ProgID="Visio.Drawing.15" ShapeID="_x0000_i1025" DrawAspect="Content" ObjectID="_1771684909" r:id="rId18"/>
        </w:object>
      </w:r>
    </w:p>
    <w:p w14:paraId="138CA32A" w14:textId="77777777" w:rsidR="002D006A" w:rsidRDefault="002D006A" w:rsidP="002D006A">
      <w:pPr>
        <w:pStyle w:val="Absatztextnormal"/>
        <w:ind w:left="0"/>
        <w:rPr>
          <w:lang w:val="it-IT"/>
        </w:rPr>
      </w:pPr>
      <w:r>
        <w:rPr>
          <w:lang w:val="it-IT"/>
        </w:rPr>
        <w:t xml:space="preserve">Matrix-PO: </w:t>
      </w:r>
      <w:commentRangeStart w:id="69"/>
      <w:r>
        <w:rPr>
          <w:lang w:val="it-IT"/>
        </w:rPr>
        <w:t>Projekt</w:t>
      </w:r>
      <w:r w:rsidRPr="006C616F">
        <w:rPr>
          <w:lang w:val="it-IT"/>
        </w:rPr>
        <w:t>organigramm</w:t>
      </w:r>
      <w:commentRangeEnd w:id="69"/>
      <w:r w:rsidR="00BC2ED9">
        <w:rPr>
          <w:rStyle w:val="Refdecomentario"/>
        </w:rPr>
        <w:commentReference w:id="69"/>
      </w:r>
    </w:p>
    <w:p w14:paraId="155C459F" w14:textId="121D7F1D" w:rsidR="002D006A" w:rsidRDefault="00386148" w:rsidP="002D006A">
      <w:pPr>
        <w:pStyle w:val="Absatztextnormal"/>
        <w:jc w:val="center"/>
      </w:pPr>
      <w:r>
        <w:rPr>
          <w:noProof/>
        </w:rPr>
        <w:drawing>
          <wp:inline distT="0" distB="0" distL="0" distR="0" wp14:anchorId="10A23E13" wp14:editId="1F3BA0EE">
            <wp:extent cx="2363257" cy="2628900"/>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6577" t="3799" b="1357"/>
                    <a:stretch/>
                  </pic:blipFill>
                  <pic:spPr bwMode="auto">
                    <a:xfrm>
                      <a:off x="0" y="0"/>
                      <a:ext cx="2380491" cy="2648071"/>
                    </a:xfrm>
                    <a:prstGeom prst="rect">
                      <a:avLst/>
                    </a:prstGeom>
                    <a:ln>
                      <a:noFill/>
                    </a:ln>
                    <a:extLst>
                      <a:ext uri="{53640926-AAD7-44D8-BBD7-CCE9431645EC}">
                        <a14:shadowObscured xmlns:a14="http://schemas.microsoft.com/office/drawing/2010/main"/>
                      </a:ext>
                    </a:extLst>
                  </pic:spPr>
                </pic:pic>
              </a:graphicData>
            </a:graphic>
          </wp:inline>
        </w:drawing>
      </w:r>
    </w:p>
    <w:p w14:paraId="11A72C38" w14:textId="77777777" w:rsidR="002D006A" w:rsidRDefault="002D006A" w:rsidP="002D006A">
      <w:pPr>
        <w:jc w:val="center"/>
      </w:pPr>
    </w:p>
    <w:p w14:paraId="55582859" w14:textId="77777777" w:rsidR="002D006A" w:rsidRDefault="002D006A" w:rsidP="00F922A2"/>
    <w:p w14:paraId="3210CD87" w14:textId="77777777" w:rsidR="005913BA" w:rsidRDefault="005913BA" w:rsidP="005913BA">
      <w:pPr>
        <w:pStyle w:val="Descripcin"/>
      </w:pPr>
      <w:bookmarkStart w:id="70" w:name="_Toc142565814"/>
      <w:r>
        <w:t xml:space="preserve">Abbildung </w:t>
      </w:r>
      <w:r w:rsidR="00000000">
        <w:fldChar w:fldCharType="begin"/>
      </w:r>
      <w:r w:rsidR="00000000">
        <w:instrText xml:space="preserve"> SEQ Abbildung \* ARABIC </w:instrText>
      </w:r>
      <w:r w:rsidR="00000000">
        <w:fldChar w:fldCharType="separate"/>
      </w:r>
      <w:r w:rsidR="001B2A5B">
        <w:rPr>
          <w:noProof/>
        </w:rPr>
        <w:t>2</w:t>
      </w:r>
      <w:r w:rsidR="00000000">
        <w:rPr>
          <w:noProof/>
        </w:rPr>
        <w:fldChar w:fldCharType="end"/>
      </w:r>
      <w:r>
        <w:t xml:space="preserve"> Projektorganigramm</w:t>
      </w:r>
      <w:bookmarkEnd w:id="70"/>
    </w:p>
    <w:p w14:paraId="49A97CCC" w14:textId="77777777" w:rsidR="005913BA" w:rsidRPr="005913BA" w:rsidRDefault="005913BA" w:rsidP="00F922A2">
      <w:pPr>
        <w:rPr>
          <w:sz w:val="22"/>
          <w:szCs w:val="22"/>
        </w:rPr>
      </w:pPr>
    </w:p>
    <w:p w14:paraId="74151E95" w14:textId="790F7F7A" w:rsidR="00F922A2" w:rsidRDefault="00F922A2" w:rsidP="00DD2BCF">
      <w:pPr>
        <w:pStyle w:val="Ttulo2"/>
      </w:pPr>
      <w:bookmarkStart w:id="71" w:name="_Toc142565871"/>
      <w:r>
        <w:lastRenderedPageBreak/>
        <w:t>Projektrollen</w:t>
      </w:r>
      <w:bookmarkEnd w:id="71"/>
    </w:p>
    <w:p w14:paraId="5981B7FD" w14:textId="77777777" w:rsidR="00DD2BCF" w:rsidRPr="00DD2BCF" w:rsidRDefault="00DD2BCF" w:rsidP="00DD2BCF"/>
    <w:tbl>
      <w:tblPr>
        <w:tblW w:w="500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51"/>
        <w:gridCol w:w="1049"/>
        <w:gridCol w:w="2271"/>
        <w:gridCol w:w="1936"/>
        <w:gridCol w:w="3038"/>
      </w:tblGrid>
      <w:tr w:rsidR="00906225" w:rsidRPr="005466BF" w14:paraId="507F9B53" w14:textId="77777777" w:rsidTr="00CD309E">
        <w:trPr>
          <w:cantSplit/>
          <w:trHeight w:val="264"/>
          <w:tblHeader/>
        </w:trPr>
        <w:tc>
          <w:tcPr>
            <w:tcW w:w="1351" w:type="dxa"/>
            <w:tcBorders>
              <w:bottom w:val="single" w:sz="4" w:space="0" w:color="auto"/>
            </w:tcBorders>
            <w:shd w:val="clear" w:color="auto" w:fill="A8D08D"/>
          </w:tcPr>
          <w:p w14:paraId="69433FA6" w14:textId="77777777" w:rsidR="0065400D" w:rsidRDefault="00FE5343" w:rsidP="005A40CE">
            <w:pPr>
              <w:pStyle w:val="Absatztextnormal"/>
              <w:spacing w:before="60"/>
              <w:ind w:left="113"/>
              <w:rPr>
                <w:b/>
              </w:rPr>
            </w:pPr>
            <w:bookmarkStart w:id="72" w:name="_Hlk151572455"/>
            <w:r w:rsidRPr="003A211B">
              <w:rPr>
                <w:b/>
              </w:rPr>
              <w:t xml:space="preserve">Rolle, </w:t>
            </w:r>
          </w:p>
          <w:p w14:paraId="53EDB784" w14:textId="77777777" w:rsidR="00FE5343" w:rsidRPr="003A211B" w:rsidRDefault="00FE5343" w:rsidP="005A40CE">
            <w:pPr>
              <w:pStyle w:val="Absatztextnormal"/>
              <w:spacing w:before="60"/>
              <w:ind w:left="113"/>
              <w:rPr>
                <w:b/>
              </w:rPr>
            </w:pPr>
            <w:r w:rsidRPr="003A211B">
              <w:rPr>
                <w:b/>
              </w:rPr>
              <w:t>Position in Linien</w:t>
            </w:r>
            <w:r w:rsidR="0065400D">
              <w:rPr>
                <w:b/>
              </w:rPr>
              <w:t>-</w:t>
            </w:r>
            <w:r w:rsidRPr="003A211B">
              <w:rPr>
                <w:b/>
              </w:rPr>
              <w:t>organisation</w:t>
            </w:r>
          </w:p>
        </w:tc>
        <w:tc>
          <w:tcPr>
            <w:tcW w:w="1049" w:type="dxa"/>
            <w:tcBorders>
              <w:bottom w:val="single" w:sz="4" w:space="0" w:color="auto"/>
            </w:tcBorders>
            <w:shd w:val="clear" w:color="auto" w:fill="A8D08D"/>
          </w:tcPr>
          <w:p w14:paraId="61A63897" w14:textId="77777777" w:rsidR="00FE5343" w:rsidRPr="003A211B" w:rsidRDefault="00FE5343" w:rsidP="000D24BB">
            <w:pPr>
              <w:pStyle w:val="Absatztextnormal"/>
              <w:spacing w:before="60"/>
              <w:ind w:left="113"/>
              <w:rPr>
                <w:b/>
              </w:rPr>
            </w:pPr>
            <w:r w:rsidRPr="003A211B">
              <w:rPr>
                <w:b/>
              </w:rPr>
              <w:t>Name</w:t>
            </w:r>
          </w:p>
        </w:tc>
        <w:tc>
          <w:tcPr>
            <w:tcW w:w="2271" w:type="dxa"/>
            <w:tcBorders>
              <w:bottom w:val="single" w:sz="4" w:space="0" w:color="auto"/>
            </w:tcBorders>
            <w:shd w:val="clear" w:color="auto" w:fill="A8D08D"/>
          </w:tcPr>
          <w:p w14:paraId="40D5D970" w14:textId="77777777" w:rsidR="00FE5343" w:rsidRPr="003A211B" w:rsidRDefault="00FE5343" w:rsidP="000D24BB">
            <w:pPr>
              <w:pStyle w:val="Absatztextnormal"/>
              <w:spacing w:before="60"/>
              <w:ind w:left="113"/>
              <w:rPr>
                <w:b/>
              </w:rPr>
            </w:pPr>
            <w:r w:rsidRPr="003A211B">
              <w:rPr>
                <w:b/>
              </w:rPr>
              <w:t>Aufgaben</w:t>
            </w:r>
          </w:p>
        </w:tc>
        <w:tc>
          <w:tcPr>
            <w:tcW w:w="1936" w:type="dxa"/>
            <w:tcBorders>
              <w:bottom w:val="single" w:sz="4" w:space="0" w:color="auto"/>
            </w:tcBorders>
            <w:shd w:val="clear" w:color="auto" w:fill="A8D08D"/>
          </w:tcPr>
          <w:p w14:paraId="67037CB2" w14:textId="77777777" w:rsidR="00FE5343" w:rsidRPr="003A211B" w:rsidRDefault="00FE5343" w:rsidP="000D24BB">
            <w:pPr>
              <w:spacing w:before="60"/>
              <w:rPr>
                <w:b/>
              </w:rPr>
            </w:pPr>
            <w:r w:rsidRPr="003A211B">
              <w:rPr>
                <w:b/>
              </w:rPr>
              <w:t>Kompetenzen</w:t>
            </w:r>
          </w:p>
        </w:tc>
        <w:tc>
          <w:tcPr>
            <w:tcW w:w="3038" w:type="dxa"/>
            <w:tcBorders>
              <w:bottom w:val="single" w:sz="4" w:space="0" w:color="auto"/>
            </w:tcBorders>
            <w:shd w:val="clear" w:color="auto" w:fill="A8D08D"/>
          </w:tcPr>
          <w:p w14:paraId="0BD39ECB" w14:textId="77777777" w:rsidR="00FE5343" w:rsidRPr="003A211B" w:rsidRDefault="00FE5343" w:rsidP="000D24BB">
            <w:pPr>
              <w:spacing w:before="60"/>
              <w:ind w:right="1432"/>
              <w:rPr>
                <w:b/>
              </w:rPr>
            </w:pPr>
            <w:r w:rsidRPr="003A211B">
              <w:rPr>
                <w:b/>
              </w:rPr>
              <w:t>Verantwortung</w:t>
            </w:r>
          </w:p>
        </w:tc>
      </w:tr>
      <w:tr w:rsidR="003F045B" w:rsidRPr="005466BF" w14:paraId="76495D04" w14:textId="77777777" w:rsidTr="00CD309E">
        <w:trPr>
          <w:cantSplit/>
          <w:trHeight w:val="391"/>
        </w:trPr>
        <w:tc>
          <w:tcPr>
            <w:tcW w:w="1351" w:type="dxa"/>
            <w:shd w:val="pct15" w:color="FFFFFF" w:fill="auto"/>
          </w:tcPr>
          <w:p w14:paraId="4A76A73A" w14:textId="77777777" w:rsidR="00FE5343" w:rsidRPr="0065400D" w:rsidRDefault="00FE5343" w:rsidP="004A2447">
            <w:pPr>
              <w:pStyle w:val="Absatztextnormal"/>
              <w:tabs>
                <w:tab w:val="left" w:pos="1695"/>
              </w:tabs>
              <w:ind w:left="0" w:right="324"/>
            </w:pPr>
            <w:r w:rsidRPr="0065400D">
              <w:rPr>
                <w:rFonts w:cs="Arial"/>
              </w:rPr>
              <w:t>Projektleiterin</w:t>
            </w:r>
          </w:p>
        </w:tc>
        <w:tc>
          <w:tcPr>
            <w:tcW w:w="1049" w:type="dxa"/>
            <w:shd w:val="pct15" w:color="FFFFFF" w:fill="auto"/>
          </w:tcPr>
          <w:p w14:paraId="44FA4160" w14:textId="774E5F87" w:rsidR="00FE5343" w:rsidRPr="0065400D" w:rsidRDefault="00143F1B" w:rsidP="000D24BB">
            <w:pPr>
              <w:pStyle w:val="Absatztextnormal"/>
              <w:ind w:left="113"/>
              <w:rPr>
                <w:rFonts w:cs="Arial"/>
              </w:rPr>
            </w:pPr>
            <w:r>
              <w:rPr>
                <w:rFonts w:cs="Arial"/>
              </w:rPr>
              <w:t>JT</w:t>
            </w:r>
          </w:p>
        </w:tc>
        <w:tc>
          <w:tcPr>
            <w:tcW w:w="2271" w:type="dxa"/>
            <w:shd w:val="pct15" w:color="FFFFFF" w:fill="auto"/>
          </w:tcPr>
          <w:p w14:paraId="3DB0E8FC" w14:textId="7CB8E09F" w:rsidR="00DD2BCF" w:rsidRDefault="00DD2BCF" w:rsidP="00DD2BCF">
            <w:pPr>
              <w:pStyle w:val="Prrafodelista"/>
              <w:numPr>
                <w:ilvl w:val="0"/>
                <w:numId w:val="32"/>
              </w:numPr>
              <w:rPr>
                <w:rFonts w:cs="Arial"/>
              </w:rPr>
            </w:pPr>
            <w:r w:rsidRPr="00DD2BCF">
              <w:rPr>
                <w:rFonts w:cs="Arial"/>
              </w:rPr>
              <w:t xml:space="preserve">Projektauftrag </w:t>
            </w:r>
            <w:r>
              <w:rPr>
                <w:rFonts w:cs="Arial"/>
              </w:rPr>
              <w:t>und</w:t>
            </w:r>
            <w:r w:rsidRPr="00DD2BCF">
              <w:rPr>
                <w:rFonts w:cs="Arial"/>
              </w:rPr>
              <w:t xml:space="preserve"> Ziele</w:t>
            </w:r>
          </w:p>
          <w:p w14:paraId="3C58C391" w14:textId="2B5FA0F0" w:rsidR="00DD2BCF" w:rsidRDefault="00DD2BCF" w:rsidP="00DD2BCF">
            <w:pPr>
              <w:pStyle w:val="Prrafodelista"/>
              <w:numPr>
                <w:ilvl w:val="0"/>
                <w:numId w:val="32"/>
              </w:numPr>
              <w:rPr>
                <w:rFonts w:cs="Arial"/>
              </w:rPr>
            </w:pPr>
            <w:r>
              <w:rPr>
                <w:rFonts w:cs="Arial"/>
              </w:rPr>
              <w:t>Analyse- und Risikomanagement</w:t>
            </w:r>
          </w:p>
          <w:p w14:paraId="65338AC8" w14:textId="6C37F4F0" w:rsidR="00DD2BCF" w:rsidRPr="007F12DA" w:rsidRDefault="00DD2BCF" w:rsidP="00DD2BCF">
            <w:pPr>
              <w:pStyle w:val="Prrafodelista"/>
              <w:numPr>
                <w:ilvl w:val="0"/>
                <w:numId w:val="32"/>
              </w:numPr>
              <w:rPr>
                <w:rFonts w:cs="Arial"/>
              </w:rPr>
            </w:pPr>
            <w:r>
              <w:rPr>
                <w:rFonts w:cs="Arial"/>
              </w:rPr>
              <w:t>Projektstart &amp; -steuerung</w:t>
            </w:r>
          </w:p>
          <w:p w14:paraId="06C36129" w14:textId="02EA48EB" w:rsidR="00FE5343" w:rsidRDefault="00DD2BCF" w:rsidP="007F12DA">
            <w:pPr>
              <w:numPr>
                <w:ilvl w:val="0"/>
                <w:numId w:val="32"/>
              </w:numPr>
              <w:rPr>
                <w:rFonts w:cs="Arial"/>
              </w:rPr>
            </w:pPr>
            <w:r>
              <w:rPr>
                <w:rFonts w:cs="Arial"/>
              </w:rPr>
              <w:t>Abnahme und Freigabe</w:t>
            </w:r>
          </w:p>
          <w:p w14:paraId="7AA88A82" w14:textId="41C43CCF" w:rsidR="00DD2BCF" w:rsidRPr="007F12DA" w:rsidRDefault="00DD2BCF" w:rsidP="007F12DA">
            <w:pPr>
              <w:numPr>
                <w:ilvl w:val="0"/>
                <w:numId w:val="32"/>
              </w:numPr>
              <w:rPr>
                <w:rFonts w:cs="Arial"/>
              </w:rPr>
            </w:pPr>
            <w:r>
              <w:rPr>
                <w:rFonts w:cs="Arial"/>
              </w:rPr>
              <w:t>Abschluss und Berichtswesen</w:t>
            </w:r>
          </w:p>
        </w:tc>
        <w:tc>
          <w:tcPr>
            <w:tcW w:w="1936" w:type="dxa"/>
            <w:shd w:val="pct15" w:color="FFFFFF" w:fill="auto"/>
          </w:tcPr>
          <w:p w14:paraId="45F528CF" w14:textId="77777777" w:rsidR="007F12DA" w:rsidRDefault="00DD2BCF" w:rsidP="007F12DA">
            <w:pPr>
              <w:pStyle w:val="Prrafodelista"/>
              <w:numPr>
                <w:ilvl w:val="0"/>
                <w:numId w:val="32"/>
              </w:numPr>
              <w:rPr>
                <w:rFonts w:cs="Arial"/>
              </w:rPr>
            </w:pPr>
            <w:r w:rsidRPr="00DD2BCF">
              <w:rPr>
                <w:rFonts w:cs="Arial"/>
              </w:rPr>
              <w:t>Teamführung und -koordination</w:t>
            </w:r>
          </w:p>
          <w:p w14:paraId="6327B4C1" w14:textId="77777777" w:rsidR="00DD2BCF" w:rsidRDefault="00DD2BCF" w:rsidP="007F12DA">
            <w:pPr>
              <w:pStyle w:val="Prrafodelista"/>
              <w:numPr>
                <w:ilvl w:val="0"/>
                <w:numId w:val="32"/>
              </w:numPr>
              <w:rPr>
                <w:rFonts w:cs="Arial"/>
              </w:rPr>
            </w:pPr>
            <w:r w:rsidRPr="00DD2BCF">
              <w:rPr>
                <w:rFonts w:cs="Arial"/>
              </w:rPr>
              <w:t>Projektmanagement</w:t>
            </w:r>
          </w:p>
          <w:p w14:paraId="250B6C61" w14:textId="77777777" w:rsidR="00DD2BCF" w:rsidRDefault="00DD2BCF" w:rsidP="007F12DA">
            <w:pPr>
              <w:pStyle w:val="Prrafodelista"/>
              <w:numPr>
                <w:ilvl w:val="0"/>
                <w:numId w:val="32"/>
              </w:numPr>
              <w:rPr>
                <w:rFonts w:cs="Arial"/>
              </w:rPr>
            </w:pPr>
            <w:r w:rsidRPr="00DD2BCF">
              <w:rPr>
                <w:rFonts w:cs="Arial"/>
              </w:rPr>
              <w:t>Qualitätskontrolle</w:t>
            </w:r>
          </w:p>
          <w:p w14:paraId="58D495A9" w14:textId="77777777" w:rsidR="00DD2BCF" w:rsidRDefault="00DD2BCF" w:rsidP="007F12DA">
            <w:pPr>
              <w:pStyle w:val="Prrafodelista"/>
              <w:numPr>
                <w:ilvl w:val="0"/>
                <w:numId w:val="32"/>
              </w:numPr>
              <w:rPr>
                <w:rFonts w:cs="Arial"/>
              </w:rPr>
            </w:pPr>
            <w:r w:rsidRPr="00DD2BCF">
              <w:rPr>
                <w:rFonts w:cs="Arial"/>
              </w:rPr>
              <w:t>Entscheidungsbefugnis</w:t>
            </w:r>
          </w:p>
          <w:p w14:paraId="4FC7DF98" w14:textId="77777777" w:rsidR="00DD2BCF" w:rsidRDefault="00DD2BCF" w:rsidP="007F12DA">
            <w:pPr>
              <w:pStyle w:val="Prrafodelista"/>
              <w:numPr>
                <w:ilvl w:val="0"/>
                <w:numId w:val="32"/>
              </w:numPr>
              <w:rPr>
                <w:rFonts w:cs="Arial"/>
              </w:rPr>
            </w:pPr>
            <w:r w:rsidRPr="00DD2BCF">
              <w:rPr>
                <w:rFonts w:cs="Arial"/>
              </w:rPr>
              <w:t>Leistungsbeurteilung</w:t>
            </w:r>
          </w:p>
          <w:p w14:paraId="30B55FF5" w14:textId="1860C71F" w:rsidR="00DD2BCF" w:rsidRPr="003F045B" w:rsidRDefault="00DD2BCF" w:rsidP="007F12DA">
            <w:pPr>
              <w:pStyle w:val="Prrafodelista"/>
              <w:numPr>
                <w:ilvl w:val="0"/>
                <w:numId w:val="32"/>
              </w:numPr>
              <w:rPr>
                <w:rFonts w:cs="Arial"/>
              </w:rPr>
            </w:pPr>
            <w:r w:rsidRPr="00DD2BCF">
              <w:rPr>
                <w:rFonts w:cs="Arial"/>
              </w:rPr>
              <w:t>Eskalationsmanagement</w:t>
            </w:r>
          </w:p>
        </w:tc>
        <w:tc>
          <w:tcPr>
            <w:tcW w:w="3038" w:type="dxa"/>
            <w:shd w:val="pct15" w:color="FFFFFF" w:fill="auto"/>
          </w:tcPr>
          <w:p w14:paraId="392F00F6" w14:textId="77777777" w:rsidR="00B05EFD" w:rsidRPr="003F045B" w:rsidRDefault="00B05EFD" w:rsidP="003F045B">
            <w:pPr>
              <w:numPr>
                <w:ilvl w:val="0"/>
                <w:numId w:val="32"/>
              </w:numPr>
              <w:rPr>
                <w:rFonts w:cs="Arial"/>
              </w:rPr>
            </w:pPr>
            <w:r w:rsidRPr="003F045B">
              <w:rPr>
                <w:rFonts w:cs="Arial"/>
              </w:rPr>
              <w:t>Die P</w:t>
            </w:r>
            <w:r w:rsidR="003F045B" w:rsidRPr="003F045B">
              <w:rPr>
                <w:rFonts w:cs="Arial"/>
              </w:rPr>
              <w:t>L</w:t>
            </w:r>
            <w:r w:rsidRPr="003F045B">
              <w:rPr>
                <w:rFonts w:cs="Arial"/>
              </w:rPr>
              <w:t xml:space="preserve"> übernimmt die Leitung innerhalb des Projektes und ist verantwortlich für die Erreichung der im Projektauftrag definierten Projektziele </w:t>
            </w:r>
            <w:r w:rsidR="00BC07F5" w:rsidRPr="003F045B">
              <w:rPr>
                <w:rFonts w:cs="Arial"/>
              </w:rPr>
              <w:t>hinsichtlich Termine</w:t>
            </w:r>
            <w:r w:rsidRPr="003F045B">
              <w:rPr>
                <w:rFonts w:cs="Arial"/>
              </w:rPr>
              <w:t>, Budget, Leistungsumfang und Qualität.</w:t>
            </w:r>
          </w:p>
          <w:p w14:paraId="5B44B7BB" w14:textId="77777777" w:rsidR="00FE5343" w:rsidRPr="003F045B" w:rsidRDefault="003F045B" w:rsidP="003F045B">
            <w:pPr>
              <w:numPr>
                <w:ilvl w:val="0"/>
                <w:numId w:val="32"/>
              </w:numPr>
              <w:rPr>
                <w:rFonts w:cs="Arial"/>
              </w:rPr>
            </w:pPr>
            <w:r w:rsidRPr="003F045B">
              <w:rPr>
                <w:rFonts w:cs="Arial"/>
              </w:rPr>
              <w:t>Sie</w:t>
            </w:r>
            <w:r w:rsidR="00B05EFD" w:rsidRPr="003F045B">
              <w:rPr>
                <w:rFonts w:cs="Arial"/>
              </w:rPr>
              <w:t xml:space="preserve"> verantwortet die rechtzeitige Eskalation bei auftretenden Problemen, die </w:t>
            </w:r>
            <w:r w:rsidRPr="003F045B">
              <w:rPr>
                <w:rFonts w:cs="Arial"/>
              </w:rPr>
              <w:t>Sie</w:t>
            </w:r>
            <w:r w:rsidR="00B05EFD" w:rsidRPr="003F045B">
              <w:rPr>
                <w:rFonts w:cs="Arial"/>
              </w:rPr>
              <w:t xml:space="preserve"> nicht innerhalb </w:t>
            </w:r>
            <w:r w:rsidRPr="003F045B">
              <w:rPr>
                <w:rFonts w:cs="Arial"/>
              </w:rPr>
              <w:t>ihrer</w:t>
            </w:r>
            <w:r w:rsidR="00B05EFD" w:rsidRPr="003F045B">
              <w:rPr>
                <w:rFonts w:cs="Arial"/>
              </w:rPr>
              <w:t xml:space="preserve"> Kompetenz lösen kann.</w:t>
            </w:r>
          </w:p>
        </w:tc>
      </w:tr>
      <w:tr w:rsidR="00906225" w:rsidRPr="005466BF" w14:paraId="3AC1799E" w14:textId="77777777" w:rsidTr="00CD309E">
        <w:trPr>
          <w:cantSplit/>
          <w:trHeight w:val="2823"/>
        </w:trPr>
        <w:tc>
          <w:tcPr>
            <w:tcW w:w="1351" w:type="dxa"/>
            <w:shd w:val="pct15" w:color="FFFFFF" w:fill="auto"/>
          </w:tcPr>
          <w:p w14:paraId="77826BB8" w14:textId="68A07E32" w:rsidR="00FE5343" w:rsidRPr="0065400D" w:rsidRDefault="00FE5343" w:rsidP="000D24BB">
            <w:pPr>
              <w:pStyle w:val="Absatztextnormal"/>
              <w:ind w:left="113"/>
            </w:pPr>
            <w:r w:rsidRPr="0065400D">
              <w:rPr>
                <w:rFonts w:cs="Arial"/>
              </w:rPr>
              <w:t>Proje</w:t>
            </w:r>
            <w:r w:rsidR="004F4ECA">
              <w:rPr>
                <w:rFonts w:cs="Arial"/>
              </w:rPr>
              <w:t>ct Office</w:t>
            </w:r>
          </w:p>
        </w:tc>
        <w:tc>
          <w:tcPr>
            <w:tcW w:w="1049" w:type="dxa"/>
            <w:shd w:val="pct15" w:color="FFFFFF" w:fill="auto"/>
          </w:tcPr>
          <w:p w14:paraId="616B690E" w14:textId="77777777" w:rsidR="00FE5343" w:rsidRPr="0065400D" w:rsidRDefault="00FE5343" w:rsidP="000D24BB">
            <w:pPr>
              <w:pStyle w:val="Absatztextnormal"/>
              <w:ind w:left="113"/>
              <w:rPr>
                <w:rFonts w:cs="Arial"/>
              </w:rPr>
            </w:pPr>
            <w:r w:rsidRPr="0065400D">
              <w:rPr>
                <w:rFonts w:cs="Arial"/>
              </w:rPr>
              <w:t>Julia Hartel</w:t>
            </w:r>
          </w:p>
        </w:tc>
        <w:tc>
          <w:tcPr>
            <w:tcW w:w="2271" w:type="dxa"/>
            <w:shd w:val="pct15" w:color="FFFFFF" w:fill="auto"/>
          </w:tcPr>
          <w:p w14:paraId="70AA179F" w14:textId="77777777" w:rsidR="00FE5343" w:rsidRPr="004F4ECA" w:rsidRDefault="004E016E" w:rsidP="004F4ECA">
            <w:pPr>
              <w:pStyle w:val="Prrafodelista"/>
              <w:numPr>
                <w:ilvl w:val="0"/>
                <w:numId w:val="32"/>
              </w:numPr>
            </w:pPr>
            <w:r>
              <w:rPr>
                <w:rFonts w:cs="Arial"/>
              </w:rPr>
              <w:t>Unters</w:t>
            </w:r>
            <w:r w:rsidRPr="004F4ECA">
              <w:t>tützung bzw. Entlastung des PL und des Projektteams bei der Planung und Verfolgung des Projektes</w:t>
            </w:r>
          </w:p>
          <w:p w14:paraId="48593149" w14:textId="77777777" w:rsidR="003F045B" w:rsidRDefault="004E016E" w:rsidP="004F4ECA">
            <w:pPr>
              <w:pStyle w:val="Prrafodelista"/>
              <w:numPr>
                <w:ilvl w:val="0"/>
                <w:numId w:val="32"/>
              </w:numPr>
            </w:pPr>
            <w:r w:rsidRPr="004F4ECA">
              <w:t>Projektdokumentation</w:t>
            </w:r>
            <w:r>
              <w:t xml:space="preserve">, </w:t>
            </w:r>
          </w:p>
          <w:p w14:paraId="335C5A29" w14:textId="1D1E2606" w:rsidR="004E016E" w:rsidRPr="004E016E" w:rsidRDefault="004E016E" w:rsidP="0058794D">
            <w:pPr>
              <w:pStyle w:val="Prrafodelista"/>
              <w:numPr>
                <w:ilvl w:val="0"/>
                <w:numId w:val="32"/>
              </w:numPr>
            </w:pPr>
            <w:r>
              <w:t xml:space="preserve">Erstellung </w:t>
            </w:r>
            <w:r w:rsidR="001B3238">
              <w:t>Sitzungsprotokolle, Aktualisierung</w:t>
            </w:r>
            <w:r>
              <w:t xml:space="preserve"> Projektplan</w:t>
            </w:r>
            <w:r w:rsidR="004F4ECA">
              <w:t xml:space="preserve"> </w:t>
            </w:r>
          </w:p>
        </w:tc>
        <w:tc>
          <w:tcPr>
            <w:tcW w:w="1936" w:type="dxa"/>
            <w:shd w:val="pct15" w:color="FFFFFF" w:fill="auto"/>
          </w:tcPr>
          <w:p w14:paraId="78FBA87D" w14:textId="77777777" w:rsidR="00144A0D" w:rsidRDefault="00144A0D" w:rsidP="001B3238">
            <w:pPr>
              <w:numPr>
                <w:ilvl w:val="0"/>
                <w:numId w:val="32"/>
              </w:numPr>
              <w:rPr>
                <w:rFonts w:cs="Arial"/>
              </w:rPr>
            </w:pPr>
            <w:r>
              <w:rPr>
                <w:rFonts w:cs="Arial"/>
              </w:rPr>
              <w:t>Handelt nach Weisung durch PL</w:t>
            </w:r>
          </w:p>
          <w:p w14:paraId="697BBC31" w14:textId="77777777" w:rsidR="00144A0D" w:rsidRDefault="00144A0D" w:rsidP="001B3238">
            <w:pPr>
              <w:numPr>
                <w:ilvl w:val="0"/>
                <w:numId w:val="32"/>
              </w:numPr>
              <w:rPr>
                <w:rFonts w:cs="Arial"/>
              </w:rPr>
            </w:pPr>
            <w:r>
              <w:rPr>
                <w:rFonts w:cs="Arial"/>
              </w:rPr>
              <w:t>Verbesserung der Projektleistung</w:t>
            </w:r>
          </w:p>
          <w:p w14:paraId="4AEF9C83" w14:textId="77777777" w:rsidR="00FE5343" w:rsidRPr="003F045B" w:rsidRDefault="00144A0D" w:rsidP="000D24BB">
            <w:pPr>
              <w:numPr>
                <w:ilvl w:val="0"/>
                <w:numId w:val="32"/>
              </w:numPr>
              <w:rPr>
                <w:rFonts w:cs="Arial"/>
              </w:rPr>
            </w:pPr>
            <w:r w:rsidRPr="003F045B">
              <w:rPr>
                <w:rFonts w:cs="Arial"/>
              </w:rPr>
              <w:t xml:space="preserve">Sorgt für schnellere Kommunikation im Projekt </w:t>
            </w:r>
          </w:p>
          <w:p w14:paraId="655418F7" w14:textId="77777777" w:rsidR="00144A0D" w:rsidRPr="0065400D" w:rsidRDefault="00144A0D" w:rsidP="000D24BB"/>
        </w:tc>
        <w:tc>
          <w:tcPr>
            <w:tcW w:w="3038" w:type="dxa"/>
            <w:shd w:val="pct15" w:color="FFFFFF" w:fill="auto"/>
          </w:tcPr>
          <w:p w14:paraId="664EB197" w14:textId="77777777" w:rsidR="00FE5343" w:rsidRDefault="001B3238" w:rsidP="001B3238">
            <w:pPr>
              <w:numPr>
                <w:ilvl w:val="0"/>
                <w:numId w:val="32"/>
              </w:numPr>
              <w:rPr>
                <w:rFonts w:cs="Arial"/>
              </w:rPr>
            </w:pPr>
            <w:r>
              <w:rPr>
                <w:rFonts w:cs="Arial"/>
              </w:rPr>
              <w:t xml:space="preserve">Schnittstelle zwischen PL und Team </w:t>
            </w:r>
          </w:p>
          <w:p w14:paraId="73FFE357" w14:textId="77777777" w:rsidR="001B3238" w:rsidRPr="0065400D" w:rsidRDefault="001B3238" w:rsidP="003F045B">
            <w:pPr>
              <w:numPr>
                <w:ilvl w:val="0"/>
                <w:numId w:val="32"/>
              </w:numPr>
            </w:pPr>
            <w:r>
              <w:t>Verantworte</w:t>
            </w:r>
            <w:r w:rsidR="003F045B">
              <w:t>t</w:t>
            </w:r>
            <w:r>
              <w:t xml:space="preserve"> Aufgaben, die Ihr vom PL übertragen worden sind</w:t>
            </w:r>
          </w:p>
        </w:tc>
      </w:tr>
      <w:tr w:rsidR="0065400D" w:rsidRPr="0065400D" w14:paraId="3714B6E9" w14:textId="77777777" w:rsidTr="00CD309E">
        <w:trPr>
          <w:cantSplit/>
          <w:trHeight w:val="2449"/>
        </w:trPr>
        <w:tc>
          <w:tcPr>
            <w:tcW w:w="1351" w:type="dxa"/>
            <w:shd w:val="pct15" w:color="FFFFFF" w:fill="auto"/>
          </w:tcPr>
          <w:p w14:paraId="2B63635D" w14:textId="74F41C88" w:rsidR="00FE5343" w:rsidRPr="0065400D" w:rsidRDefault="00FE5343" w:rsidP="00FE5343">
            <w:pPr>
              <w:pStyle w:val="Absatztextnormal"/>
              <w:ind w:left="113"/>
              <w:rPr>
                <w:rFonts w:cs="Arial"/>
              </w:rPr>
            </w:pPr>
            <w:r w:rsidRPr="0065400D">
              <w:rPr>
                <w:rFonts w:cs="Arial"/>
              </w:rPr>
              <w:t>Mitarbeiter in Linie AP1</w:t>
            </w:r>
            <w:r w:rsidR="004F4ECA">
              <w:rPr>
                <w:rFonts w:cs="Arial"/>
              </w:rPr>
              <w:t xml:space="preserve"> Auftrags- &amp; Angebotsmanagment</w:t>
            </w:r>
          </w:p>
        </w:tc>
        <w:tc>
          <w:tcPr>
            <w:tcW w:w="1049" w:type="dxa"/>
            <w:shd w:val="pct15" w:color="FFFFFF" w:fill="auto"/>
          </w:tcPr>
          <w:p w14:paraId="1EE7ACC5" w14:textId="77777777" w:rsidR="00FE5343" w:rsidRPr="0065400D" w:rsidRDefault="00FE5343" w:rsidP="000D24BB">
            <w:pPr>
              <w:pStyle w:val="Absatztextnormal"/>
              <w:ind w:left="113"/>
              <w:rPr>
                <w:rFonts w:cs="Arial"/>
              </w:rPr>
            </w:pPr>
            <w:r w:rsidRPr="0065400D">
              <w:rPr>
                <w:rFonts w:cs="Arial"/>
              </w:rPr>
              <w:t>Thorsten Pitha</w:t>
            </w:r>
          </w:p>
        </w:tc>
        <w:tc>
          <w:tcPr>
            <w:tcW w:w="2271" w:type="dxa"/>
            <w:shd w:val="pct15" w:color="FFFFFF" w:fill="auto"/>
          </w:tcPr>
          <w:p w14:paraId="377620A7" w14:textId="6A20F707" w:rsidR="004F4ECA" w:rsidRDefault="00DD2BCF" w:rsidP="004F4ECA">
            <w:pPr>
              <w:pStyle w:val="Prrafodelista"/>
              <w:numPr>
                <w:ilvl w:val="0"/>
                <w:numId w:val="32"/>
              </w:numPr>
            </w:pPr>
            <w:r>
              <w:t>Teilnahme an Analysen</w:t>
            </w:r>
          </w:p>
          <w:p w14:paraId="3A07BBC3" w14:textId="77777777" w:rsidR="00DD2BCF" w:rsidRDefault="00DD2BCF" w:rsidP="004F4ECA">
            <w:pPr>
              <w:pStyle w:val="Prrafodelista"/>
              <w:numPr>
                <w:ilvl w:val="0"/>
                <w:numId w:val="32"/>
              </w:numPr>
            </w:pPr>
            <w:r>
              <w:t>Projektreviews</w:t>
            </w:r>
          </w:p>
          <w:p w14:paraId="5FDE16CE" w14:textId="77777777" w:rsidR="00DD2BCF" w:rsidRDefault="00DD2BCF" w:rsidP="004F4ECA">
            <w:pPr>
              <w:pStyle w:val="Prrafodelista"/>
              <w:numPr>
                <w:ilvl w:val="0"/>
                <w:numId w:val="32"/>
              </w:numPr>
            </w:pPr>
            <w:r>
              <w:t>Testbeteiligung</w:t>
            </w:r>
          </w:p>
          <w:p w14:paraId="32B425B9" w14:textId="77777777" w:rsidR="00DD2BCF" w:rsidRDefault="00DD2BCF" w:rsidP="004F4ECA">
            <w:pPr>
              <w:pStyle w:val="Prrafodelista"/>
              <w:numPr>
                <w:ilvl w:val="0"/>
                <w:numId w:val="32"/>
              </w:numPr>
            </w:pPr>
            <w:r>
              <w:t>Dokumentation und Spezifikation</w:t>
            </w:r>
          </w:p>
          <w:p w14:paraId="7A2F12C1" w14:textId="77777777" w:rsidR="00DD2BCF" w:rsidRDefault="00DD2BCF" w:rsidP="004F4ECA">
            <w:pPr>
              <w:pStyle w:val="Prrafodelista"/>
              <w:numPr>
                <w:ilvl w:val="0"/>
                <w:numId w:val="32"/>
              </w:numPr>
            </w:pPr>
            <w:r>
              <w:t>Einführungskonzept</w:t>
            </w:r>
          </w:p>
          <w:p w14:paraId="077664D1" w14:textId="77777777" w:rsidR="00DD2BCF" w:rsidRDefault="00DD2BCF" w:rsidP="004F4ECA">
            <w:pPr>
              <w:pStyle w:val="Prrafodelista"/>
              <w:numPr>
                <w:ilvl w:val="0"/>
                <w:numId w:val="32"/>
              </w:numPr>
            </w:pPr>
            <w:r>
              <w:t>Eskalations- und Berichtswege</w:t>
            </w:r>
          </w:p>
          <w:p w14:paraId="242A59E9" w14:textId="52FC5509" w:rsidR="00DD2BCF" w:rsidRPr="0065400D" w:rsidRDefault="00DD2BCF" w:rsidP="004F4ECA">
            <w:pPr>
              <w:pStyle w:val="Prrafodelista"/>
              <w:numPr>
                <w:ilvl w:val="0"/>
                <w:numId w:val="32"/>
              </w:numPr>
            </w:pPr>
            <w:r>
              <w:t>Informationspflicht</w:t>
            </w:r>
          </w:p>
        </w:tc>
        <w:tc>
          <w:tcPr>
            <w:tcW w:w="1936" w:type="dxa"/>
            <w:shd w:val="pct15" w:color="FFFFFF" w:fill="auto"/>
          </w:tcPr>
          <w:p w14:paraId="07C808A1" w14:textId="77777777" w:rsidR="00672021" w:rsidRPr="0065400D" w:rsidRDefault="00672021" w:rsidP="00906225">
            <w:pPr>
              <w:numPr>
                <w:ilvl w:val="0"/>
                <w:numId w:val="32"/>
              </w:numPr>
            </w:pPr>
            <w:r w:rsidRPr="0065400D">
              <w:t>Anstoßen einer Eskalation an die Projektleiterin</w:t>
            </w:r>
          </w:p>
          <w:p w14:paraId="1FFFB8D2" w14:textId="77777777" w:rsidR="00FE5343" w:rsidRPr="0065400D" w:rsidRDefault="00672021" w:rsidP="00906225">
            <w:pPr>
              <w:numPr>
                <w:ilvl w:val="0"/>
                <w:numId w:val="32"/>
              </w:numPr>
            </w:pPr>
            <w:r w:rsidRPr="0065400D">
              <w:t>Recht auf außerordentliche Abstimmung mit der Projektleiterin</w:t>
            </w:r>
          </w:p>
        </w:tc>
        <w:tc>
          <w:tcPr>
            <w:tcW w:w="3038" w:type="dxa"/>
            <w:shd w:val="pct15" w:color="FFFFFF" w:fill="auto"/>
          </w:tcPr>
          <w:p w14:paraId="306209D6" w14:textId="77777777" w:rsidR="00672021" w:rsidRPr="0065400D" w:rsidRDefault="006B0A3D" w:rsidP="00906225">
            <w:pPr>
              <w:numPr>
                <w:ilvl w:val="0"/>
                <w:numId w:val="32"/>
              </w:numPr>
            </w:pPr>
            <w:r>
              <w:t>Er v</w:t>
            </w:r>
            <w:r w:rsidR="00B05EFD" w:rsidRPr="0065400D">
              <w:t xml:space="preserve">erantwortet </w:t>
            </w:r>
            <w:r w:rsidR="00672021" w:rsidRPr="0065400D">
              <w:t>die fachlichen Inhalte der Projektergebnisse und die ordnungsgemäße Übe</w:t>
            </w:r>
            <w:r w:rsidR="00906225">
              <w:t>rführung</w:t>
            </w:r>
            <w:r w:rsidR="00672021" w:rsidRPr="0065400D">
              <w:t xml:space="preserve"> in d</w:t>
            </w:r>
            <w:r w:rsidR="00906225">
              <w:t>ie</w:t>
            </w:r>
            <w:r w:rsidR="00672021" w:rsidRPr="0065400D">
              <w:t xml:space="preserve"> Linie</w:t>
            </w:r>
          </w:p>
          <w:p w14:paraId="3C201D66" w14:textId="77777777" w:rsidR="00FE5343" w:rsidRPr="0065400D" w:rsidRDefault="00672021" w:rsidP="00906225">
            <w:pPr>
              <w:numPr>
                <w:ilvl w:val="0"/>
                <w:numId w:val="32"/>
              </w:numPr>
            </w:pPr>
            <w:r w:rsidRPr="0065400D">
              <w:t>Zudem</w:t>
            </w:r>
            <w:r w:rsidR="00B05EFD" w:rsidRPr="0065400D">
              <w:t xml:space="preserve"> w</w:t>
            </w:r>
            <w:r w:rsidR="00906225">
              <w:t>ird</w:t>
            </w:r>
            <w:r w:rsidR="00B05EFD" w:rsidRPr="0065400D">
              <w:t xml:space="preserve"> </w:t>
            </w:r>
            <w:r w:rsidRPr="0065400D">
              <w:t>die Definition, Durchführung und Dokumentation der fachlichen Tests</w:t>
            </w:r>
            <w:r w:rsidR="00B05EFD" w:rsidRPr="0065400D">
              <w:t xml:space="preserve"> verantwortet</w:t>
            </w:r>
          </w:p>
        </w:tc>
      </w:tr>
      <w:tr w:rsidR="00906225" w:rsidRPr="005466BF" w14:paraId="7D28CE54" w14:textId="77777777" w:rsidTr="00CD309E">
        <w:trPr>
          <w:cantSplit/>
          <w:trHeight w:val="1834"/>
        </w:trPr>
        <w:tc>
          <w:tcPr>
            <w:tcW w:w="1351" w:type="dxa"/>
            <w:shd w:val="pct15" w:color="FFFFFF" w:fill="auto"/>
          </w:tcPr>
          <w:p w14:paraId="30B9CEDB" w14:textId="77777777" w:rsidR="00FE5343" w:rsidRPr="0065400D" w:rsidRDefault="00BC07F5" w:rsidP="00FE5343">
            <w:pPr>
              <w:pStyle w:val="Absatztextnormal"/>
              <w:ind w:left="113"/>
            </w:pPr>
            <w:r w:rsidRPr="0065400D">
              <w:t>Auftrag</w:t>
            </w:r>
            <w:r w:rsidR="00095618">
              <w:t>-</w:t>
            </w:r>
            <w:r w:rsidRPr="0065400D">
              <w:t>geber</w:t>
            </w:r>
          </w:p>
        </w:tc>
        <w:tc>
          <w:tcPr>
            <w:tcW w:w="1049" w:type="dxa"/>
            <w:shd w:val="pct15" w:color="FFFFFF" w:fill="auto"/>
          </w:tcPr>
          <w:p w14:paraId="6341629A" w14:textId="77777777" w:rsidR="00FE5343" w:rsidRPr="0065400D" w:rsidRDefault="00BC07F5" w:rsidP="000D24BB">
            <w:pPr>
              <w:pStyle w:val="Absatztextnormal"/>
              <w:ind w:left="113"/>
              <w:rPr>
                <w:rFonts w:cs="Arial"/>
              </w:rPr>
            </w:pPr>
            <w:r w:rsidRPr="0065400D">
              <w:rPr>
                <w:rFonts w:cs="Arial"/>
              </w:rPr>
              <w:t>Stephan Bonka</w:t>
            </w:r>
          </w:p>
        </w:tc>
        <w:tc>
          <w:tcPr>
            <w:tcW w:w="2271" w:type="dxa"/>
            <w:shd w:val="pct15" w:color="FFFFFF" w:fill="auto"/>
          </w:tcPr>
          <w:p w14:paraId="69EBF18F" w14:textId="77777777" w:rsidR="004F4ECA" w:rsidRDefault="004F4ECA" w:rsidP="00095618">
            <w:pPr>
              <w:numPr>
                <w:ilvl w:val="0"/>
                <w:numId w:val="32"/>
              </w:numPr>
              <w:rPr>
                <w:rFonts w:cs="Arial"/>
              </w:rPr>
            </w:pPr>
            <w:r w:rsidRPr="004F4ECA">
              <w:rPr>
                <w:rFonts w:cs="Arial"/>
              </w:rPr>
              <w:t>Budget und Aufträge</w:t>
            </w:r>
          </w:p>
          <w:p w14:paraId="08B3A6EC" w14:textId="77777777" w:rsidR="00FE5343" w:rsidRDefault="004F4ECA" w:rsidP="00095618">
            <w:pPr>
              <w:numPr>
                <w:ilvl w:val="0"/>
                <w:numId w:val="32"/>
              </w:numPr>
              <w:rPr>
                <w:rFonts w:cs="Arial"/>
              </w:rPr>
            </w:pPr>
            <w:r>
              <w:rPr>
                <w:rFonts w:cs="Arial"/>
              </w:rPr>
              <w:t>Abnahmeverantwortung</w:t>
            </w:r>
          </w:p>
          <w:p w14:paraId="32BE5821" w14:textId="77777777" w:rsidR="004F4ECA" w:rsidRDefault="004F4ECA" w:rsidP="00095618">
            <w:pPr>
              <w:numPr>
                <w:ilvl w:val="0"/>
                <w:numId w:val="32"/>
              </w:numPr>
              <w:rPr>
                <w:rFonts w:cs="Arial"/>
              </w:rPr>
            </w:pPr>
            <w:r>
              <w:rPr>
                <w:rFonts w:cs="Arial"/>
              </w:rPr>
              <w:t>Änderungsmanagement</w:t>
            </w:r>
          </w:p>
          <w:p w14:paraId="3C13A587" w14:textId="14A1D30C" w:rsidR="004F4ECA" w:rsidRPr="0065400D" w:rsidRDefault="004F4ECA" w:rsidP="00095618">
            <w:pPr>
              <w:numPr>
                <w:ilvl w:val="0"/>
                <w:numId w:val="32"/>
              </w:numPr>
              <w:rPr>
                <w:rFonts w:cs="Arial"/>
              </w:rPr>
            </w:pPr>
            <w:r>
              <w:rPr>
                <w:rFonts w:cs="Arial"/>
              </w:rPr>
              <w:t>Gremienbeteiligung</w:t>
            </w:r>
          </w:p>
        </w:tc>
        <w:tc>
          <w:tcPr>
            <w:tcW w:w="1936" w:type="dxa"/>
            <w:shd w:val="pct15" w:color="FFFFFF" w:fill="auto"/>
          </w:tcPr>
          <w:p w14:paraId="267F7FBE" w14:textId="2AF09DBA" w:rsidR="003358D0" w:rsidRDefault="004F4ECA" w:rsidP="00095618">
            <w:pPr>
              <w:numPr>
                <w:ilvl w:val="0"/>
                <w:numId w:val="32"/>
              </w:numPr>
              <w:rPr>
                <w:rFonts w:cs="Arial"/>
              </w:rPr>
            </w:pPr>
            <w:r>
              <w:rPr>
                <w:rFonts w:cs="Arial"/>
              </w:rPr>
              <w:t>Delegations</w:t>
            </w:r>
            <w:r w:rsidR="00DD2BCF">
              <w:rPr>
                <w:rFonts w:cs="Arial"/>
              </w:rPr>
              <w:t>-</w:t>
            </w:r>
            <w:r>
              <w:rPr>
                <w:rFonts w:cs="Arial"/>
              </w:rPr>
              <w:t>verantwortung</w:t>
            </w:r>
          </w:p>
          <w:p w14:paraId="5215439F" w14:textId="4759DB29" w:rsidR="004F4ECA" w:rsidRDefault="004F4ECA" w:rsidP="00095618">
            <w:pPr>
              <w:numPr>
                <w:ilvl w:val="0"/>
                <w:numId w:val="32"/>
              </w:numPr>
              <w:rPr>
                <w:rFonts w:cs="Arial"/>
              </w:rPr>
            </w:pPr>
            <w:r>
              <w:rPr>
                <w:rFonts w:cs="Arial"/>
              </w:rPr>
              <w:t>Projektentscheidung</w:t>
            </w:r>
          </w:p>
          <w:p w14:paraId="66914F83" w14:textId="77777777" w:rsidR="004F4ECA" w:rsidRPr="0065400D" w:rsidRDefault="004F4ECA" w:rsidP="00095618">
            <w:pPr>
              <w:numPr>
                <w:ilvl w:val="0"/>
                <w:numId w:val="32"/>
              </w:numPr>
              <w:rPr>
                <w:rFonts w:cs="Arial"/>
              </w:rPr>
            </w:pPr>
          </w:p>
          <w:p w14:paraId="04545473" w14:textId="77777777" w:rsidR="003358D0" w:rsidRPr="0065400D" w:rsidRDefault="003358D0" w:rsidP="003358D0">
            <w:pPr>
              <w:shd w:val="clear" w:color="auto" w:fill="FFFFFF"/>
              <w:spacing w:before="100" w:beforeAutospacing="1" w:after="100" w:afterAutospacing="1"/>
              <w:ind w:left="720"/>
              <w:rPr>
                <w:rFonts w:cs="Arial"/>
              </w:rPr>
            </w:pPr>
          </w:p>
          <w:p w14:paraId="32386AA3" w14:textId="77777777" w:rsidR="00FE5343" w:rsidRPr="0065400D" w:rsidRDefault="00FE5343" w:rsidP="003358D0">
            <w:pPr>
              <w:shd w:val="clear" w:color="auto" w:fill="FFFFFF"/>
              <w:spacing w:before="100" w:beforeAutospacing="1" w:after="100" w:afterAutospacing="1"/>
              <w:ind w:left="720"/>
              <w:rPr>
                <w:rFonts w:cs="Arial"/>
              </w:rPr>
            </w:pPr>
          </w:p>
        </w:tc>
        <w:tc>
          <w:tcPr>
            <w:tcW w:w="3038" w:type="dxa"/>
            <w:shd w:val="pct15" w:color="FFFFFF" w:fill="auto"/>
          </w:tcPr>
          <w:p w14:paraId="37FAFDAA" w14:textId="77777777" w:rsidR="00FE5343" w:rsidRDefault="00DD2BCF" w:rsidP="00095618">
            <w:pPr>
              <w:numPr>
                <w:ilvl w:val="0"/>
                <w:numId w:val="32"/>
              </w:numPr>
              <w:rPr>
                <w:rFonts w:cs="Arial"/>
              </w:rPr>
            </w:pPr>
            <w:r>
              <w:rPr>
                <w:rFonts w:cs="Arial"/>
              </w:rPr>
              <w:t>Projektbeauftragung</w:t>
            </w:r>
          </w:p>
          <w:p w14:paraId="3B0ED9D3" w14:textId="77777777" w:rsidR="00DD2BCF" w:rsidRDefault="00DD2BCF" w:rsidP="00095618">
            <w:pPr>
              <w:numPr>
                <w:ilvl w:val="0"/>
                <w:numId w:val="32"/>
              </w:numPr>
              <w:rPr>
                <w:rFonts w:cs="Arial"/>
              </w:rPr>
            </w:pPr>
            <w:r>
              <w:rPr>
                <w:rFonts w:cs="Arial"/>
              </w:rPr>
              <w:t>Auftraggeberverantwortung je Projekt</w:t>
            </w:r>
          </w:p>
          <w:p w14:paraId="7A9D3C8C" w14:textId="535C358A" w:rsidR="00DD2BCF" w:rsidRPr="0065400D" w:rsidRDefault="00DD2BCF" w:rsidP="00095618">
            <w:pPr>
              <w:numPr>
                <w:ilvl w:val="0"/>
                <w:numId w:val="32"/>
              </w:numPr>
              <w:rPr>
                <w:rFonts w:cs="Arial"/>
              </w:rPr>
            </w:pPr>
            <w:r>
              <w:rPr>
                <w:rFonts w:cs="Arial"/>
              </w:rPr>
              <w:t>Formelle Abnahme</w:t>
            </w:r>
          </w:p>
        </w:tc>
      </w:tr>
    </w:tbl>
    <w:p w14:paraId="218055F1" w14:textId="77777777" w:rsidR="00A8118A" w:rsidRPr="00A8118A" w:rsidRDefault="00A8118A" w:rsidP="00A8118A">
      <w:pPr>
        <w:pStyle w:val="Descripcin"/>
      </w:pPr>
      <w:bookmarkStart w:id="73" w:name="_Toc142565835"/>
      <w:bookmarkEnd w:id="72"/>
      <w:r>
        <w:t xml:space="preserve">Tabelle </w:t>
      </w:r>
      <w:r w:rsidR="00000000">
        <w:fldChar w:fldCharType="begin"/>
      </w:r>
      <w:r w:rsidR="00000000">
        <w:instrText xml:space="preserve"> SEQ Tabelle \* ARABIC </w:instrText>
      </w:r>
      <w:r w:rsidR="00000000">
        <w:fldChar w:fldCharType="separate"/>
      </w:r>
      <w:r w:rsidR="001E2DC0">
        <w:rPr>
          <w:noProof/>
        </w:rPr>
        <w:t>15</w:t>
      </w:r>
      <w:r w:rsidR="00000000">
        <w:rPr>
          <w:noProof/>
        </w:rPr>
        <w:fldChar w:fldCharType="end"/>
      </w:r>
      <w:r>
        <w:t xml:space="preserve"> AKV-Matrix</w:t>
      </w:r>
      <w:bookmarkEnd w:id="73"/>
    </w:p>
    <w:p w14:paraId="536DC7E8" w14:textId="77777777" w:rsidR="00E4436D" w:rsidRDefault="00E4436D" w:rsidP="00E4436D">
      <w:pPr>
        <w:pStyle w:val="Ttulo2"/>
      </w:pPr>
      <w:r>
        <w:br w:type="page"/>
      </w:r>
      <w:bookmarkStart w:id="74" w:name="_Ref520114247"/>
      <w:bookmarkStart w:id="75" w:name="_Toc142565872"/>
      <w:r w:rsidR="00CA4079">
        <w:lastRenderedPageBreak/>
        <w:t>Kommunikationsmatrix</w:t>
      </w:r>
      <w:bookmarkEnd w:id="74"/>
      <w:bookmarkEnd w:id="75"/>
    </w:p>
    <w:p w14:paraId="6870333C" w14:textId="77777777" w:rsidR="00E4436D" w:rsidRPr="005466BF" w:rsidRDefault="00E4436D" w:rsidP="00E4436D">
      <w:pPr>
        <w:rPr>
          <w:sz w:val="22"/>
          <w:szCs w:val="22"/>
        </w:rPr>
      </w:pPr>
    </w:p>
    <w:p w14:paraId="336A83F4" w14:textId="77777777" w:rsidR="00E4436D" w:rsidRPr="005466BF" w:rsidRDefault="00AE390F" w:rsidP="00E4436D">
      <w:pPr>
        <w:pStyle w:val="Absatztextnormal"/>
        <w:ind w:left="0"/>
        <w:rPr>
          <w:b/>
          <w:sz w:val="22"/>
          <w:szCs w:val="22"/>
        </w:rPr>
      </w:pPr>
      <w:r w:rsidRPr="005466BF">
        <w:rPr>
          <w:b/>
          <w:sz w:val="22"/>
          <w:szCs w:val="22"/>
        </w:rPr>
        <w:t>Kommunikationsmatrix</w:t>
      </w:r>
    </w:p>
    <w:tbl>
      <w:tblPr>
        <w:tblW w:w="511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1"/>
        <w:gridCol w:w="2319"/>
        <w:gridCol w:w="1909"/>
        <w:gridCol w:w="2072"/>
        <w:gridCol w:w="1290"/>
        <w:gridCol w:w="988"/>
      </w:tblGrid>
      <w:tr w:rsidR="008449FA" w:rsidRPr="008449FA" w14:paraId="0F782876" w14:textId="77777777" w:rsidTr="0058794D">
        <w:trPr>
          <w:cantSplit/>
          <w:tblHeader/>
        </w:trPr>
        <w:tc>
          <w:tcPr>
            <w:tcW w:w="1271" w:type="dxa"/>
            <w:tcBorders>
              <w:bottom w:val="single" w:sz="4" w:space="0" w:color="auto"/>
            </w:tcBorders>
            <w:shd w:val="clear" w:color="auto" w:fill="A8D08D"/>
          </w:tcPr>
          <w:p w14:paraId="0BCE2F68" w14:textId="77777777" w:rsidR="00AE390F" w:rsidRPr="008449FA" w:rsidRDefault="00AE390F" w:rsidP="005938E7">
            <w:pPr>
              <w:pStyle w:val="Absatztextnormal"/>
              <w:ind w:left="0"/>
              <w:rPr>
                <w:rFonts w:cs="Arial"/>
              </w:rPr>
            </w:pPr>
            <w:r w:rsidRPr="008449FA">
              <w:rPr>
                <w:rFonts w:cs="Arial"/>
                <w:b/>
                <w:bCs/>
              </w:rPr>
              <w:t xml:space="preserve">Stakeholder </w:t>
            </w:r>
            <w:r w:rsidRPr="008449FA">
              <w:rPr>
                <w:rFonts w:cs="Arial"/>
                <w:b/>
                <w:bCs/>
              </w:rPr>
              <w:br/>
              <w:t>(mit wem?)</w:t>
            </w:r>
          </w:p>
        </w:tc>
        <w:tc>
          <w:tcPr>
            <w:tcW w:w="2319" w:type="dxa"/>
            <w:tcBorders>
              <w:bottom w:val="single" w:sz="4" w:space="0" w:color="auto"/>
            </w:tcBorders>
            <w:shd w:val="clear" w:color="auto" w:fill="A8D08D"/>
          </w:tcPr>
          <w:p w14:paraId="7FFD71C2" w14:textId="77777777" w:rsidR="00AE390F" w:rsidRPr="008449FA" w:rsidRDefault="00AE390F" w:rsidP="005938E7">
            <w:pPr>
              <w:pStyle w:val="Absatztextnormal"/>
              <w:ind w:left="0"/>
              <w:rPr>
                <w:rFonts w:cs="Arial"/>
                <w:b/>
                <w:bCs/>
              </w:rPr>
            </w:pPr>
            <w:r w:rsidRPr="008449FA">
              <w:rPr>
                <w:rFonts w:cs="Arial"/>
                <w:b/>
                <w:bCs/>
              </w:rPr>
              <w:t xml:space="preserve">zuständig  </w:t>
            </w:r>
            <w:r w:rsidRPr="008449FA">
              <w:rPr>
                <w:rFonts w:cs="Arial"/>
                <w:b/>
                <w:bCs/>
              </w:rPr>
              <w:br/>
              <w:t>(wer?)</w:t>
            </w:r>
          </w:p>
        </w:tc>
        <w:tc>
          <w:tcPr>
            <w:tcW w:w="1909" w:type="dxa"/>
            <w:tcBorders>
              <w:bottom w:val="single" w:sz="4" w:space="0" w:color="auto"/>
            </w:tcBorders>
            <w:shd w:val="clear" w:color="auto" w:fill="A8D08D"/>
          </w:tcPr>
          <w:p w14:paraId="39021C88" w14:textId="77777777" w:rsidR="00AE390F" w:rsidRPr="008449FA" w:rsidRDefault="00AE390F" w:rsidP="005938E7">
            <w:pPr>
              <w:pStyle w:val="Absatztextnormal"/>
              <w:ind w:left="0"/>
              <w:rPr>
                <w:rFonts w:cs="Arial"/>
                <w:b/>
                <w:bCs/>
              </w:rPr>
            </w:pPr>
            <w:r w:rsidRPr="008449FA">
              <w:rPr>
                <w:rFonts w:cs="Arial"/>
                <w:b/>
                <w:bCs/>
              </w:rPr>
              <w:t xml:space="preserve">Inhalt       </w:t>
            </w:r>
            <w:r w:rsidRPr="008449FA">
              <w:rPr>
                <w:rFonts w:cs="Arial"/>
                <w:b/>
                <w:bCs/>
              </w:rPr>
              <w:br/>
              <w:t>(worüber?)</w:t>
            </w:r>
          </w:p>
        </w:tc>
        <w:tc>
          <w:tcPr>
            <w:tcW w:w="2072" w:type="dxa"/>
            <w:shd w:val="clear" w:color="auto" w:fill="A8D08D"/>
          </w:tcPr>
          <w:p w14:paraId="210D6D64" w14:textId="77777777" w:rsidR="00AE390F" w:rsidRPr="008449FA" w:rsidRDefault="00AE390F" w:rsidP="005938E7">
            <w:pPr>
              <w:pStyle w:val="Absatztextnormal"/>
              <w:ind w:left="0"/>
              <w:rPr>
                <w:rFonts w:cs="Arial"/>
                <w:b/>
                <w:bCs/>
              </w:rPr>
            </w:pPr>
            <w:r w:rsidRPr="008449FA">
              <w:rPr>
                <w:rFonts w:cs="Arial"/>
                <w:b/>
                <w:bCs/>
              </w:rPr>
              <w:t xml:space="preserve">Art                </w:t>
            </w:r>
            <w:r w:rsidRPr="008449FA">
              <w:rPr>
                <w:rFonts w:cs="Arial"/>
                <w:b/>
                <w:bCs/>
              </w:rPr>
              <w:br/>
              <w:t>(welche Weise?)</w:t>
            </w:r>
          </w:p>
        </w:tc>
        <w:tc>
          <w:tcPr>
            <w:tcW w:w="1290" w:type="dxa"/>
            <w:shd w:val="clear" w:color="auto" w:fill="A8D08D"/>
          </w:tcPr>
          <w:p w14:paraId="1B2A62F5" w14:textId="77777777" w:rsidR="00AE390F" w:rsidRPr="008449FA" w:rsidRDefault="00AE390F" w:rsidP="005938E7">
            <w:pPr>
              <w:pStyle w:val="Absatztextnormal"/>
              <w:ind w:left="0"/>
              <w:rPr>
                <w:rFonts w:cs="Arial"/>
                <w:b/>
                <w:bCs/>
              </w:rPr>
            </w:pPr>
            <w:r w:rsidRPr="008449FA">
              <w:rPr>
                <w:rFonts w:cs="Arial"/>
                <w:b/>
                <w:bCs/>
              </w:rPr>
              <w:t xml:space="preserve">Frequenz   </w:t>
            </w:r>
            <w:r w:rsidRPr="008449FA">
              <w:rPr>
                <w:rFonts w:cs="Arial"/>
                <w:b/>
                <w:bCs/>
              </w:rPr>
              <w:br/>
              <w:t>(wann?)</w:t>
            </w:r>
          </w:p>
        </w:tc>
        <w:tc>
          <w:tcPr>
            <w:tcW w:w="988" w:type="dxa"/>
            <w:shd w:val="clear" w:color="auto" w:fill="A8D08D"/>
          </w:tcPr>
          <w:p w14:paraId="44230B60" w14:textId="77777777" w:rsidR="00AE390F" w:rsidRPr="008449FA" w:rsidRDefault="00AE390F" w:rsidP="005938E7">
            <w:pPr>
              <w:pStyle w:val="Absatztextnormal"/>
              <w:ind w:left="0"/>
              <w:rPr>
                <w:rFonts w:cs="Arial"/>
                <w:b/>
                <w:bCs/>
              </w:rPr>
            </w:pPr>
            <w:r w:rsidRPr="008449FA">
              <w:rPr>
                <w:rFonts w:cs="Arial"/>
                <w:b/>
                <w:bCs/>
              </w:rPr>
              <w:t xml:space="preserve">Umfang    </w:t>
            </w:r>
            <w:r w:rsidRPr="008449FA">
              <w:rPr>
                <w:rFonts w:cs="Arial"/>
                <w:b/>
                <w:bCs/>
              </w:rPr>
              <w:br/>
              <w:t>(wie genau?)</w:t>
            </w:r>
          </w:p>
        </w:tc>
      </w:tr>
      <w:tr w:rsidR="008449FA" w:rsidRPr="008449FA" w14:paraId="376DFD93" w14:textId="77777777" w:rsidTr="0058794D">
        <w:trPr>
          <w:cantSplit/>
          <w:trHeight w:val="876"/>
        </w:trPr>
        <w:tc>
          <w:tcPr>
            <w:tcW w:w="1271" w:type="dxa"/>
            <w:shd w:val="pct15" w:color="FFFFFF" w:fill="auto"/>
          </w:tcPr>
          <w:p w14:paraId="0FB4EE64" w14:textId="71451DAE" w:rsidR="00EB5B13" w:rsidRPr="008449FA" w:rsidRDefault="00106662" w:rsidP="0058794D">
            <w:pPr>
              <w:pStyle w:val="Absatztextnormal"/>
              <w:ind w:left="0"/>
              <w:rPr>
                <w:rFonts w:cs="Arial"/>
              </w:rPr>
            </w:pPr>
            <w:r w:rsidRPr="008449FA">
              <w:rPr>
                <w:rFonts w:cs="Arial"/>
              </w:rPr>
              <w:t>Stephan Bonka (A</w:t>
            </w:r>
            <w:r w:rsidR="0058794D">
              <w:rPr>
                <w:rFonts w:cs="Arial"/>
              </w:rPr>
              <w:t>G</w:t>
            </w:r>
            <w:r w:rsidR="00EB5B13" w:rsidRPr="008449FA">
              <w:rPr>
                <w:rFonts w:cs="Arial"/>
              </w:rPr>
              <w:t>/</w:t>
            </w:r>
          </w:p>
          <w:p w14:paraId="2B2A3CA9" w14:textId="77777777" w:rsidR="00106662" w:rsidRPr="008449FA" w:rsidRDefault="00EB5B13" w:rsidP="0058794D">
            <w:pPr>
              <w:pStyle w:val="Absatztextnormal"/>
              <w:ind w:left="0"/>
              <w:rPr>
                <w:rFonts w:cs="Arial"/>
              </w:rPr>
            </w:pPr>
            <w:r w:rsidRPr="008449FA">
              <w:rPr>
                <w:rFonts w:cs="Arial"/>
              </w:rPr>
              <w:t>LA</w:t>
            </w:r>
            <w:r w:rsidR="00106662" w:rsidRPr="008449FA">
              <w:rPr>
                <w:rFonts w:cs="Arial"/>
              </w:rPr>
              <w:t>)</w:t>
            </w:r>
          </w:p>
        </w:tc>
        <w:tc>
          <w:tcPr>
            <w:tcW w:w="2319" w:type="dxa"/>
            <w:shd w:val="pct15" w:color="FFFFFF" w:fill="auto"/>
          </w:tcPr>
          <w:p w14:paraId="0E65DA11" w14:textId="77777777" w:rsidR="005F3B54" w:rsidRPr="008449FA" w:rsidRDefault="005F3B54" w:rsidP="005938E7">
            <w:pPr>
              <w:pStyle w:val="Absatztextnormal"/>
              <w:ind w:left="0"/>
              <w:jc w:val="both"/>
              <w:rPr>
                <w:rFonts w:cs="Arial"/>
              </w:rPr>
            </w:pPr>
            <w:r w:rsidRPr="008449FA">
              <w:rPr>
                <w:rFonts w:cs="Arial"/>
              </w:rPr>
              <w:t xml:space="preserve">Jasmin </w:t>
            </w:r>
          </w:p>
          <w:p w14:paraId="746B7A44" w14:textId="77777777" w:rsidR="005F3B54" w:rsidRPr="008449FA" w:rsidRDefault="005F3B54" w:rsidP="005938E7">
            <w:pPr>
              <w:pStyle w:val="Absatztextnormal"/>
              <w:ind w:left="0"/>
              <w:jc w:val="both"/>
              <w:rPr>
                <w:rFonts w:cs="Arial"/>
              </w:rPr>
            </w:pPr>
            <w:r w:rsidRPr="008449FA">
              <w:rPr>
                <w:rFonts w:cs="Arial"/>
              </w:rPr>
              <w:t xml:space="preserve">Teubert </w:t>
            </w:r>
          </w:p>
          <w:p w14:paraId="5A3E7677" w14:textId="77777777" w:rsidR="00AE390F" w:rsidRPr="008449FA" w:rsidRDefault="005F3B54" w:rsidP="005938E7">
            <w:pPr>
              <w:pStyle w:val="Absatztextnormal"/>
              <w:ind w:left="0"/>
              <w:jc w:val="both"/>
              <w:rPr>
                <w:rFonts w:cs="Arial"/>
              </w:rPr>
            </w:pPr>
            <w:r w:rsidRPr="008449FA">
              <w:rPr>
                <w:rFonts w:cs="Arial"/>
              </w:rPr>
              <w:t>(Projektleiterin)</w:t>
            </w:r>
          </w:p>
        </w:tc>
        <w:tc>
          <w:tcPr>
            <w:tcW w:w="1909" w:type="dxa"/>
            <w:shd w:val="pct15" w:color="FFFFFF" w:fill="auto"/>
          </w:tcPr>
          <w:p w14:paraId="2953A57F" w14:textId="77777777" w:rsidR="00AE390F" w:rsidRPr="008449FA" w:rsidRDefault="00EB5B13" w:rsidP="008449FA">
            <w:pPr>
              <w:pStyle w:val="Absatztextnormal"/>
              <w:ind w:left="0"/>
              <w:rPr>
                <w:rFonts w:cs="Arial"/>
              </w:rPr>
            </w:pPr>
            <w:r w:rsidRPr="008449FA">
              <w:rPr>
                <w:rFonts w:cs="Arial"/>
              </w:rPr>
              <w:t>Statusbericht zur Überwachung des Fortschritts</w:t>
            </w:r>
          </w:p>
        </w:tc>
        <w:tc>
          <w:tcPr>
            <w:tcW w:w="2072" w:type="dxa"/>
          </w:tcPr>
          <w:p w14:paraId="0900D30E" w14:textId="77777777" w:rsidR="008449FA" w:rsidRDefault="00EB5B13" w:rsidP="008449FA">
            <w:pPr>
              <w:pStyle w:val="Absatztextnormal"/>
              <w:ind w:left="0"/>
              <w:rPr>
                <w:rFonts w:cs="Arial"/>
              </w:rPr>
            </w:pPr>
            <w:r w:rsidRPr="008449FA">
              <w:rPr>
                <w:rFonts w:cs="Arial"/>
              </w:rPr>
              <w:t>Monatliches Meeting zum Lenkungs</w:t>
            </w:r>
            <w:r w:rsidR="008449FA">
              <w:rPr>
                <w:rFonts w:cs="Arial"/>
              </w:rPr>
              <w:t>-</w:t>
            </w:r>
            <w:r w:rsidRPr="008449FA">
              <w:rPr>
                <w:rFonts w:cs="Arial"/>
              </w:rPr>
              <w:t xml:space="preserve">ausschuss </w:t>
            </w:r>
          </w:p>
          <w:p w14:paraId="3C092F0E" w14:textId="7CDCB0B4" w:rsidR="00EB5B13" w:rsidRPr="008449FA" w:rsidRDefault="00EB5B13" w:rsidP="0058794D">
            <w:pPr>
              <w:pStyle w:val="Absatztextnormal"/>
              <w:ind w:left="0"/>
            </w:pPr>
            <w:r w:rsidRPr="008449FA">
              <w:rPr>
                <w:rFonts w:cs="Arial"/>
              </w:rPr>
              <w:t xml:space="preserve">mit Statusbericht </w:t>
            </w:r>
          </w:p>
        </w:tc>
        <w:tc>
          <w:tcPr>
            <w:tcW w:w="1290" w:type="dxa"/>
          </w:tcPr>
          <w:p w14:paraId="475EFAD6" w14:textId="77777777" w:rsidR="00AE390F" w:rsidRPr="008449FA" w:rsidRDefault="00EB5B13" w:rsidP="005938E7">
            <w:pPr>
              <w:pStyle w:val="Absatztextnormal"/>
              <w:ind w:left="0"/>
              <w:jc w:val="both"/>
              <w:rPr>
                <w:rFonts w:cs="Arial"/>
              </w:rPr>
            </w:pPr>
            <w:r w:rsidRPr="008449FA">
              <w:rPr>
                <w:rFonts w:cs="Arial"/>
              </w:rPr>
              <w:t xml:space="preserve">Monatlich </w:t>
            </w:r>
          </w:p>
          <w:p w14:paraId="21C9B9E9" w14:textId="77777777" w:rsidR="00EB5B13" w:rsidRPr="008449FA" w:rsidRDefault="00EB5B13" w:rsidP="00EB5B13"/>
        </w:tc>
        <w:tc>
          <w:tcPr>
            <w:tcW w:w="988" w:type="dxa"/>
          </w:tcPr>
          <w:p w14:paraId="52EDF523" w14:textId="77777777" w:rsidR="00EB5B13" w:rsidRPr="008449FA" w:rsidRDefault="00EB5B13" w:rsidP="008449FA">
            <w:pPr>
              <w:pStyle w:val="Absatztextnormal"/>
              <w:ind w:left="0"/>
              <w:rPr>
                <w:rFonts w:cs="Arial"/>
              </w:rPr>
            </w:pPr>
            <w:r w:rsidRPr="008449FA">
              <w:rPr>
                <w:rFonts w:cs="Arial"/>
              </w:rPr>
              <w:t xml:space="preserve">Jeweils </w:t>
            </w:r>
          </w:p>
          <w:p w14:paraId="0DE22339" w14:textId="77777777" w:rsidR="00AE390F" w:rsidRPr="008449FA" w:rsidRDefault="00EB5B13" w:rsidP="008449FA">
            <w:pPr>
              <w:pStyle w:val="Absatztextnormal"/>
              <w:ind w:left="0"/>
              <w:rPr>
                <w:rFonts w:cs="Arial"/>
              </w:rPr>
            </w:pPr>
            <w:r w:rsidRPr="008449FA">
              <w:rPr>
                <w:rFonts w:cs="Arial"/>
              </w:rPr>
              <w:t>1 Stunde LA</w:t>
            </w:r>
          </w:p>
        </w:tc>
      </w:tr>
      <w:tr w:rsidR="008449FA" w:rsidRPr="008449FA" w14:paraId="49FA72A6" w14:textId="77777777" w:rsidTr="0058794D">
        <w:trPr>
          <w:cantSplit/>
        </w:trPr>
        <w:tc>
          <w:tcPr>
            <w:tcW w:w="1271" w:type="dxa"/>
            <w:shd w:val="pct15" w:color="FFFFFF" w:fill="auto"/>
          </w:tcPr>
          <w:p w14:paraId="11A5CF44" w14:textId="26A88C8B" w:rsidR="00AE390F" w:rsidRPr="008449FA" w:rsidRDefault="00143F1B" w:rsidP="0058794D">
            <w:pPr>
              <w:pStyle w:val="Absatztextnormal"/>
              <w:ind w:left="0"/>
              <w:rPr>
                <w:rFonts w:cs="Arial"/>
              </w:rPr>
            </w:pPr>
            <w:r>
              <w:rPr>
                <w:rFonts w:cs="Arial"/>
              </w:rPr>
              <w:t>JT</w:t>
            </w:r>
            <w:r w:rsidR="00106662" w:rsidRPr="008449FA">
              <w:rPr>
                <w:rFonts w:cs="Arial"/>
              </w:rPr>
              <w:t xml:space="preserve"> (Projekt</w:t>
            </w:r>
            <w:r w:rsidR="0058794D">
              <w:rPr>
                <w:rFonts w:cs="Arial"/>
              </w:rPr>
              <w:t xml:space="preserve">- </w:t>
            </w:r>
            <w:proofErr w:type="spellStart"/>
            <w:r w:rsidR="00106662" w:rsidRPr="008449FA">
              <w:rPr>
                <w:rFonts w:cs="Arial"/>
              </w:rPr>
              <w:t>leiterin</w:t>
            </w:r>
            <w:proofErr w:type="spellEnd"/>
            <w:r w:rsidR="00106662" w:rsidRPr="008449FA">
              <w:rPr>
                <w:rFonts w:cs="Arial"/>
              </w:rPr>
              <w:t>)</w:t>
            </w:r>
          </w:p>
        </w:tc>
        <w:tc>
          <w:tcPr>
            <w:tcW w:w="2319" w:type="dxa"/>
            <w:shd w:val="pct15" w:color="FFFFFF" w:fill="auto"/>
          </w:tcPr>
          <w:p w14:paraId="210D1588" w14:textId="77777777" w:rsidR="00AE390F" w:rsidRPr="008449FA" w:rsidRDefault="008449FA" w:rsidP="005938E7">
            <w:pPr>
              <w:pStyle w:val="Absatztextnormal"/>
              <w:ind w:left="0"/>
              <w:jc w:val="both"/>
              <w:rPr>
                <w:rFonts w:cs="Arial"/>
              </w:rPr>
            </w:pPr>
            <w:r w:rsidRPr="008449FA">
              <w:rPr>
                <w:rFonts w:cs="Arial"/>
              </w:rPr>
              <w:t xml:space="preserve">Projektteam </w:t>
            </w:r>
          </w:p>
        </w:tc>
        <w:tc>
          <w:tcPr>
            <w:tcW w:w="1909" w:type="dxa"/>
            <w:shd w:val="pct15" w:color="FFFFFF" w:fill="auto"/>
          </w:tcPr>
          <w:p w14:paraId="0DFFD43B" w14:textId="77777777" w:rsidR="00AE390F" w:rsidRPr="008449FA" w:rsidRDefault="008449FA" w:rsidP="008449FA">
            <w:pPr>
              <w:pStyle w:val="Absatztextnormal"/>
              <w:ind w:left="0"/>
              <w:rPr>
                <w:rFonts w:cs="Arial"/>
              </w:rPr>
            </w:pPr>
            <w:r w:rsidRPr="008449FA">
              <w:rPr>
                <w:rFonts w:cs="Arial"/>
              </w:rPr>
              <w:t>Steuerung und Kontrolle des Projektes, Fortschrittskontrolle</w:t>
            </w:r>
          </w:p>
        </w:tc>
        <w:tc>
          <w:tcPr>
            <w:tcW w:w="2072" w:type="dxa"/>
          </w:tcPr>
          <w:p w14:paraId="2A7D9C66" w14:textId="77777777" w:rsidR="00AE390F" w:rsidRPr="008449FA" w:rsidRDefault="008449FA" w:rsidP="008449FA">
            <w:pPr>
              <w:pStyle w:val="Absatztextnormal"/>
              <w:ind w:left="0"/>
              <w:rPr>
                <w:rFonts w:cs="Arial"/>
              </w:rPr>
            </w:pPr>
            <w:r w:rsidRPr="008449FA">
              <w:rPr>
                <w:rFonts w:cs="Arial"/>
              </w:rPr>
              <w:t>Wöchentlicher Jour Fixé mit dem Projektteam</w:t>
            </w:r>
          </w:p>
        </w:tc>
        <w:tc>
          <w:tcPr>
            <w:tcW w:w="1290" w:type="dxa"/>
          </w:tcPr>
          <w:p w14:paraId="2FE5BB0A" w14:textId="77777777" w:rsidR="00AE390F" w:rsidRPr="008449FA" w:rsidRDefault="008449FA" w:rsidP="005938E7">
            <w:pPr>
              <w:pStyle w:val="Absatztextnormal"/>
              <w:ind w:left="0"/>
              <w:jc w:val="both"/>
              <w:rPr>
                <w:rFonts w:cs="Arial"/>
              </w:rPr>
            </w:pPr>
            <w:r w:rsidRPr="008449FA">
              <w:rPr>
                <w:rFonts w:cs="Arial"/>
              </w:rPr>
              <w:t>Wöchentlich</w:t>
            </w:r>
          </w:p>
        </w:tc>
        <w:tc>
          <w:tcPr>
            <w:tcW w:w="988" w:type="dxa"/>
          </w:tcPr>
          <w:p w14:paraId="1B453B23" w14:textId="77777777" w:rsidR="00AE390F" w:rsidRPr="008449FA" w:rsidRDefault="008449FA" w:rsidP="008449FA">
            <w:pPr>
              <w:pStyle w:val="Absatztextnormal"/>
              <w:ind w:left="0"/>
              <w:rPr>
                <w:rFonts w:cs="Arial"/>
              </w:rPr>
            </w:pPr>
            <w:r w:rsidRPr="008449FA">
              <w:rPr>
                <w:rFonts w:cs="Arial"/>
              </w:rPr>
              <w:t>45 Minuten Meeting</w:t>
            </w:r>
          </w:p>
        </w:tc>
      </w:tr>
      <w:tr w:rsidR="008449FA" w:rsidRPr="008449FA" w14:paraId="3F89B55B" w14:textId="77777777" w:rsidTr="0058794D">
        <w:trPr>
          <w:cantSplit/>
          <w:trHeight w:val="1002"/>
        </w:trPr>
        <w:tc>
          <w:tcPr>
            <w:tcW w:w="1271" w:type="dxa"/>
            <w:shd w:val="pct15" w:color="FFFFFF" w:fill="auto"/>
          </w:tcPr>
          <w:p w14:paraId="280D2857" w14:textId="77777777" w:rsidR="00FF1C2C" w:rsidRPr="008449FA" w:rsidRDefault="00FF1C2C" w:rsidP="0058794D">
            <w:r w:rsidRPr="008449FA">
              <w:t xml:space="preserve">Mitarbeiter der Bank </w:t>
            </w:r>
          </w:p>
        </w:tc>
        <w:tc>
          <w:tcPr>
            <w:tcW w:w="2319" w:type="dxa"/>
            <w:shd w:val="pct15" w:color="FFFFFF" w:fill="auto"/>
          </w:tcPr>
          <w:p w14:paraId="1BD169E0" w14:textId="77777777" w:rsidR="00FF1C2C" w:rsidRPr="008449FA" w:rsidRDefault="00FF1C2C" w:rsidP="00FF1C2C">
            <w:pPr>
              <w:pStyle w:val="Absatztextnormal"/>
              <w:ind w:left="0"/>
              <w:jc w:val="both"/>
              <w:rPr>
                <w:rFonts w:cs="Arial"/>
              </w:rPr>
            </w:pPr>
            <w:r w:rsidRPr="008449FA">
              <w:rPr>
                <w:rFonts w:cs="Arial"/>
              </w:rPr>
              <w:t>Thorsten Pitha</w:t>
            </w:r>
          </w:p>
          <w:p w14:paraId="4BD768CD" w14:textId="77777777" w:rsidR="00FF1C2C" w:rsidRPr="008449FA" w:rsidRDefault="00FF1C2C" w:rsidP="00FF1C2C">
            <w:r w:rsidRPr="008449FA">
              <w:t>(MA in Linie/ AP1 Auftragsmanagement Verantwortlicher)</w:t>
            </w:r>
          </w:p>
        </w:tc>
        <w:tc>
          <w:tcPr>
            <w:tcW w:w="1909" w:type="dxa"/>
            <w:shd w:val="pct15" w:color="FFFFFF" w:fill="auto"/>
          </w:tcPr>
          <w:p w14:paraId="21DC63AE" w14:textId="77777777" w:rsidR="008449FA" w:rsidRDefault="00FF1C2C" w:rsidP="008449FA">
            <w:pPr>
              <w:pStyle w:val="Absatztextnormal"/>
              <w:ind w:left="0"/>
              <w:rPr>
                <w:rFonts w:cs="Arial"/>
              </w:rPr>
            </w:pPr>
            <w:r w:rsidRPr="008449FA">
              <w:rPr>
                <w:rFonts w:cs="Arial"/>
              </w:rPr>
              <w:t xml:space="preserve">Gemeinsame   Abwicklung der </w:t>
            </w:r>
          </w:p>
          <w:p w14:paraId="1EE8D092" w14:textId="77777777" w:rsidR="008449FA" w:rsidRDefault="00FF1C2C" w:rsidP="008449FA">
            <w:pPr>
              <w:pStyle w:val="Absatztextnormal"/>
              <w:ind w:left="0"/>
              <w:rPr>
                <w:rFonts w:cs="Arial"/>
              </w:rPr>
            </w:pPr>
            <w:r w:rsidRPr="008449FA">
              <w:rPr>
                <w:rFonts w:cs="Arial"/>
              </w:rPr>
              <w:t xml:space="preserve">Aktivitäten im </w:t>
            </w:r>
          </w:p>
          <w:p w14:paraId="64963A04" w14:textId="77777777" w:rsidR="00FF1C2C" w:rsidRPr="008449FA" w:rsidRDefault="00FF1C2C" w:rsidP="008449FA">
            <w:pPr>
              <w:pStyle w:val="Absatztextnormal"/>
              <w:ind w:left="0"/>
              <w:rPr>
                <w:rFonts w:cs="Arial"/>
              </w:rPr>
            </w:pPr>
            <w:r w:rsidRPr="008449FA">
              <w:rPr>
                <w:rFonts w:cs="Arial"/>
              </w:rPr>
              <w:t>Projektplan</w:t>
            </w:r>
          </w:p>
        </w:tc>
        <w:tc>
          <w:tcPr>
            <w:tcW w:w="2072" w:type="dxa"/>
          </w:tcPr>
          <w:p w14:paraId="723CA881" w14:textId="77777777" w:rsidR="00FF1C2C" w:rsidRPr="008449FA" w:rsidRDefault="00FF1C2C" w:rsidP="008449FA">
            <w:pPr>
              <w:pStyle w:val="Absatztextnormal"/>
              <w:ind w:left="0"/>
              <w:rPr>
                <w:rFonts w:cs="Arial"/>
              </w:rPr>
            </w:pPr>
            <w:r w:rsidRPr="008449FA">
              <w:rPr>
                <w:rFonts w:cs="Arial"/>
              </w:rPr>
              <w:t xml:space="preserve">Wöchentlicher Jour Fixé des Arbeitspaketes Auftragsmanagement </w:t>
            </w:r>
          </w:p>
        </w:tc>
        <w:tc>
          <w:tcPr>
            <w:tcW w:w="1290" w:type="dxa"/>
          </w:tcPr>
          <w:p w14:paraId="1C196323" w14:textId="77777777" w:rsidR="00FF1C2C" w:rsidRPr="008449FA" w:rsidRDefault="008449FA" w:rsidP="008449FA">
            <w:pPr>
              <w:pStyle w:val="Absatztextnormal"/>
              <w:ind w:left="0"/>
              <w:rPr>
                <w:rFonts w:cs="Arial"/>
              </w:rPr>
            </w:pPr>
            <w:r w:rsidRPr="008449FA">
              <w:rPr>
                <w:rFonts w:cs="Arial"/>
              </w:rPr>
              <w:t>Wöchentlich</w:t>
            </w:r>
          </w:p>
        </w:tc>
        <w:tc>
          <w:tcPr>
            <w:tcW w:w="988" w:type="dxa"/>
          </w:tcPr>
          <w:p w14:paraId="14FCFC60" w14:textId="77777777" w:rsidR="008449FA" w:rsidRDefault="008449FA" w:rsidP="008449FA">
            <w:pPr>
              <w:pStyle w:val="Absatztextnormal"/>
              <w:ind w:left="0"/>
              <w:rPr>
                <w:rFonts w:cs="Arial"/>
              </w:rPr>
            </w:pPr>
            <w:r w:rsidRPr="008449FA">
              <w:rPr>
                <w:rFonts w:cs="Arial"/>
              </w:rPr>
              <w:t xml:space="preserve">1 </w:t>
            </w:r>
          </w:p>
          <w:p w14:paraId="486AAD5D" w14:textId="77777777" w:rsidR="00FF1C2C" w:rsidRPr="008449FA" w:rsidRDefault="008449FA" w:rsidP="008449FA">
            <w:pPr>
              <w:pStyle w:val="Absatztextnormal"/>
              <w:ind w:left="0"/>
              <w:rPr>
                <w:rFonts w:cs="Arial"/>
              </w:rPr>
            </w:pPr>
            <w:r w:rsidRPr="008449FA">
              <w:rPr>
                <w:rFonts w:cs="Arial"/>
              </w:rPr>
              <w:t>Stunde Meeting</w:t>
            </w:r>
          </w:p>
        </w:tc>
      </w:tr>
    </w:tbl>
    <w:p w14:paraId="22F7F707" w14:textId="77777777" w:rsidR="00E4436D" w:rsidRDefault="00C6109D" w:rsidP="00C6109D">
      <w:pPr>
        <w:pStyle w:val="Descripcin"/>
      </w:pPr>
      <w:bookmarkStart w:id="76" w:name="_Toc142565836"/>
      <w:r>
        <w:t xml:space="preserve">Tabelle </w:t>
      </w:r>
      <w:r w:rsidR="00000000">
        <w:fldChar w:fldCharType="begin"/>
      </w:r>
      <w:r w:rsidR="00000000">
        <w:instrText xml:space="preserve"> SEQ Tabelle \* ARABIC </w:instrText>
      </w:r>
      <w:r w:rsidR="00000000">
        <w:fldChar w:fldCharType="separate"/>
      </w:r>
      <w:r w:rsidR="001E2DC0">
        <w:rPr>
          <w:noProof/>
        </w:rPr>
        <w:t>16</w:t>
      </w:r>
      <w:r w:rsidR="00000000">
        <w:rPr>
          <w:noProof/>
        </w:rPr>
        <w:fldChar w:fldCharType="end"/>
      </w:r>
      <w:r>
        <w:t xml:space="preserve"> </w:t>
      </w:r>
      <w:r w:rsidR="00AE390F">
        <w:t>Kommunikationsmatrix</w:t>
      </w:r>
      <w:bookmarkEnd w:id="76"/>
    </w:p>
    <w:p w14:paraId="75D2FD73" w14:textId="063EF09B" w:rsidR="00527C57" w:rsidRDefault="00527C57" w:rsidP="00527C57">
      <w:pPr>
        <w:pStyle w:val="Ttulo1"/>
      </w:pPr>
      <w:bookmarkStart w:id="77" w:name="_Toc142565873"/>
      <w:r>
        <w:t>Ablauf und Termine 4.5.4. Teil 1</w:t>
      </w:r>
      <w:bookmarkEnd w:id="77"/>
    </w:p>
    <w:p w14:paraId="3A52188B" w14:textId="77777777" w:rsidR="00527C57" w:rsidRDefault="00527C57" w:rsidP="00527C57">
      <w:pPr>
        <w:pStyle w:val="Ttulo2"/>
      </w:pPr>
      <w:bookmarkStart w:id="78" w:name="_Ref520114188"/>
      <w:bookmarkStart w:id="79" w:name="_Toc142565874"/>
      <w:r>
        <w:t>Phasenplan</w:t>
      </w:r>
      <w:bookmarkEnd w:id="78"/>
      <w:bookmarkEnd w:id="79"/>
    </w:p>
    <w:p w14:paraId="594F75A4" w14:textId="7F1CC6D2" w:rsidR="00527C57" w:rsidRDefault="00111414" w:rsidP="00527C57">
      <w:pPr>
        <w:rPr>
          <w:rFonts w:cs="Arial"/>
          <w:sz w:val="22"/>
          <w:szCs w:val="22"/>
        </w:rPr>
      </w:pPr>
      <w:commentRangeStart w:id="80"/>
      <w:r>
        <w:rPr>
          <w:noProof/>
        </w:rPr>
        <w:drawing>
          <wp:inline distT="0" distB="0" distL="0" distR="0" wp14:anchorId="0E046033" wp14:editId="095E8803">
            <wp:extent cx="5869172" cy="1724579"/>
            <wp:effectExtent l="0" t="0" r="0" b="9525"/>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80345" cy="1727862"/>
                    </a:xfrm>
                    <a:prstGeom prst="rect">
                      <a:avLst/>
                    </a:prstGeom>
                  </pic:spPr>
                </pic:pic>
              </a:graphicData>
            </a:graphic>
          </wp:inline>
        </w:drawing>
      </w:r>
      <w:commentRangeEnd w:id="80"/>
      <w:r w:rsidR="00BC2ED9">
        <w:rPr>
          <w:rStyle w:val="Refdecomentario"/>
        </w:rPr>
        <w:commentReference w:id="80"/>
      </w:r>
    </w:p>
    <w:p w14:paraId="1A9BA58E" w14:textId="64FA50FC" w:rsidR="00527C57" w:rsidRDefault="00024187" w:rsidP="00527C57">
      <w:pPr>
        <w:rPr>
          <w:noProof/>
        </w:rPr>
      </w:pPr>
      <w:r>
        <w:rPr>
          <w:noProof/>
        </w:rPr>
        <w:drawing>
          <wp:inline distT="0" distB="0" distL="0" distR="0" wp14:anchorId="441B5EC2" wp14:editId="4BEAF6F5">
            <wp:extent cx="5252085" cy="2966483"/>
            <wp:effectExtent l="0" t="0" r="5715" b="571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2523" b="1196"/>
                    <a:stretch/>
                  </pic:blipFill>
                  <pic:spPr bwMode="auto">
                    <a:xfrm>
                      <a:off x="0" y="0"/>
                      <a:ext cx="5265741" cy="2974196"/>
                    </a:xfrm>
                    <a:prstGeom prst="rect">
                      <a:avLst/>
                    </a:prstGeom>
                    <a:ln>
                      <a:noFill/>
                    </a:ln>
                    <a:extLst>
                      <a:ext uri="{53640926-AAD7-44D8-BBD7-CCE9431645EC}">
                        <a14:shadowObscured xmlns:a14="http://schemas.microsoft.com/office/drawing/2010/main"/>
                      </a:ext>
                    </a:extLst>
                  </pic:spPr>
                </pic:pic>
              </a:graphicData>
            </a:graphic>
          </wp:inline>
        </w:drawing>
      </w:r>
    </w:p>
    <w:p w14:paraId="22DD7A82" w14:textId="2A92AF76" w:rsidR="00111414" w:rsidRPr="004340A3" w:rsidRDefault="004340A3" w:rsidP="00527C57">
      <w:pPr>
        <w:rPr>
          <w:sz w:val="22"/>
          <w:szCs w:val="22"/>
        </w:rPr>
      </w:pPr>
      <w:r>
        <w:rPr>
          <w:noProof/>
        </w:rPr>
        <mc:AlternateContent>
          <mc:Choice Requires="wps">
            <w:drawing>
              <wp:anchor distT="0" distB="0" distL="114300" distR="114300" simplePos="0" relativeHeight="251667456" behindDoc="0" locked="0" layoutInCell="1" allowOverlap="1" wp14:anchorId="7462C9CD" wp14:editId="15B43472">
                <wp:simplePos x="0" y="0"/>
                <wp:positionH relativeFrom="column">
                  <wp:posOffset>1068070</wp:posOffset>
                </wp:positionH>
                <wp:positionV relativeFrom="paragraph">
                  <wp:posOffset>14275</wp:posOffset>
                </wp:positionV>
                <wp:extent cx="123825" cy="131445"/>
                <wp:effectExtent l="0" t="0" r="9525" b="1905"/>
                <wp:wrapNone/>
                <wp:docPr id="42" name="Raute 38"/>
                <wp:cNvGraphicFramePr/>
                <a:graphic xmlns:a="http://schemas.openxmlformats.org/drawingml/2006/main">
                  <a:graphicData uri="http://schemas.microsoft.com/office/word/2010/wordprocessingShape">
                    <wps:wsp>
                      <wps:cNvSpPr/>
                      <wps:spPr>
                        <a:xfrm>
                          <a:off x="0" y="0"/>
                          <a:ext cx="123825" cy="131445"/>
                        </a:xfrm>
                        <a:prstGeom prst="diamond">
                          <a:avLst/>
                        </a:prstGeom>
                        <a:solidFill>
                          <a:srgbClr val="FFC000"/>
                        </a:solidFill>
                        <a:ln>
                          <a:noFill/>
                        </a:ln>
                      </wps:spPr>
                      <wps:style>
                        <a:lnRef idx="2">
                          <a:schemeClr val="accent1">
                            <a:shade val="50000"/>
                          </a:schemeClr>
                        </a:lnRef>
                        <a:fillRef idx="1">
                          <a:schemeClr val="accent1"/>
                        </a:fillRef>
                        <a:effectRef idx="0">
                          <a:schemeClr val="accent1"/>
                        </a:effectRef>
                        <a:fontRef idx="minor">
                          <a:schemeClr val="lt1"/>
                        </a:fontRef>
                      </wps:style>
                      <wps:bodyPr vertOverflow="clip" horzOverflow="clip" wrap="square" rtlCol="0" anchor="ctr">
                        <a:noAutofit/>
                      </wps:bodyPr>
                    </wps:wsp>
                  </a:graphicData>
                </a:graphic>
                <wp14:sizeRelH relativeFrom="margin">
                  <wp14:pctWidth>0</wp14:pctWidth>
                </wp14:sizeRelH>
                <wp14:sizeRelV relativeFrom="margin">
                  <wp14:pctHeight>0</wp14:pctHeight>
                </wp14:sizeRelV>
              </wp:anchor>
            </w:drawing>
          </mc:Choice>
          <mc:Fallback>
            <w:pict>
              <v:shapetype w14:anchorId="356646E4" id="_x0000_t4" coordsize="21600,21600" o:spt="4" path="m10800,l,10800,10800,21600,21600,10800xe">
                <v:stroke joinstyle="miter"/>
                <v:path gradientshapeok="t" o:connecttype="rect" textboxrect="5400,5400,16200,16200"/>
              </v:shapetype>
              <v:shape id="Raute 38" o:spid="_x0000_s1026" type="#_x0000_t4" style="position:absolute;margin-left:84.1pt;margin-top:1.1pt;width:9.75pt;height:10.3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" fillcolor="#ffc000" stroked="f" strokeweight="1pt"/>
            </w:pict>
          </mc:Fallback>
        </mc:AlternateContent>
      </w:r>
      <w:r w:rsidRPr="004340A3">
        <w:rPr>
          <w:sz w:val="22"/>
          <w:szCs w:val="22"/>
        </w:rPr>
        <w:t>Legende</w:t>
      </w:r>
      <w:r>
        <w:rPr>
          <w:sz w:val="22"/>
          <w:szCs w:val="22"/>
        </w:rPr>
        <w:t xml:space="preserve">: </w:t>
      </w:r>
      <w:r w:rsidR="00616D1D">
        <w:rPr>
          <w:sz w:val="22"/>
          <w:szCs w:val="22"/>
        </w:rPr>
        <w:t xml:space="preserve">Phase,  </w:t>
      </w:r>
      <w:r>
        <w:rPr>
          <w:sz w:val="22"/>
          <w:szCs w:val="22"/>
        </w:rPr>
        <w:t xml:space="preserve"> </w:t>
      </w:r>
      <w:r w:rsidR="00DF71B3">
        <w:rPr>
          <w:sz w:val="22"/>
          <w:szCs w:val="22"/>
        </w:rPr>
        <w:t xml:space="preserve"> </w:t>
      </w:r>
      <w:r>
        <w:rPr>
          <w:sz w:val="22"/>
          <w:szCs w:val="22"/>
        </w:rPr>
        <w:t>Meilenstein</w:t>
      </w:r>
    </w:p>
    <w:p w14:paraId="602AE697" w14:textId="77777777" w:rsidR="00527C57" w:rsidRDefault="00A8118A" w:rsidP="00A8118A">
      <w:pPr>
        <w:pStyle w:val="Descripcin"/>
      </w:pPr>
      <w:bookmarkStart w:id="81" w:name="_Toc142565815"/>
      <w:r>
        <w:t xml:space="preserve">Abbildung </w:t>
      </w:r>
      <w:r w:rsidR="00000000">
        <w:fldChar w:fldCharType="begin"/>
      </w:r>
      <w:r w:rsidR="00000000">
        <w:instrText xml:space="preserve"> SEQ Abbildung \* ARABIC </w:instrText>
      </w:r>
      <w:r w:rsidR="00000000">
        <w:fldChar w:fldCharType="separate"/>
      </w:r>
      <w:r w:rsidR="001B2A5B">
        <w:rPr>
          <w:noProof/>
        </w:rPr>
        <w:t>3</w:t>
      </w:r>
      <w:r w:rsidR="00000000">
        <w:rPr>
          <w:noProof/>
        </w:rPr>
        <w:fldChar w:fldCharType="end"/>
      </w:r>
      <w:r>
        <w:t xml:space="preserve"> Phasenplan</w:t>
      </w:r>
      <w:bookmarkEnd w:id="81"/>
    </w:p>
    <w:p w14:paraId="1FDD791D" w14:textId="11824108" w:rsidR="00E0113F" w:rsidRDefault="00056493" w:rsidP="00E0113F">
      <w:pPr>
        <w:pStyle w:val="Ttulo2"/>
      </w:pPr>
      <w:r>
        <w:br w:type="page"/>
      </w:r>
      <w:bookmarkStart w:id="82" w:name="_Toc142565875"/>
      <w:r w:rsidR="00E0113F">
        <w:lastRenderedPageBreak/>
        <w:t>Phasen</w:t>
      </w:r>
      <w:bookmarkEnd w:id="8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88"/>
        <w:gridCol w:w="992"/>
        <w:gridCol w:w="2551"/>
        <w:gridCol w:w="2268"/>
        <w:gridCol w:w="1134"/>
        <w:gridCol w:w="1695"/>
      </w:tblGrid>
      <w:tr w:rsidR="00056493" w:rsidRPr="00BA0B78" w14:paraId="78A0837C" w14:textId="77777777" w:rsidTr="002C0C79">
        <w:trPr>
          <w:trHeight w:val="600"/>
          <w:tblHeader/>
        </w:trPr>
        <w:tc>
          <w:tcPr>
            <w:tcW w:w="988" w:type="dxa"/>
            <w:shd w:val="clear" w:color="auto" w:fill="A8D08D"/>
          </w:tcPr>
          <w:p w14:paraId="4B545563" w14:textId="77777777" w:rsidR="00056493" w:rsidRPr="00BA0B78" w:rsidRDefault="00056493">
            <w:pPr>
              <w:spacing w:before="120"/>
              <w:ind w:left="113"/>
              <w:rPr>
                <w:rFonts w:cs="Arial"/>
                <w:b/>
              </w:rPr>
            </w:pPr>
            <w:r w:rsidRPr="00BA0B78">
              <w:rPr>
                <w:rFonts w:cs="Arial"/>
                <w:b/>
              </w:rPr>
              <w:t>Phase</w:t>
            </w:r>
          </w:p>
        </w:tc>
        <w:tc>
          <w:tcPr>
            <w:tcW w:w="992" w:type="dxa"/>
            <w:shd w:val="clear" w:color="auto" w:fill="A8D08D"/>
          </w:tcPr>
          <w:p w14:paraId="7D5C8E1A" w14:textId="77777777" w:rsidR="00056493" w:rsidRPr="00BA0B78" w:rsidRDefault="00056493">
            <w:pPr>
              <w:spacing w:before="120"/>
              <w:ind w:left="113"/>
              <w:rPr>
                <w:rFonts w:cs="Arial"/>
                <w:b/>
              </w:rPr>
            </w:pPr>
            <w:r w:rsidRPr="00BA0B78">
              <w:rPr>
                <w:rFonts w:cs="Arial"/>
                <w:b/>
              </w:rPr>
              <w:t>D</w:t>
            </w:r>
            <w:r>
              <w:rPr>
                <w:rFonts w:cs="Arial"/>
                <w:b/>
              </w:rPr>
              <w:t>auer</w:t>
            </w:r>
          </w:p>
        </w:tc>
        <w:tc>
          <w:tcPr>
            <w:tcW w:w="2551" w:type="dxa"/>
            <w:shd w:val="clear" w:color="auto" w:fill="A8D08D"/>
          </w:tcPr>
          <w:p w14:paraId="62C48529" w14:textId="77777777" w:rsidR="00056493" w:rsidRPr="00BA0B78" w:rsidRDefault="00056493">
            <w:pPr>
              <w:spacing w:before="120"/>
              <w:ind w:left="113"/>
              <w:rPr>
                <w:rFonts w:cs="Arial"/>
                <w:b/>
              </w:rPr>
            </w:pPr>
            <w:r>
              <w:rPr>
                <w:rFonts w:cs="Arial"/>
                <w:b/>
              </w:rPr>
              <w:t>Aktivitäten</w:t>
            </w:r>
          </w:p>
        </w:tc>
        <w:tc>
          <w:tcPr>
            <w:tcW w:w="2268" w:type="dxa"/>
            <w:shd w:val="clear" w:color="auto" w:fill="A8D08D"/>
          </w:tcPr>
          <w:p w14:paraId="283570B4" w14:textId="77777777" w:rsidR="00056493" w:rsidRPr="00BA0B78" w:rsidRDefault="00056493">
            <w:pPr>
              <w:spacing w:before="120"/>
              <w:ind w:left="113"/>
              <w:rPr>
                <w:rFonts w:cs="Arial"/>
                <w:b/>
              </w:rPr>
            </w:pPr>
            <w:r>
              <w:rPr>
                <w:rFonts w:cs="Arial"/>
                <w:b/>
              </w:rPr>
              <w:t>Ergebnisse</w:t>
            </w:r>
          </w:p>
        </w:tc>
        <w:tc>
          <w:tcPr>
            <w:tcW w:w="1134" w:type="dxa"/>
            <w:shd w:val="clear" w:color="auto" w:fill="A8D08D"/>
          </w:tcPr>
          <w:p w14:paraId="25317811" w14:textId="77777777" w:rsidR="00056493" w:rsidRPr="00BA0B78" w:rsidRDefault="00056493">
            <w:pPr>
              <w:spacing w:before="120"/>
              <w:ind w:left="113"/>
              <w:rPr>
                <w:rFonts w:cs="Arial"/>
                <w:b/>
              </w:rPr>
            </w:pPr>
            <w:r>
              <w:rPr>
                <w:rFonts w:cs="Arial"/>
                <w:b/>
              </w:rPr>
              <w:t xml:space="preserve">Aufwand </w:t>
            </w:r>
            <w:r w:rsidRPr="00BA0B78">
              <w:rPr>
                <w:rFonts w:cs="Arial"/>
                <w:b/>
              </w:rPr>
              <w:t>[</w:t>
            </w:r>
            <w:r>
              <w:rPr>
                <w:rFonts w:cs="Arial"/>
                <w:b/>
              </w:rPr>
              <w:t>PT</w:t>
            </w:r>
            <w:r w:rsidRPr="00BA0B78">
              <w:rPr>
                <w:rFonts w:cs="Arial"/>
                <w:b/>
              </w:rPr>
              <w:t>]</w:t>
            </w:r>
          </w:p>
        </w:tc>
        <w:tc>
          <w:tcPr>
            <w:tcW w:w="1695" w:type="dxa"/>
            <w:shd w:val="clear" w:color="auto" w:fill="A8D08D"/>
          </w:tcPr>
          <w:p w14:paraId="75D7F35F" w14:textId="77777777" w:rsidR="00056493" w:rsidRPr="00BA0B78" w:rsidRDefault="00056493">
            <w:pPr>
              <w:spacing w:before="120"/>
              <w:ind w:left="113"/>
              <w:rPr>
                <w:rFonts w:cs="Arial"/>
                <w:b/>
              </w:rPr>
            </w:pPr>
            <w:commentRangeStart w:id="83"/>
            <w:r w:rsidRPr="00BA0B78">
              <w:rPr>
                <w:rFonts w:cs="Arial"/>
                <w:b/>
              </w:rPr>
              <w:t xml:space="preserve">geschätzte </w:t>
            </w:r>
            <w:r w:rsidRPr="00BA0B78">
              <w:rPr>
                <w:rFonts w:cs="Arial"/>
                <w:b/>
              </w:rPr>
              <w:br/>
              <w:t xml:space="preserve">Kosten </w:t>
            </w:r>
            <w:commentRangeEnd w:id="83"/>
            <w:r w:rsidR="00BC2ED9">
              <w:rPr>
                <w:rStyle w:val="Refdecomentario"/>
              </w:rPr>
              <w:commentReference w:id="83"/>
            </w:r>
            <w:r w:rsidRPr="00BA0B78">
              <w:rPr>
                <w:rFonts w:cs="Arial"/>
                <w:b/>
              </w:rPr>
              <w:t>[€]</w:t>
            </w:r>
          </w:p>
        </w:tc>
      </w:tr>
      <w:tr w:rsidR="00056493" w:rsidRPr="00BA0B78" w14:paraId="5977B08E" w14:textId="77777777" w:rsidTr="002C0C79">
        <w:trPr>
          <w:tblHeader/>
        </w:trPr>
        <w:tc>
          <w:tcPr>
            <w:tcW w:w="988" w:type="dxa"/>
          </w:tcPr>
          <w:p w14:paraId="40E1358A" w14:textId="5C130A22" w:rsidR="00056493" w:rsidRPr="00AB5960" w:rsidRDefault="00EB4318" w:rsidP="009A4994">
            <w:pPr>
              <w:rPr>
                <w:rFonts w:cs="Arial"/>
              </w:rPr>
            </w:pPr>
            <w:r>
              <w:rPr>
                <w:rFonts w:cs="Arial"/>
              </w:rPr>
              <w:t>Vorbereitung</w:t>
            </w:r>
          </w:p>
        </w:tc>
        <w:tc>
          <w:tcPr>
            <w:tcW w:w="992" w:type="dxa"/>
          </w:tcPr>
          <w:p w14:paraId="1ACFD4F7" w14:textId="3267AF11" w:rsidR="00056493" w:rsidRPr="00BA0B78" w:rsidRDefault="00457BCD">
            <w:pPr>
              <w:ind w:left="113"/>
              <w:rPr>
                <w:rFonts w:cs="Arial"/>
              </w:rPr>
            </w:pPr>
            <w:r>
              <w:rPr>
                <w:rFonts w:cs="Arial"/>
              </w:rPr>
              <w:t xml:space="preserve">10 Tage </w:t>
            </w:r>
          </w:p>
        </w:tc>
        <w:tc>
          <w:tcPr>
            <w:tcW w:w="2551" w:type="dxa"/>
          </w:tcPr>
          <w:p w14:paraId="3229B570" w14:textId="67B8A98E" w:rsidR="00056493" w:rsidRPr="009A4994" w:rsidRDefault="009A4994" w:rsidP="009A4994">
            <w:pPr>
              <w:rPr>
                <w:rFonts w:cs="Arial"/>
                <w:lang w:val="en-US"/>
              </w:rPr>
            </w:pPr>
            <w:r w:rsidRPr="009A4994">
              <w:rPr>
                <w:rFonts w:cs="Arial"/>
                <w:lang w:val="en-US"/>
              </w:rPr>
              <w:t>Ressourcen in Beistellplanung, Kick-off Meeting</w:t>
            </w:r>
            <w:r>
              <w:rPr>
                <w:rFonts w:cs="Arial"/>
                <w:lang w:val="en-US"/>
              </w:rPr>
              <w:t>s, Terminierung Quality Gates</w:t>
            </w:r>
          </w:p>
        </w:tc>
        <w:tc>
          <w:tcPr>
            <w:tcW w:w="2268" w:type="dxa"/>
          </w:tcPr>
          <w:p w14:paraId="05225BE3" w14:textId="1BEC1B66" w:rsidR="00056493" w:rsidRPr="009A4994" w:rsidRDefault="009A4994" w:rsidP="009A4994">
            <w:pPr>
              <w:rPr>
                <w:rFonts w:cs="Arial"/>
              </w:rPr>
            </w:pPr>
            <w:r w:rsidRPr="009A4994">
              <w:rPr>
                <w:rFonts w:cs="Arial"/>
              </w:rPr>
              <w:t>Ressourcen zugesagt, Kick-Off Meetings durchgefü</w:t>
            </w:r>
            <w:r>
              <w:rPr>
                <w:rFonts w:cs="Arial"/>
              </w:rPr>
              <w:t>hrt, QG terminiert</w:t>
            </w:r>
          </w:p>
        </w:tc>
        <w:tc>
          <w:tcPr>
            <w:tcW w:w="1134" w:type="dxa"/>
          </w:tcPr>
          <w:p w14:paraId="122BD0E9" w14:textId="38DBB161" w:rsidR="00056493" w:rsidRPr="00BA0B78" w:rsidRDefault="00751549">
            <w:pPr>
              <w:ind w:left="113"/>
              <w:rPr>
                <w:rFonts w:cs="Arial"/>
              </w:rPr>
            </w:pPr>
            <w:r>
              <w:rPr>
                <w:rFonts w:cs="Arial"/>
              </w:rPr>
              <w:t>10 PT</w:t>
            </w:r>
          </w:p>
        </w:tc>
        <w:tc>
          <w:tcPr>
            <w:tcW w:w="1695" w:type="dxa"/>
          </w:tcPr>
          <w:p w14:paraId="35FA2C06" w14:textId="66CFC770" w:rsidR="00056493" w:rsidRPr="00BA0B78" w:rsidRDefault="00EF5147">
            <w:pPr>
              <w:ind w:left="113"/>
              <w:rPr>
                <w:rFonts w:cs="Arial"/>
              </w:rPr>
            </w:pPr>
            <w:r>
              <w:rPr>
                <w:rFonts w:cs="Arial"/>
              </w:rPr>
              <w:t>8.267,86</w:t>
            </w:r>
            <w:r w:rsidR="00751549">
              <w:rPr>
                <w:rFonts w:cs="Arial"/>
              </w:rPr>
              <w:t xml:space="preserve"> </w:t>
            </w:r>
            <w:r w:rsidR="00751549" w:rsidRPr="00751549">
              <w:rPr>
                <w:rFonts w:cs="Arial"/>
              </w:rPr>
              <w:t>€</w:t>
            </w:r>
          </w:p>
        </w:tc>
      </w:tr>
      <w:tr w:rsidR="00056493" w:rsidRPr="00BA0B78" w14:paraId="1A361BC9" w14:textId="77777777" w:rsidTr="002C0C79">
        <w:trPr>
          <w:tblHeader/>
        </w:trPr>
        <w:tc>
          <w:tcPr>
            <w:tcW w:w="988" w:type="dxa"/>
          </w:tcPr>
          <w:p w14:paraId="5FBD1146" w14:textId="44C6C422" w:rsidR="00056493" w:rsidRPr="00BA0B78" w:rsidRDefault="006F21C2" w:rsidP="009A4994">
            <w:pPr>
              <w:rPr>
                <w:rFonts w:cs="Arial"/>
              </w:rPr>
            </w:pPr>
            <w:r>
              <w:rPr>
                <w:rFonts w:cs="Arial"/>
              </w:rPr>
              <w:t>Ist Aufnahme</w:t>
            </w:r>
          </w:p>
        </w:tc>
        <w:tc>
          <w:tcPr>
            <w:tcW w:w="992" w:type="dxa"/>
          </w:tcPr>
          <w:p w14:paraId="734C9486" w14:textId="71F9457F" w:rsidR="00056493" w:rsidRPr="00BA0B78" w:rsidRDefault="00457BCD">
            <w:pPr>
              <w:ind w:left="113"/>
              <w:rPr>
                <w:rFonts w:cs="Arial"/>
              </w:rPr>
            </w:pPr>
            <w:r>
              <w:rPr>
                <w:rFonts w:cs="Arial"/>
              </w:rPr>
              <w:t>30 Tage</w:t>
            </w:r>
          </w:p>
        </w:tc>
        <w:tc>
          <w:tcPr>
            <w:tcW w:w="2551" w:type="dxa"/>
          </w:tcPr>
          <w:p w14:paraId="4117AF58" w14:textId="6BE05AA0" w:rsidR="00056493" w:rsidRDefault="00CA301E" w:rsidP="009A4994">
            <w:pPr>
              <w:rPr>
                <w:rFonts w:cs="Arial"/>
              </w:rPr>
            </w:pPr>
            <w:r>
              <w:rPr>
                <w:rFonts w:cs="Arial"/>
              </w:rPr>
              <w:t xml:space="preserve">Vorstellung der AP </w:t>
            </w:r>
            <w:r w:rsidR="009A4994" w:rsidRPr="009A4994">
              <w:rPr>
                <w:rFonts w:cs="Arial"/>
              </w:rPr>
              <w:t>Auftrags</w:t>
            </w:r>
            <w:r w:rsidR="009A4994">
              <w:rPr>
                <w:rFonts w:cs="Arial"/>
              </w:rPr>
              <w:t>-</w:t>
            </w:r>
            <w:r w:rsidR="009A4994" w:rsidRPr="009A4994">
              <w:rPr>
                <w:rFonts w:cs="Arial"/>
              </w:rPr>
              <w:t xml:space="preserve"> </w:t>
            </w:r>
            <w:r w:rsidR="009A4994">
              <w:rPr>
                <w:rFonts w:cs="Arial"/>
              </w:rPr>
              <w:t>&amp;</w:t>
            </w:r>
            <w:r w:rsidR="009A4994" w:rsidRPr="009A4994">
              <w:rPr>
                <w:rFonts w:cs="Arial"/>
              </w:rPr>
              <w:t xml:space="preserve"> Angebots</w:t>
            </w:r>
            <w:r w:rsidR="009A4994">
              <w:rPr>
                <w:rFonts w:cs="Arial"/>
              </w:rPr>
              <w:t>-,</w:t>
            </w:r>
          </w:p>
          <w:p w14:paraId="27E8FFA2" w14:textId="64B9BAC2" w:rsidR="009A4994" w:rsidRDefault="009A4994" w:rsidP="009A4994">
            <w:pPr>
              <w:rPr>
                <w:rFonts w:cs="Arial"/>
              </w:rPr>
            </w:pPr>
            <w:r w:rsidRPr="009A4994">
              <w:rPr>
                <w:rFonts w:cs="Arial"/>
              </w:rPr>
              <w:t>Incident</w:t>
            </w:r>
            <w:r w:rsidR="005C790B">
              <w:rPr>
                <w:rFonts w:cs="Arial"/>
              </w:rPr>
              <w:t>-</w:t>
            </w:r>
            <w:r>
              <w:rPr>
                <w:rFonts w:cs="Arial"/>
              </w:rPr>
              <w:t>,</w:t>
            </w:r>
          </w:p>
          <w:p w14:paraId="5BEAE0AC" w14:textId="2BDA7A02" w:rsidR="009A4994" w:rsidRPr="00BA0B78" w:rsidRDefault="009A4994" w:rsidP="009A4994">
            <w:pPr>
              <w:rPr>
                <w:rFonts w:cs="Arial"/>
              </w:rPr>
            </w:pPr>
            <w:r>
              <w:rPr>
                <w:rFonts w:cs="Arial"/>
              </w:rPr>
              <w:t>Asset-&amp; Endgeräte</w:t>
            </w:r>
            <w:r w:rsidR="005C790B">
              <w:rPr>
                <w:rFonts w:cs="Arial"/>
              </w:rPr>
              <w:t>-</w:t>
            </w:r>
            <w:r>
              <w:rPr>
                <w:rFonts w:cs="Arial"/>
              </w:rPr>
              <w:t>, Netzwe</w:t>
            </w:r>
            <w:r w:rsidR="005C790B">
              <w:rPr>
                <w:rFonts w:cs="Arial"/>
              </w:rPr>
              <w:t>rkmanagement, Anwendungsservice, Benutzerverwaltung</w:t>
            </w:r>
            <w:r w:rsidR="00CC589A">
              <w:rPr>
                <w:rFonts w:cs="Arial"/>
              </w:rPr>
              <w:t>,</w:t>
            </w:r>
            <w:r w:rsidR="00CA301E">
              <w:rPr>
                <w:rFonts w:cs="Arial"/>
              </w:rPr>
              <w:t xml:space="preserve"> Erhebung IST-Daten </w:t>
            </w:r>
            <w:r w:rsidR="00D81C43">
              <w:rPr>
                <w:rFonts w:cs="Arial"/>
              </w:rPr>
              <w:t>&amp;</w:t>
            </w:r>
            <w:r w:rsidR="00CA301E">
              <w:rPr>
                <w:rFonts w:cs="Arial"/>
              </w:rPr>
              <w:t xml:space="preserve"> Analyse, Zugriffsrechte Projekt-MA</w:t>
            </w:r>
            <w:r w:rsidR="00CC589A">
              <w:rPr>
                <w:rFonts w:cs="Arial"/>
              </w:rPr>
              <w:t>, QG 1</w:t>
            </w:r>
          </w:p>
        </w:tc>
        <w:tc>
          <w:tcPr>
            <w:tcW w:w="2268" w:type="dxa"/>
          </w:tcPr>
          <w:p w14:paraId="5CBA1A66" w14:textId="4ACC4803" w:rsidR="00056493" w:rsidRPr="00BA0B78" w:rsidRDefault="00CA301E" w:rsidP="00CA301E">
            <w:pPr>
              <w:rPr>
                <w:rFonts w:cs="Arial"/>
              </w:rPr>
            </w:pPr>
            <w:r>
              <w:rPr>
                <w:rFonts w:cs="Arial"/>
              </w:rPr>
              <w:t>Vorstellungen sind durchgeführt, Erhebung ist erfolgt, Zugriffsrechte sind eingerichtet</w:t>
            </w:r>
            <w:r w:rsidR="00CC589A">
              <w:rPr>
                <w:rFonts w:cs="Arial"/>
              </w:rPr>
              <w:t>, QG 1 erfolgreich abgeschlossen</w:t>
            </w:r>
          </w:p>
        </w:tc>
        <w:tc>
          <w:tcPr>
            <w:tcW w:w="1134" w:type="dxa"/>
          </w:tcPr>
          <w:p w14:paraId="6A9394D1" w14:textId="4055C4D8" w:rsidR="00056493" w:rsidRPr="00BA0B78" w:rsidRDefault="00751549">
            <w:pPr>
              <w:ind w:left="113"/>
              <w:rPr>
                <w:rFonts w:cs="Arial"/>
              </w:rPr>
            </w:pPr>
            <w:r>
              <w:rPr>
                <w:rFonts w:cs="Arial"/>
              </w:rPr>
              <w:t>15 PT</w:t>
            </w:r>
          </w:p>
        </w:tc>
        <w:tc>
          <w:tcPr>
            <w:tcW w:w="1695" w:type="dxa"/>
          </w:tcPr>
          <w:p w14:paraId="450F3B88" w14:textId="3AC35B65" w:rsidR="00056493" w:rsidRDefault="00EF5147">
            <w:pPr>
              <w:ind w:left="113"/>
              <w:rPr>
                <w:rFonts w:cs="Arial"/>
              </w:rPr>
            </w:pPr>
            <w:r>
              <w:rPr>
                <w:rFonts w:cs="Arial"/>
              </w:rPr>
              <w:t>10.227,86</w:t>
            </w:r>
            <w:r w:rsidR="00751549">
              <w:rPr>
                <w:rFonts w:cs="Arial"/>
              </w:rPr>
              <w:t xml:space="preserve"> </w:t>
            </w:r>
            <w:r w:rsidR="00751549" w:rsidRPr="00751549">
              <w:rPr>
                <w:rFonts w:cs="Arial"/>
              </w:rPr>
              <w:t>€</w:t>
            </w:r>
          </w:p>
          <w:p w14:paraId="3AC106FE" w14:textId="746BB9FA" w:rsidR="00894AA5" w:rsidRPr="00BA0B78" w:rsidRDefault="00894AA5" w:rsidP="00894AA5">
            <w:pPr>
              <w:rPr>
                <w:rFonts w:cs="Arial"/>
              </w:rPr>
            </w:pPr>
          </w:p>
        </w:tc>
      </w:tr>
      <w:tr w:rsidR="00056493" w:rsidRPr="00BA0B78" w14:paraId="4351342B" w14:textId="77777777" w:rsidTr="002C0C79">
        <w:trPr>
          <w:tblHeader/>
        </w:trPr>
        <w:tc>
          <w:tcPr>
            <w:tcW w:w="988" w:type="dxa"/>
          </w:tcPr>
          <w:p w14:paraId="28D4BBDF" w14:textId="0EE497A5" w:rsidR="00056493" w:rsidRPr="00BA0B78" w:rsidRDefault="006F21C2" w:rsidP="009A4994">
            <w:pPr>
              <w:rPr>
                <w:rFonts w:cs="Arial"/>
              </w:rPr>
            </w:pPr>
            <w:r>
              <w:rPr>
                <w:rFonts w:cs="Arial"/>
              </w:rPr>
              <w:t>Analyse</w:t>
            </w:r>
          </w:p>
        </w:tc>
        <w:tc>
          <w:tcPr>
            <w:tcW w:w="992" w:type="dxa"/>
          </w:tcPr>
          <w:p w14:paraId="0438294A" w14:textId="0B6D3236" w:rsidR="00056493" w:rsidRPr="00BA0B78" w:rsidRDefault="00457BCD">
            <w:pPr>
              <w:ind w:left="113"/>
              <w:rPr>
                <w:rFonts w:cs="Arial"/>
              </w:rPr>
            </w:pPr>
            <w:r>
              <w:rPr>
                <w:rFonts w:cs="Arial"/>
              </w:rPr>
              <w:t>35 Tage</w:t>
            </w:r>
          </w:p>
        </w:tc>
        <w:tc>
          <w:tcPr>
            <w:tcW w:w="2551" w:type="dxa"/>
          </w:tcPr>
          <w:p w14:paraId="02037133" w14:textId="77777777" w:rsidR="00CC589A" w:rsidRDefault="00CC589A" w:rsidP="00CC589A">
            <w:pPr>
              <w:rPr>
                <w:rFonts w:cs="Arial"/>
              </w:rPr>
            </w:pPr>
            <w:r>
              <w:rPr>
                <w:rFonts w:cs="Arial"/>
              </w:rPr>
              <w:t xml:space="preserve">AP1-6: </w:t>
            </w:r>
          </w:p>
          <w:p w14:paraId="294EC78C" w14:textId="77777777" w:rsidR="00056493" w:rsidRDefault="00CC589A" w:rsidP="00CC589A">
            <w:pPr>
              <w:rPr>
                <w:rFonts w:cs="Arial"/>
              </w:rPr>
            </w:pPr>
            <w:r>
              <w:rPr>
                <w:rFonts w:cs="Arial"/>
              </w:rPr>
              <w:t>GAP-Analyse, Erstellung Anforderungen &amp; Spezifikationen, Fotodokumentation Netzwerkschränke</w:t>
            </w:r>
          </w:p>
          <w:p w14:paraId="7994B619" w14:textId="488E94D2" w:rsidR="00390CBE" w:rsidRPr="00BA0B78" w:rsidRDefault="00390CBE" w:rsidP="00CC589A">
            <w:pPr>
              <w:rPr>
                <w:rFonts w:cs="Arial"/>
              </w:rPr>
            </w:pPr>
            <w:r>
              <w:rPr>
                <w:rFonts w:cs="Arial"/>
              </w:rPr>
              <w:t>QG2</w:t>
            </w:r>
          </w:p>
        </w:tc>
        <w:tc>
          <w:tcPr>
            <w:tcW w:w="2268" w:type="dxa"/>
          </w:tcPr>
          <w:p w14:paraId="591AE274" w14:textId="6F88F4C3" w:rsidR="00056493" w:rsidRPr="00BA0B78" w:rsidRDefault="00CC589A" w:rsidP="00CC589A">
            <w:pPr>
              <w:rPr>
                <w:rFonts w:cs="Arial"/>
              </w:rPr>
            </w:pPr>
            <w:r>
              <w:rPr>
                <w:rFonts w:cs="Arial"/>
              </w:rPr>
              <w:t>GAP-Analyse durchgeführt, Anforderungen &amp; Spezifikationen erstellt, Fotodoku</w:t>
            </w:r>
            <w:r w:rsidR="00D81C43">
              <w:rPr>
                <w:rFonts w:cs="Arial"/>
              </w:rPr>
              <w:t>mentation</w:t>
            </w:r>
            <w:r>
              <w:rPr>
                <w:rFonts w:cs="Arial"/>
              </w:rPr>
              <w:t xml:space="preserve"> liegt vor</w:t>
            </w:r>
            <w:r w:rsidR="00390CBE">
              <w:rPr>
                <w:rFonts w:cs="Arial"/>
              </w:rPr>
              <w:t>, QG2 erfolgreich durchgeführt</w:t>
            </w:r>
          </w:p>
        </w:tc>
        <w:tc>
          <w:tcPr>
            <w:tcW w:w="1134" w:type="dxa"/>
          </w:tcPr>
          <w:p w14:paraId="776E6244" w14:textId="7CE20AA3" w:rsidR="00056493" w:rsidRPr="00BA0B78" w:rsidRDefault="002769A9">
            <w:pPr>
              <w:ind w:left="113"/>
              <w:rPr>
                <w:rFonts w:cs="Arial"/>
              </w:rPr>
            </w:pPr>
            <w:r>
              <w:rPr>
                <w:rFonts w:cs="Arial"/>
              </w:rPr>
              <w:t>32</w:t>
            </w:r>
            <w:r w:rsidR="00751549">
              <w:rPr>
                <w:rFonts w:cs="Arial"/>
              </w:rPr>
              <w:t xml:space="preserve"> PT</w:t>
            </w:r>
          </w:p>
        </w:tc>
        <w:tc>
          <w:tcPr>
            <w:tcW w:w="1695" w:type="dxa"/>
          </w:tcPr>
          <w:p w14:paraId="60BCBAA5" w14:textId="00E3C781" w:rsidR="00056493" w:rsidRPr="00BA0B78" w:rsidRDefault="00EF5147">
            <w:pPr>
              <w:ind w:left="113"/>
              <w:rPr>
                <w:rFonts w:cs="Arial"/>
              </w:rPr>
            </w:pPr>
            <w:r>
              <w:rPr>
                <w:rFonts w:cs="Arial"/>
              </w:rPr>
              <w:t>17.652,86</w:t>
            </w:r>
            <w:r w:rsidR="00751549">
              <w:rPr>
                <w:rFonts w:cs="Arial"/>
              </w:rPr>
              <w:t xml:space="preserve"> </w:t>
            </w:r>
            <w:r w:rsidR="00751549" w:rsidRPr="00751549">
              <w:rPr>
                <w:rFonts w:cs="Arial"/>
              </w:rPr>
              <w:t>€</w:t>
            </w:r>
          </w:p>
        </w:tc>
      </w:tr>
      <w:tr w:rsidR="00056493" w:rsidRPr="00BA0B78" w14:paraId="2202B00D" w14:textId="77777777" w:rsidTr="002C0C79">
        <w:trPr>
          <w:tblHeader/>
        </w:trPr>
        <w:tc>
          <w:tcPr>
            <w:tcW w:w="988" w:type="dxa"/>
          </w:tcPr>
          <w:p w14:paraId="1D4B2280" w14:textId="61581ABA" w:rsidR="00056493" w:rsidRPr="00BA0B78" w:rsidRDefault="006F21C2" w:rsidP="009A4994">
            <w:pPr>
              <w:rPr>
                <w:rFonts w:cs="Arial"/>
              </w:rPr>
            </w:pPr>
            <w:r>
              <w:rPr>
                <w:rFonts w:cs="Arial"/>
              </w:rPr>
              <w:t>Modellierung</w:t>
            </w:r>
          </w:p>
        </w:tc>
        <w:tc>
          <w:tcPr>
            <w:tcW w:w="992" w:type="dxa"/>
          </w:tcPr>
          <w:p w14:paraId="667749E9" w14:textId="2183F747" w:rsidR="00056493" w:rsidRPr="00BA0B78" w:rsidRDefault="00457BCD">
            <w:pPr>
              <w:ind w:left="113"/>
              <w:rPr>
                <w:rFonts w:cs="Arial"/>
              </w:rPr>
            </w:pPr>
            <w:r>
              <w:rPr>
                <w:rFonts w:cs="Arial"/>
              </w:rPr>
              <w:t>48 Tage</w:t>
            </w:r>
          </w:p>
        </w:tc>
        <w:tc>
          <w:tcPr>
            <w:tcW w:w="2551" w:type="dxa"/>
          </w:tcPr>
          <w:p w14:paraId="276DF123" w14:textId="77777777" w:rsidR="00CC589A" w:rsidRDefault="00CC589A" w:rsidP="00CC589A">
            <w:pPr>
              <w:rPr>
                <w:rFonts w:cs="Arial"/>
              </w:rPr>
            </w:pPr>
            <w:r>
              <w:rPr>
                <w:rFonts w:cs="Arial"/>
              </w:rPr>
              <w:t>AP1-6:</w:t>
            </w:r>
          </w:p>
          <w:p w14:paraId="095B5F71" w14:textId="15A8D388" w:rsidR="00CC589A" w:rsidRPr="00BA0B78" w:rsidRDefault="00CC589A" w:rsidP="00CC589A">
            <w:pPr>
              <w:rPr>
                <w:rFonts w:cs="Arial"/>
              </w:rPr>
            </w:pPr>
            <w:r>
              <w:rPr>
                <w:rFonts w:cs="Arial"/>
              </w:rPr>
              <w:t>Erstellung Prozessmodelle für IT-Betrieb + Betriebskonzept &amp; techn</w:t>
            </w:r>
            <w:r w:rsidR="00D81C43">
              <w:rPr>
                <w:rFonts w:cs="Arial"/>
              </w:rPr>
              <w:t>.</w:t>
            </w:r>
            <w:r>
              <w:rPr>
                <w:rFonts w:cs="Arial"/>
              </w:rPr>
              <w:t xml:space="preserve"> Spezifikationen für die Übernahme, Abstimmung &amp; Lieferung Anwendungsdoku</w:t>
            </w:r>
            <w:r w:rsidR="00390CBE">
              <w:rPr>
                <w:rFonts w:cs="Arial"/>
              </w:rPr>
              <w:t>, QG3</w:t>
            </w:r>
          </w:p>
        </w:tc>
        <w:tc>
          <w:tcPr>
            <w:tcW w:w="2268" w:type="dxa"/>
          </w:tcPr>
          <w:p w14:paraId="116925D4" w14:textId="322DA199" w:rsidR="00056493" w:rsidRPr="00BA0B78" w:rsidRDefault="00CC589A" w:rsidP="00CC589A">
            <w:pPr>
              <w:rPr>
                <w:rFonts w:cs="Arial"/>
              </w:rPr>
            </w:pPr>
            <w:r>
              <w:rPr>
                <w:rFonts w:cs="Arial"/>
              </w:rPr>
              <w:t>Prozessmodelle, Betriebskonzepte &amp; techn</w:t>
            </w:r>
            <w:r w:rsidR="00D81C43">
              <w:rPr>
                <w:rFonts w:cs="Arial"/>
              </w:rPr>
              <w:t>.</w:t>
            </w:r>
            <w:r>
              <w:rPr>
                <w:rFonts w:cs="Arial"/>
              </w:rPr>
              <w:t xml:space="preserve"> Spezifikationen erstellt, Anwendungsdoku abgestimmt und geliefert</w:t>
            </w:r>
            <w:r w:rsidR="00390CBE">
              <w:rPr>
                <w:rFonts w:cs="Arial"/>
              </w:rPr>
              <w:t>, QG3 erfolgreich durchgeführt</w:t>
            </w:r>
          </w:p>
        </w:tc>
        <w:tc>
          <w:tcPr>
            <w:tcW w:w="1134" w:type="dxa"/>
          </w:tcPr>
          <w:p w14:paraId="09DCFD33" w14:textId="7A18127D" w:rsidR="00056493" w:rsidRPr="00BA0B78" w:rsidRDefault="00751549">
            <w:pPr>
              <w:ind w:left="113"/>
              <w:rPr>
                <w:rFonts w:cs="Arial"/>
              </w:rPr>
            </w:pPr>
            <w:r>
              <w:rPr>
                <w:rFonts w:cs="Arial"/>
              </w:rPr>
              <w:t>37 PT</w:t>
            </w:r>
          </w:p>
        </w:tc>
        <w:tc>
          <w:tcPr>
            <w:tcW w:w="1695" w:type="dxa"/>
          </w:tcPr>
          <w:p w14:paraId="7DEA566E" w14:textId="1E8DC4D3" w:rsidR="00056493" w:rsidRPr="00BA0B78" w:rsidRDefault="00EF5147">
            <w:pPr>
              <w:ind w:left="113"/>
              <w:rPr>
                <w:rFonts w:cs="Arial"/>
              </w:rPr>
            </w:pPr>
            <w:r>
              <w:rPr>
                <w:rFonts w:cs="Arial"/>
              </w:rPr>
              <w:t>19.907,86</w:t>
            </w:r>
            <w:r w:rsidR="00751549">
              <w:rPr>
                <w:rFonts w:cs="Arial"/>
              </w:rPr>
              <w:t xml:space="preserve"> </w:t>
            </w:r>
            <w:r w:rsidR="00751549" w:rsidRPr="00751549">
              <w:rPr>
                <w:rFonts w:cs="Arial"/>
              </w:rPr>
              <w:t>€</w:t>
            </w:r>
          </w:p>
        </w:tc>
      </w:tr>
      <w:tr w:rsidR="00056493" w:rsidRPr="00BA0B78" w14:paraId="3558383C" w14:textId="77777777" w:rsidTr="002C0C79">
        <w:trPr>
          <w:tblHeader/>
        </w:trPr>
        <w:tc>
          <w:tcPr>
            <w:tcW w:w="988" w:type="dxa"/>
          </w:tcPr>
          <w:p w14:paraId="5C28A063" w14:textId="3DD82DA7" w:rsidR="00056493" w:rsidRPr="00BA0B78" w:rsidRDefault="006F21C2" w:rsidP="009A4994">
            <w:pPr>
              <w:rPr>
                <w:rFonts w:cs="Arial"/>
              </w:rPr>
            </w:pPr>
            <w:r>
              <w:rPr>
                <w:rFonts w:cs="Arial"/>
              </w:rPr>
              <w:t>Migration</w:t>
            </w:r>
          </w:p>
        </w:tc>
        <w:tc>
          <w:tcPr>
            <w:tcW w:w="992" w:type="dxa"/>
          </w:tcPr>
          <w:p w14:paraId="1D9DE29D" w14:textId="7C0F5BCA" w:rsidR="00056493" w:rsidRPr="00BA0B78" w:rsidRDefault="00457BCD">
            <w:pPr>
              <w:ind w:left="113"/>
              <w:rPr>
                <w:rFonts w:cs="Arial"/>
              </w:rPr>
            </w:pPr>
            <w:r>
              <w:rPr>
                <w:rFonts w:cs="Arial"/>
              </w:rPr>
              <w:t>40 Tage</w:t>
            </w:r>
          </w:p>
        </w:tc>
        <w:tc>
          <w:tcPr>
            <w:tcW w:w="2551" w:type="dxa"/>
          </w:tcPr>
          <w:p w14:paraId="27D47567" w14:textId="77777777" w:rsidR="00056493" w:rsidRDefault="00CC589A" w:rsidP="00CC589A">
            <w:pPr>
              <w:rPr>
                <w:rFonts w:cs="Arial"/>
              </w:rPr>
            </w:pPr>
            <w:r>
              <w:rPr>
                <w:rFonts w:cs="Arial"/>
              </w:rPr>
              <w:t>AP1-6:</w:t>
            </w:r>
          </w:p>
          <w:p w14:paraId="4D0B630C" w14:textId="53FB01B5" w:rsidR="00CC589A" w:rsidRPr="00BA0B78" w:rsidRDefault="00CC589A" w:rsidP="00CC589A">
            <w:pPr>
              <w:rPr>
                <w:rFonts w:cs="Arial"/>
              </w:rPr>
            </w:pPr>
            <w:r>
              <w:rPr>
                <w:rFonts w:cs="Arial"/>
              </w:rPr>
              <w:t xml:space="preserve">Planung, Vorbereitung &amp; Umsetzung Datenmigration, Störungsmanagement </w:t>
            </w:r>
            <w:r w:rsidR="00390CBE">
              <w:rPr>
                <w:rFonts w:cs="Arial"/>
              </w:rPr>
              <w:t xml:space="preserve">&amp; Kommunikation </w:t>
            </w:r>
            <w:r>
              <w:rPr>
                <w:rFonts w:cs="Arial"/>
              </w:rPr>
              <w:t>mit DL</w:t>
            </w:r>
            <w:r w:rsidR="00390CBE">
              <w:rPr>
                <w:rFonts w:cs="Arial"/>
              </w:rPr>
              <w:t xml:space="preserve"> / </w:t>
            </w:r>
            <w:r>
              <w:rPr>
                <w:rFonts w:cs="Arial"/>
              </w:rPr>
              <w:t>Lieferanten</w:t>
            </w:r>
            <w:r w:rsidR="00390CBE">
              <w:rPr>
                <w:rFonts w:cs="Arial"/>
              </w:rPr>
              <w:t>, Service-Level Vereinbarungen pflegen, Anpassen &amp; Bereitstellen von Anwendungen</w:t>
            </w:r>
            <w:r>
              <w:rPr>
                <w:rFonts w:cs="Arial"/>
              </w:rPr>
              <w:t xml:space="preserve"> </w:t>
            </w:r>
          </w:p>
        </w:tc>
        <w:tc>
          <w:tcPr>
            <w:tcW w:w="2268" w:type="dxa"/>
          </w:tcPr>
          <w:p w14:paraId="60669275" w14:textId="77777777" w:rsidR="00390CBE" w:rsidRDefault="00390CBE">
            <w:pPr>
              <w:ind w:left="113"/>
              <w:rPr>
                <w:rFonts w:cs="Arial"/>
              </w:rPr>
            </w:pPr>
            <w:r>
              <w:rPr>
                <w:rFonts w:cs="Arial"/>
              </w:rPr>
              <w:t xml:space="preserve">Datenmigration umgesetzt, </w:t>
            </w:r>
          </w:p>
          <w:p w14:paraId="48E39E2C" w14:textId="1344B1F4" w:rsidR="00056493" w:rsidRPr="00BA0B78" w:rsidRDefault="00390CBE">
            <w:pPr>
              <w:ind w:left="113"/>
              <w:rPr>
                <w:rFonts w:cs="Arial"/>
              </w:rPr>
            </w:pPr>
            <w:r>
              <w:rPr>
                <w:rFonts w:cs="Arial"/>
              </w:rPr>
              <w:t xml:space="preserve">Störungsmanagment </w:t>
            </w:r>
            <w:r w:rsidR="00A05150">
              <w:rPr>
                <w:rFonts w:cs="Arial"/>
              </w:rPr>
              <w:t>&amp;</w:t>
            </w:r>
            <w:r>
              <w:rPr>
                <w:rFonts w:cs="Arial"/>
              </w:rPr>
              <w:t xml:space="preserve"> Kommunikation mit DL / Lieferanten durchgeführt, SLV gepflegt, Anwendungen bereitgestellt, QG 4 erfolg</w:t>
            </w:r>
            <w:r w:rsidR="00D81C43">
              <w:rPr>
                <w:rFonts w:cs="Arial"/>
              </w:rPr>
              <w:t xml:space="preserve">reich </w:t>
            </w:r>
            <w:r>
              <w:rPr>
                <w:rFonts w:cs="Arial"/>
              </w:rPr>
              <w:t>durchgeführt</w:t>
            </w:r>
          </w:p>
        </w:tc>
        <w:tc>
          <w:tcPr>
            <w:tcW w:w="1134" w:type="dxa"/>
          </w:tcPr>
          <w:p w14:paraId="5F37DD84" w14:textId="3F0E10BF" w:rsidR="00056493" w:rsidRPr="00BA0B78" w:rsidRDefault="00751549">
            <w:pPr>
              <w:ind w:left="113"/>
              <w:rPr>
                <w:rFonts w:cs="Arial"/>
              </w:rPr>
            </w:pPr>
            <w:r>
              <w:rPr>
                <w:rFonts w:cs="Arial"/>
              </w:rPr>
              <w:t>36 PT</w:t>
            </w:r>
          </w:p>
        </w:tc>
        <w:tc>
          <w:tcPr>
            <w:tcW w:w="1695" w:type="dxa"/>
          </w:tcPr>
          <w:p w14:paraId="7D3A017E" w14:textId="5F047903" w:rsidR="00056493" w:rsidRPr="00BA0B78" w:rsidRDefault="00EF5147">
            <w:pPr>
              <w:ind w:left="113"/>
              <w:rPr>
                <w:rFonts w:cs="Arial"/>
              </w:rPr>
            </w:pPr>
            <w:r>
              <w:rPr>
                <w:rFonts w:cs="Arial"/>
              </w:rPr>
              <w:t>19.412,86</w:t>
            </w:r>
            <w:r w:rsidR="00751549">
              <w:rPr>
                <w:rFonts w:cs="Arial"/>
              </w:rPr>
              <w:t xml:space="preserve"> </w:t>
            </w:r>
            <w:r w:rsidR="00751549" w:rsidRPr="00751549">
              <w:rPr>
                <w:rFonts w:cs="Arial"/>
              </w:rPr>
              <w:t>€</w:t>
            </w:r>
          </w:p>
        </w:tc>
      </w:tr>
      <w:tr w:rsidR="00056493" w:rsidRPr="00BA0B78" w14:paraId="177AC332" w14:textId="77777777" w:rsidTr="002C0C79">
        <w:trPr>
          <w:tblHeader/>
        </w:trPr>
        <w:tc>
          <w:tcPr>
            <w:tcW w:w="988" w:type="dxa"/>
          </w:tcPr>
          <w:p w14:paraId="14721A36" w14:textId="677C19A9" w:rsidR="00056493" w:rsidRPr="00BA0B78" w:rsidRDefault="006F21C2" w:rsidP="009A4994">
            <w:pPr>
              <w:rPr>
                <w:rFonts w:cs="Arial"/>
              </w:rPr>
            </w:pPr>
            <w:r>
              <w:rPr>
                <w:rFonts w:cs="Arial"/>
              </w:rPr>
              <w:t>Test</w:t>
            </w:r>
          </w:p>
        </w:tc>
        <w:tc>
          <w:tcPr>
            <w:tcW w:w="992" w:type="dxa"/>
          </w:tcPr>
          <w:p w14:paraId="786436DF" w14:textId="50466DD4" w:rsidR="00056493" w:rsidRPr="00BA0B78" w:rsidRDefault="00457BCD">
            <w:pPr>
              <w:ind w:left="113"/>
              <w:rPr>
                <w:rFonts w:cs="Arial"/>
              </w:rPr>
            </w:pPr>
            <w:r>
              <w:rPr>
                <w:rFonts w:cs="Arial"/>
              </w:rPr>
              <w:t>59 Tage</w:t>
            </w:r>
          </w:p>
        </w:tc>
        <w:tc>
          <w:tcPr>
            <w:tcW w:w="2551" w:type="dxa"/>
          </w:tcPr>
          <w:p w14:paraId="3799FE20" w14:textId="0CB535DE" w:rsidR="00056493" w:rsidRPr="00BA0B78" w:rsidRDefault="005C790B" w:rsidP="005C790B">
            <w:pPr>
              <w:rPr>
                <w:rFonts w:cs="Arial"/>
              </w:rPr>
            </w:pPr>
            <w:r>
              <w:rPr>
                <w:rFonts w:cs="Arial"/>
              </w:rPr>
              <w:t xml:space="preserve">Erstellung Testpläne &amp; -szenarien, Durchführung System- &amp; Integrationstests, Fehlerbehebung &amp; Optimierung </w:t>
            </w:r>
          </w:p>
        </w:tc>
        <w:tc>
          <w:tcPr>
            <w:tcW w:w="2268" w:type="dxa"/>
          </w:tcPr>
          <w:p w14:paraId="29B6E7DF" w14:textId="2F186F16" w:rsidR="00056493" w:rsidRPr="00BA0B78" w:rsidRDefault="00390CBE">
            <w:pPr>
              <w:ind w:left="113"/>
              <w:rPr>
                <w:rFonts w:cs="Arial"/>
              </w:rPr>
            </w:pPr>
            <w:r>
              <w:rPr>
                <w:rFonts w:cs="Arial"/>
              </w:rPr>
              <w:t>Testpläne &amp; -szenarien erstellt, System- &amp; Integrationstests durchgeführt, Fehler behoben, optimiert</w:t>
            </w:r>
          </w:p>
        </w:tc>
        <w:tc>
          <w:tcPr>
            <w:tcW w:w="1134" w:type="dxa"/>
          </w:tcPr>
          <w:p w14:paraId="68EA0C1C" w14:textId="47CBF2C5" w:rsidR="00056493" w:rsidRPr="00BA0B78" w:rsidRDefault="00751549">
            <w:pPr>
              <w:ind w:left="113"/>
              <w:rPr>
                <w:rFonts w:cs="Arial"/>
              </w:rPr>
            </w:pPr>
            <w:r>
              <w:rPr>
                <w:rFonts w:cs="Arial"/>
              </w:rPr>
              <w:t>66 PT</w:t>
            </w:r>
          </w:p>
        </w:tc>
        <w:tc>
          <w:tcPr>
            <w:tcW w:w="1695" w:type="dxa"/>
          </w:tcPr>
          <w:p w14:paraId="75DF6D8D" w14:textId="02D90D14" w:rsidR="00056493" w:rsidRPr="00BA0B78" w:rsidRDefault="00457BCD">
            <w:pPr>
              <w:ind w:left="113"/>
              <w:rPr>
                <w:rFonts w:cs="Arial"/>
              </w:rPr>
            </w:pPr>
            <w:r>
              <w:rPr>
                <w:rFonts w:cs="Arial"/>
              </w:rPr>
              <w:t>32.</w:t>
            </w:r>
            <w:r w:rsidR="00EF5147">
              <w:rPr>
                <w:rFonts w:cs="Arial"/>
              </w:rPr>
              <w:t>722,86</w:t>
            </w:r>
            <w:r w:rsidR="00751549">
              <w:rPr>
                <w:rFonts w:cs="Arial"/>
              </w:rPr>
              <w:t xml:space="preserve"> </w:t>
            </w:r>
            <w:r w:rsidR="00751549" w:rsidRPr="00751549">
              <w:rPr>
                <w:rFonts w:cs="Arial"/>
              </w:rPr>
              <w:t>€</w:t>
            </w:r>
          </w:p>
        </w:tc>
      </w:tr>
      <w:tr w:rsidR="00056493" w:rsidRPr="00BA0B78" w14:paraId="11C8BD51" w14:textId="77777777" w:rsidTr="002C0C79">
        <w:trPr>
          <w:tblHeader/>
        </w:trPr>
        <w:tc>
          <w:tcPr>
            <w:tcW w:w="988" w:type="dxa"/>
          </w:tcPr>
          <w:p w14:paraId="5B9F0A23" w14:textId="335B2337" w:rsidR="00056493" w:rsidRPr="00BA0B78" w:rsidRDefault="006F21C2" w:rsidP="009A4994">
            <w:pPr>
              <w:rPr>
                <w:rFonts w:cs="Arial"/>
              </w:rPr>
            </w:pPr>
            <w:r>
              <w:rPr>
                <w:rFonts w:cs="Arial"/>
              </w:rPr>
              <w:t>Cut</w:t>
            </w:r>
            <w:r w:rsidR="009A4994">
              <w:rPr>
                <w:rFonts w:cs="Arial"/>
              </w:rPr>
              <w:t xml:space="preserve"> </w:t>
            </w:r>
            <w:r>
              <w:rPr>
                <w:rFonts w:cs="Arial"/>
              </w:rPr>
              <w:t>Over</w:t>
            </w:r>
          </w:p>
        </w:tc>
        <w:tc>
          <w:tcPr>
            <w:tcW w:w="992" w:type="dxa"/>
          </w:tcPr>
          <w:p w14:paraId="7F54CAA9" w14:textId="4B9D892F" w:rsidR="00056493" w:rsidRPr="00BA0B78" w:rsidRDefault="00457BCD">
            <w:pPr>
              <w:ind w:left="113"/>
              <w:rPr>
                <w:rFonts w:cs="Arial"/>
              </w:rPr>
            </w:pPr>
            <w:r>
              <w:rPr>
                <w:rFonts w:cs="Arial"/>
              </w:rPr>
              <w:t>30 Tage</w:t>
            </w:r>
          </w:p>
        </w:tc>
        <w:tc>
          <w:tcPr>
            <w:tcW w:w="2551" w:type="dxa"/>
          </w:tcPr>
          <w:p w14:paraId="72EFAF73" w14:textId="567F7613" w:rsidR="00056493" w:rsidRPr="005C790B" w:rsidRDefault="005C790B" w:rsidP="005C790B">
            <w:pPr>
              <w:rPr>
                <w:rFonts w:cs="Arial"/>
              </w:rPr>
            </w:pPr>
            <w:r w:rsidRPr="005C790B">
              <w:rPr>
                <w:rFonts w:cs="Arial"/>
              </w:rPr>
              <w:t xml:space="preserve">Durchführung Workshops Wissenstransfer, </w:t>
            </w:r>
            <w:r w:rsidR="00577D70">
              <w:rPr>
                <w:rFonts w:cs="Arial"/>
              </w:rPr>
              <w:t>Reminizenz</w:t>
            </w:r>
            <w:r w:rsidRPr="005C790B">
              <w:rPr>
                <w:rFonts w:cs="Arial"/>
              </w:rPr>
              <w:t>, Schulung Bank MA, Doku</w:t>
            </w:r>
            <w:r>
              <w:rPr>
                <w:rFonts w:cs="Arial"/>
              </w:rPr>
              <w:t>mentationen für den Betrieb, Vertrag</w:t>
            </w:r>
          </w:p>
        </w:tc>
        <w:tc>
          <w:tcPr>
            <w:tcW w:w="2268" w:type="dxa"/>
          </w:tcPr>
          <w:p w14:paraId="702ACAEE" w14:textId="380B4C0F" w:rsidR="00056493" w:rsidRPr="00BA0B78" w:rsidRDefault="005C790B">
            <w:pPr>
              <w:ind w:left="113"/>
              <w:rPr>
                <w:rFonts w:cs="Arial"/>
              </w:rPr>
            </w:pPr>
            <w:r>
              <w:rPr>
                <w:rFonts w:cs="Arial"/>
              </w:rPr>
              <w:t>Workshops sind durchgeführt, Bank MA geschult, Dokumentationen l</w:t>
            </w:r>
            <w:r w:rsidR="00CA301E">
              <w:rPr>
                <w:rFonts w:cs="Arial"/>
              </w:rPr>
              <w:t>iegen vor</w:t>
            </w:r>
          </w:p>
        </w:tc>
        <w:tc>
          <w:tcPr>
            <w:tcW w:w="1134" w:type="dxa"/>
          </w:tcPr>
          <w:p w14:paraId="34B80BEA" w14:textId="52079E29" w:rsidR="00056493" w:rsidRPr="00BA0B78" w:rsidRDefault="00751549">
            <w:pPr>
              <w:ind w:left="113"/>
              <w:rPr>
                <w:rFonts w:cs="Arial"/>
              </w:rPr>
            </w:pPr>
            <w:r>
              <w:rPr>
                <w:rFonts w:cs="Arial"/>
              </w:rPr>
              <w:t>16 PT</w:t>
            </w:r>
          </w:p>
        </w:tc>
        <w:tc>
          <w:tcPr>
            <w:tcW w:w="1695" w:type="dxa"/>
          </w:tcPr>
          <w:p w14:paraId="13ADE8CD" w14:textId="7F93AA98" w:rsidR="00056493" w:rsidRPr="00BA0B78" w:rsidRDefault="00EF5147">
            <w:pPr>
              <w:ind w:left="113"/>
              <w:rPr>
                <w:rFonts w:cs="Arial"/>
              </w:rPr>
            </w:pPr>
            <w:r>
              <w:rPr>
                <w:rFonts w:cs="Arial"/>
              </w:rPr>
              <w:t>10.852,86</w:t>
            </w:r>
            <w:r w:rsidR="00751549">
              <w:rPr>
                <w:rFonts w:cs="Arial"/>
              </w:rPr>
              <w:t xml:space="preserve"> </w:t>
            </w:r>
            <w:r w:rsidR="00751549" w:rsidRPr="00751549">
              <w:rPr>
                <w:rFonts w:cs="Arial"/>
              </w:rPr>
              <w:t>€</w:t>
            </w:r>
          </w:p>
        </w:tc>
      </w:tr>
      <w:tr w:rsidR="00457BCD" w:rsidRPr="00BA0B78" w14:paraId="51A97CEB" w14:textId="77777777" w:rsidTr="002C0C79">
        <w:trPr>
          <w:tblHeader/>
        </w:trPr>
        <w:tc>
          <w:tcPr>
            <w:tcW w:w="988" w:type="dxa"/>
          </w:tcPr>
          <w:p w14:paraId="7698A068" w14:textId="4A62D08B" w:rsidR="00457BCD" w:rsidRDefault="00457BCD" w:rsidP="009A4994">
            <w:pPr>
              <w:rPr>
                <w:rFonts w:cs="Arial"/>
              </w:rPr>
            </w:pPr>
            <w:r>
              <w:rPr>
                <w:rFonts w:cs="Arial"/>
              </w:rPr>
              <w:t>Projektabschluss</w:t>
            </w:r>
          </w:p>
        </w:tc>
        <w:tc>
          <w:tcPr>
            <w:tcW w:w="992" w:type="dxa"/>
          </w:tcPr>
          <w:p w14:paraId="584EA712" w14:textId="54878D01" w:rsidR="00457BCD" w:rsidRPr="00BA0B78" w:rsidRDefault="00457BCD">
            <w:pPr>
              <w:ind w:left="113"/>
              <w:rPr>
                <w:rFonts w:cs="Arial"/>
              </w:rPr>
            </w:pPr>
            <w:r>
              <w:rPr>
                <w:rFonts w:cs="Arial"/>
              </w:rPr>
              <w:t>2 Tage</w:t>
            </w:r>
          </w:p>
        </w:tc>
        <w:tc>
          <w:tcPr>
            <w:tcW w:w="2551" w:type="dxa"/>
          </w:tcPr>
          <w:p w14:paraId="5C6C4FF4" w14:textId="6FB1B422" w:rsidR="00457BCD" w:rsidRPr="00BA0B78" w:rsidRDefault="00CA301E" w:rsidP="00CA301E">
            <w:pPr>
              <w:rPr>
                <w:rFonts w:cs="Arial"/>
              </w:rPr>
            </w:pPr>
            <w:r>
              <w:rPr>
                <w:rFonts w:cs="Arial"/>
              </w:rPr>
              <w:t xml:space="preserve">Abschlussbericht erstellen, </w:t>
            </w:r>
            <w:r w:rsidR="00390CBE" w:rsidRPr="00CA301E">
              <w:rPr>
                <w:rFonts w:cs="Arial"/>
              </w:rPr>
              <w:t>Evaluierung Projektergebnisse</w:t>
            </w:r>
            <w:r>
              <w:rPr>
                <w:rFonts w:cs="Arial"/>
              </w:rPr>
              <w:t>, Übergang planen</w:t>
            </w:r>
          </w:p>
        </w:tc>
        <w:tc>
          <w:tcPr>
            <w:tcW w:w="2268" w:type="dxa"/>
          </w:tcPr>
          <w:p w14:paraId="42442B7E" w14:textId="556EF13A" w:rsidR="00457BCD" w:rsidRPr="00BA0B78" w:rsidRDefault="00390CBE">
            <w:pPr>
              <w:ind w:left="113"/>
              <w:rPr>
                <w:rFonts w:cs="Arial"/>
              </w:rPr>
            </w:pPr>
            <w:r>
              <w:rPr>
                <w:rFonts w:cs="Arial"/>
              </w:rPr>
              <w:t>Bericht erstellt, Ergebnisse evaluiert, Übergang durchgeführt</w:t>
            </w:r>
          </w:p>
        </w:tc>
        <w:tc>
          <w:tcPr>
            <w:tcW w:w="1134" w:type="dxa"/>
          </w:tcPr>
          <w:p w14:paraId="4C45512C" w14:textId="18AD7074" w:rsidR="00457BCD" w:rsidRDefault="00751549">
            <w:pPr>
              <w:ind w:left="113"/>
              <w:rPr>
                <w:rFonts w:cs="Arial"/>
              </w:rPr>
            </w:pPr>
            <w:r>
              <w:rPr>
                <w:rFonts w:cs="Arial"/>
              </w:rPr>
              <w:t>2 PT</w:t>
            </w:r>
          </w:p>
        </w:tc>
        <w:tc>
          <w:tcPr>
            <w:tcW w:w="1695" w:type="dxa"/>
          </w:tcPr>
          <w:p w14:paraId="1A47DB01" w14:textId="2D87EA2D" w:rsidR="00457BCD" w:rsidRDefault="00457BCD">
            <w:pPr>
              <w:ind w:left="113"/>
              <w:rPr>
                <w:rFonts w:cs="Arial"/>
              </w:rPr>
            </w:pPr>
            <w:r>
              <w:rPr>
                <w:rFonts w:cs="Arial"/>
              </w:rPr>
              <w:t xml:space="preserve"> </w:t>
            </w:r>
            <w:r w:rsidR="00751549">
              <w:rPr>
                <w:rFonts w:cs="Arial"/>
              </w:rPr>
              <w:t>1</w:t>
            </w:r>
            <w:r>
              <w:rPr>
                <w:rFonts w:cs="Arial"/>
              </w:rPr>
              <w:t>.4</w:t>
            </w:r>
            <w:r w:rsidR="00751549">
              <w:rPr>
                <w:rFonts w:cs="Arial"/>
              </w:rPr>
              <w:t xml:space="preserve">40,00 </w:t>
            </w:r>
            <w:r w:rsidR="00751549" w:rsidRPr="00751549">
              <w:rPr>
                <w:rFonts w:cs="Arial"/>
              </w:rPr>
              <w:t>€</w:t>
            </w:r>
          </w:p>
        </w:tc>
      </w:tr>
      <w:tr w:rsidR="002769A9" w:rsidRPr="00BA0B78" w14:paraId="7ADC687C" w14:textId="77777777" w:rsidTr="002C0C79">
        <w:trPr>
          <w:tblHeader/>
        </w:trPr>
        <w:tc>
          <w:tcPr>
            <w:tcW w:w="988" w:type="dxa"/>
          </w:tcPr>
          <w:p w14:paraId="669D98AD" w14:textId="77777777" w:rsidR="002769A9" w:rsidRDefault="002769A9" w:rsidP="009A4994">
            <w:pPr>
              <w:rPr>
                <w:rFonts w:cs="Arial"/>
              </w:rPr>
            </w:pPr>
          </w:p>
        </w:tc>
        <w:tc>
          <w:tcPr>
            <w:tcW w:w="992" w:type="dxa"/>
          </w:tcPr>
          <w:p w14:paraId="46F71D7B" w14:textId="77777777" w:rsidR="002769A9" w:rsidRDefault="002769A9">
            <w:pPr>
              <w:ind w:left="113"/>
              <w:rPr>
                <w:rFonts w:cs="Arial"/>
              </w:rPr>
            </w:pPr>
          </w:p>
        </w:tc>
        <w:tc>
          <w:tcPr>
            <w:tcW w:w="2551" w:type="dxa"/>
          </w:tcPr>
          <w:p w14:paraId="1132E276" w14:textId="77777777" w:rsidR="002769A9" w:rsidRDefault="002769A9" w:rsidP="00CA301E">
            <w:pPr>
              <w:rPr>
                <w:rFonts w:cs="Arial"/>
              </w:rPr>
            </w:pPr>
          </w:p>
        </w:tc>
        <w:tc>
          <w:tcPr>
            <w:tcW w:w="2268" w:type="dxa"/>
          </w:tcPr>
          <w:p w14:paraId="6826761F" w14:textId="77777777" w:rsidR="002769A9" w:rsidRDefault="002769A9">
            <w:pPr>
              <w:ind w:left="113"/>
              <w:rPr>
                <w:rFonts w:cs="Arial"/>
              </w:rPr>
            </w:pPr>
          </w:p>
        </w:tc>
        <w:tc>
          <w:tcPr>
            <w:tcW w:w="1134" w:type="dxa"/>
          </w:tcPr>
          <w:p w14:paraId="268E7860" w14:textId="242BE147" w:rsidR="002769A9" w:rsidRDefault="002769A9" w:rsidP="002C0C79">
            <w:pPr>
              <w:rPr>
                <w:rFonts w:cs="Arial"/>
              </w:rPr>
            </w:pPr>
            <w:r>
              <w:rPr>
                <w:rFonts w:cs="Arial"/>
              </w:rPr>
              <w:t>∑ 214</w:t>
            </w:r>
            <w:r w:rsidR="002C0C79">
              <w:rPr>
                <w:rFonts w:cs="Arial"/>
              </w:rPr>
              <w:t xml:space="preserve"> P</w:t>
            </w:r>
            <w:r>
              <w:rPr>
                <w:rFonts w:cs="Arial"/>
              </w:rPr>
              <w:t>T</w:t>
            </w:r>
          </w:p>
        </w:tc>
        <w:tc>
          <w:tcPr>
            <w:tcW w:w="1695" w:type="dxa"/>
          </w:tcPr>
          <w:p w14:paraId="42ACD10B" w14:textId="16A99A4B" w:rsidR="002769A9" w:rsidRDefault="002C0C79">
            <w:pPr>
              <w:ind w:left="113"/>
              <w:rPr>
                <w:rFonts w:cs="Arial"/>
              </w:rPr>
            </w:pPr>
            <w:r>
              <w:rPr>
                <w:rFonts w:cs="Arial"/>
              </w:rPr>
              <w:t>∑</w:t>
            </w:r>
            <w:r w:rsidR="00EF5147">
              <w:rPr>
                <w:rFonts w:cs="Arial"/>
              </w:rPr>
              <w:t xml:space="preserve"> 120.485,0</w:t>
            </w:r>
            <w:r w:rsidR="009B4DC4">
              <w:rPr>
                <w:rFonts w:cs="Arial"/>
              </w:rPr>
              <w:t>2</w:t>
            </w:r>
            <w:r w:rsidR="00EF5147" w:rsidRPr="00751549">
              <w:rPr>
                <w:rFonts w:cs="Arial"/>
              </w:rPr>
              <w:t>€</w:t>
            </w:r>
          </w:p>
        </w:tc>
      </w:tr>
    </w:tbl>
    <w:p w14:paraId="5D1392C8" w14:textId="77777777" w:rsidR="00056493" w:rsidRDefault="00056493" w:rsidP="00056493">
      <w:pPr>
        <w:pStyle w:val="Descripcin"/>
      </w:pPr>
      <w:bookmarkStart w:id="84" w:name="_Toc142565837"/>
      <w:r>
        <w:t xml:space="preserve">Tabelle </w:t>
      </w:r>
      <w:r w:rsidR="00000000">
        <w:fldChar w:fldCharType="begin"/>
      </w:r>
      <w:r w:rsidR="00000000">
        <w:instrText xml:space="preserve"> SEQ Tabelle \* ARABIC </w:instrText>
      </w:r>
      <w:r w:rsidR="00000000">
        <w:fldChar w:fldCharType="separate"/>
      </w:r>
      <w:r w:rsidR="001E2DC0">
        <w:rPr>
          <w:noProof/>
        </w:rPr>
        <w:t>17</w:t>
      </w:r>
      <w:r w:rsidR="00000000">
        <w:rPr>
          <w:noProof/>
        </w:rPr>
        <w:fldChar w:fldCharType="end"/>
      </w:r>
      <w:r>
        <w:t xml:space="preserve"> </w:t>
      </w:r>
      <w:r w:rsidRPr="00911478">
        <w:t>Projektphasen</w:t>
      </w:r>
      <w:bookmarkEnd w:id="84"/>
    </w:p>
    <w:p w14:paraId="61FF2635" w14:textId="77777777" w:rsidR="00D95E87" w:rsidRDefault="00582DD9" w:rsidP="00F922A2">
      <w:pPr>
        <w:pStyle w:val="Ttulo1"/>
      </w:pPr>
      <w:r>
        <w:br w:type="page"/>
      </w:r>
      <w:bookmarkStart w:id="85" w:name="_Toc142565876"/>
      <w:r w:rsidR="00D95E87">
        <w:lastRenderedPageBreak/>
        <w:t>Leistungsumfang und Lieferobjekte</w:t>
      </w:r>
      <w:r w:rsidR="004E5F64">
        <w:t xml:space="preserve"> 4.5.3</w:t>
      </w:r>
      <w:r w:rsidR="00B5150F">
        <w:t>.</w:t>
      </w:r>
      <w:bookmarkEnd w:id="85"/>
    </w:p>
    <w:p w14:paraId="1469AC47" w14:textId="77777777" w:rsidR="00D95E87" w:rsidRDefault="00D95E87" w:rsidP="00D95E87">
      <w:pPr>
        <w:pStyle w:val="Ttulo2"/>
      </w:pPr>
      <w:bookmarkStart w:id="86" w:name="_Toc142565877"/>
      <w:r>
        <w:t>Grafische Darstellung eines codierten PSP</w:t>
      </w:r>
      <w:bookmarkEnd w:id="86"/>
    </w:p>
    <w:p w14:paraId="5FEFA331" w14:textId="09E932A0" w:rsidR="002A7EFE" w:rsidRPr="00226C02" w:rsidRDefault="002A7EFE" w:rsidP="002A7EFE">
      <w:pPr>
        <w:pStyle w:val="Absatztextnormal"/>
        <w:ind w:left="0"/>
        <w:jc w:val="both"/>
        <w:rPr>
          <w:b/>
          <w:sz w:val="22"/>
          <w:szCs w:val="22"/>
        </w:rPr>
      </w:pPr>
      <w:r w:rsidRPr="00226C02">
        <w:rPr>
          <w:b/>
          <w:sz w:val="22"/>
          <w:szCs w:val="22"/>
        </w:rPr>
        <w:t>Hierarchische Gliederung des PSP als Baumstruktur:</w:t>
      </w:r>
    </w:p>
    <w:p w14:paraId="07546E7D" w14:textId="5153893F" w:rsidR="002A7EFE" w:rsidRPr="00226C02" w:rsidRDefault="006E7DFE" w:rsidP="002A7EFE">
      <w:pPr>
        <w:pStyle w:val="Absatztextnormal"/>
        <w:ind w:left="0"/>
        <w:jc w:val="both"/>
        <w:rPr>
          <w:sz w:val="22"/>
          <w:szCs w:val="22"/>
        </w:rPr>
      </w:pPr>
      <w:r>
        <w:rPr>
          <w:noProof/>
        </w:rPr>
        <w:t xml:space="preserve"> </w:t>
      </w:r>
      <w:r w:rsidR="00616D1D" w:rsidRPr="009B4CEE">
        <w:rPr>
          <w:noProof/>
        </w:rPr>
        <w:drawing>
          <wp:inline distT="0" distB="0" distL="0" distR="0" wp14:anchorId="22A2D823" wp14:editId="4CB2B27A">
            <wp:extent cx="5814104" cy="2996906"/>
            <wp:effectExtent l="0" t="0" r="0" b="0"/>
            <wp:docPr id="12" name="Diagramm 3"/>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14:paraId="794DA8EB" w14:textId="77777777" w:rsidR="004F6284" w:rsidRDefault="004F6284" w:rsidP="002A7EFE">
      <w:pPr>
        <w:pStyle w:val="Descripcin"/>
      </w:pPr>
      <w:bookmarkStart w:id="87" w:name="_Toc142565816"/>
    </w:p>
    <w:p w14:paraId="726AE2BD" w14:textId="77777777" w:rsidR="004F6284" w:rsidRDefault="002A7EFE" w:rsidP="004F6284">
      <w:pPr>
        <w:pStyle w:val="Descripcin"/>
      </w:pPr>
      <w:r>
        <w:t xml:space="preserve">Abbildung </w:t>
      </w:r>
      <w:r w:rsidR="00000000">
        <w:fldChar w:fldCharType="begin"/>
      </w:r>
      <w:r w:rsidR="00000000">
        <w:instrText xml:space="preserve"> SEQ Abbildung \* ARABIC </w:instrText>
      </w:r>
      <w:r w:rsidR="00000000">
        <w:fldChar w:fldCharType="separate"/>
      </w:r>
      <w:r w:rsidR="001B2A5B">
        <w:rPr>
          <w:noProof/>
        </w:rPr>
        <w:t>4</w:t>
      </w:r>
      <w:r w:rsidR="00000000">
        <w:rPr>
          <w:noProof/>
        </w:rPr>
        <w:fldChar w:fldCharType="end"/>
      </w:r>
      <w:r>
        <w:t xml:space="preserve"> </w:t>
      </w:r>
      <w:commentRangeStart w:id="88"/>
      <w:r>
        <w:t>Projektstrukturplan</w:t>
      </w:r>
      <w:bookmarkStart w:id="89" w:name="_Toc142565878"/>
      <w:bookmarkEnd w:id="87"/>
      <w:commentRangeEnd w:id="88"/>
      <w:r w:rsidR="00B941B7">
        <w:rPr>
          <w:rStyle w:val="Refdecomentario"/>
          <w:b w:val="0"/>
          <w:bCs w:val="0"/>
        </w:rPr>
        <w:commentReference w:id="88"/>
      </w:r>
    </w:p>
    <w:p w14:paraId="7844AA7A" w14:textId="77777777" w:rsidR="004F6284" w:rsidRDefault="004F6284" w:rsidP="004F6284">
      <w:pPr>
        <w:pStyle w:val="Descripcin"/>
      </w:pPr>
    </w:p>
    <w:p w14:paraId="5DD9575E" w14:textId="09896DC4" w:rsidR="007E2629" w:rsidRDefault="007E2629" w:rsidP="004F6284">
      <w:pPr>
        <w:pStyle w:val="Descripcin"/>
      </w:pPr>
      <w:r>
        <w:t>Begründung der gewählten Gliederung</w:t>
      </w:r>
      <w:bookmarkEnd w:id="89"/>
    </w:p>
    <w:p w14:paraId="75F9A788" w14:textId="09EE404B" w:rsidR="007E2629" w:rsidRDefault="007E2629" w:rsidP="007E2629">
      <w:pPr>
        <w:rPr>
          <w:sz w:val="22"/>
          <w:szCs w:val="22"/>
        </w:rPr>
      </w:pPr>
    </w:p>
    <w:p w14:paraId="06082E8B" w14:textId="77777777" w:rsidR="00D7005C" w:rsidRPr="00D7005C" w:rsidRDefault="00CA4079" w:rsidP="00D7005C">
      <w:pPr>
        <w:rPr>
          <w:sz w:val="22"/>
          <w:szCs w:val="22"/>
        </w:rPr>
      </w:pPr>
      <w:r w:rsidRPr="00226C02">
        <w:rPr>
          <w:sz w:val="22"/>
          <w:szCs w:val="22"/>
        </w:rPr>
        <w:t xml:space="preserve">Für den Projektstrukturplan wurde eine </w:t>
      </w:r>
      <w:r w:rsidR="00D7005C">
        <w:rPr>
          <w:sz w:val="22"/>
          <w:szCs w:val="22"/>
        </w:rPr>
        <w:t>p</w:t>
      </w:r>
      <w:commentRangeStart w:id="90"/>
      <w:r w:rsidR="00D7005C">
        <w:rPr>
          <w:sz w:val="22"/>
          <w:szCs w:val="22"/>
        </w:rPr>
        <w:t>hasen</w:t>
      </w:r>
      <w:commentRangeEnd w:id="90"/>
      <w:r w:rsidR="00B941B7">
        <w:rPr>
          <w:rStyle w:val="Refdecomentario"/>
        </w:rPr>
        <w:commentReference w:id="90"/>
      </w:r>
      <w:r w:rsidR="00D7005C">
        <w:rPr>
          <w:sz w:val="22"/>
          <w:szCs w:val="22"/>
        </w:rPr>
        <w:t>orientierte</w:t>
      </w:r>
      <w:r w:rsidRPr="00226C02">
        <w:rPr>
          <w:sz w:val="22"/>
          <w:szCs w:val="22"/>
        </w:rPr>
        <w:t xml:space="preserve"> Gliederung gewählt.</w:t>
      </w:r>
      <w:r w:rsidR="00D7005C">
        <w:rPr>
          <w:sz w:val="22"/>
          <w:szCs w:val="22"/>
        </w:rPr>
        <w:t xml:space="preserve"> Diese Struktur ermöglicht eine klare zeitliche Abfolge der Arbeit und hilft, den Fortschritt des Projekts besser zu verfolgen.</w:t>
      </w:r>
    </w:p>
    <w:p w14:paraId="38FF991D" w14:textId="6F756748" w:rsidR="007E2629" w:rsidRPr="00226C02" w:rsidRDefault="007E2629" w:rsidP="00C27846">
      <w:pPr>
        <w:pStyle w:val="Absatztextnormal"/>
        <w:ind w:left="0"/>
        <w:jc w:val="both"/>
        <w:rPr>
          <w:sz w:val="22"/>
          <w:szCs w:val="22"/>
        </w:rPr>
      </w:pPr>
    </w:p>
    <w:p w14:paraId="40A1C534" w14:textId="77777777" w:rsidR="007E2629" w:rsidRPr="00226C02" w:rsidRDefault="007E2629" w:rsidP="007E2629">
      <w:pPr>
        <w:rPr>
          <w:sz w:val="22"/>
          <w:szCs w:val="22"/>
        </w:rPr>
      </w:pPr>
    </w:p>
    <w:p w14:paraId="1917234D" w14:textId="77777777" w:rsidR="00DB674F" w:rsidRPr="00226C02" w:rsidRDefault="00DB674F" w:rsidP="00DB674F">
      <w:pPr>
        <w:rPr>
          <w:sz w:val="22"/>
          <w:szCs w:val="22"/>
        </w:rPr>
      </w:pPr>
    </w:p>
    <w:p w14:paraId="27B1F86C" w14:textId="77777777" w:rsidR="0087717E" w:rsidRDefault="00C27846" w:rsidP="00D95E87">
      <w:pPr>
        <w:pStyle w:val="Ttulo2"/>
      </w:pPr>
      <w:r>
        <w:br w:type="page"/>
      </w:r>
      <w:bookmarkStart w:id="91" w:name="_Toc142565879"/>
      <w:r w:rsidR="00D95E87">
        <w:lastRenderedPageBreak/>
        <w:t>Arbeitspaketbeschreibung</w:t>
      </w:r>
      <w:bookmarkEnd w:id="91"/>
    </w:p>
    <w:p w14:paraId="4D04F2F8" w14:textId="229B5526" w:rsidR="00131090" w:rsidRPr="009B3C8A" w:rsidRDefault="00131090" w:rsidP="00131090">
      <w:pPr>
        <w:rPr>
          <w:sz w:val="22"/>
          <w:szCs w:val="2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377"/>
        <w:gridCol w:w="3160"/>
        <w:gridCol w:w="575"/>
        <w:gridCol w:w="1022"/>
        <w:gridCol w:w="2494"/>
      </w:tblGrid>
      <w:tr w:rsidR="00CB1A86" w:rsidRPr="009B3C8A" w14:paraId="1B6C9FAE" w14:textId="77777777" w:rsidTr="00B4649C">
        <w:trPr>
          <w:cantSplit/>
          <w:tblHeader/>
        </w:trPr>
        <w:tc>
          <w:tcPr>
            <w:tcW w:w="5627" w:type="dxa"/>
            <w:gridSpan w:val="2"/>
            <w:shd w:val="clear" w:color="auto" w:fill="A8D08D"/>
          </w:tcPr>
          <w:p w14:paraId="51E9E64A" w14:textId="77777777" w:rsidR="00CB1A86" w:rsidRPr="00094242" w:rsidRDefault="00CB1A86" w:rsidP="00881021">
            <w:pPr>
              <w:rPr>
                <w:rFonts w:cs="Arial"/>
                <w:b/>
              </w:rPr>
            </w:pPr>
            <w:r w:rsidRPr="00094242">
              <w:rPr>
                <w:rFonts w:cs="Arial"/>
                <w:b/>
              </w:rPr>
              <w:t>Arbeitspaketbeschreibung</w:t>
            </w:r>
          </w:p>
        </w:tc>
        <w:tc>
          <w:tcPr>
            <w:tcW w:w="4151" w:type="dxa"/>
            <w:gridSpan w:val="3"/>
            <w:shd w:val="clear" w:color="auto" w:fill="A8D08D"/>
          </w:tcPr>
          <w:p w14:paraId="153488B1" w14:textId="77777777" w:rsidR="00CB1A86" w:rsidRPr="00094242" w:rsidRDefault="00CB1A86" w:rsidP="00881021">
            <w:pPr>
              <w:jc w:val="right"/>
              <w:rPr>
                <w:rFonts w:cs="Arial"/>
                <w:b/>
              </w:rPr>
            </w:pPr>
            <w:r w:rsidRPr="00094242">
              <w:rPr>
                <w:rFonts w:cs="Arial"/>
                <w:b/>
              </w:rPr>
              <w:t xml:space="preserve">Blatt 1 von 1  </w:t>
            </w:r>
          </w:p>
        </w:tc>
      </w:tr>
      <w:tr w:rsidR="00CB1A86" w:rsidRPr="009B3C8A" w14:paraId="0C5C16D0" w14:textId="77777777" w:rsidTr="00B4649C">
        <w:trPr>
          <w:cantSplit/>
        </w:trPr>
        <w:tc>
          <w:tcPr>
            <w:tcW w:w="2415" w:type="dxa"/>
            <w:shd w:val="clear" w:color="auto" w:fill="A8D08D"/>
          </w:tcPr>
          <w:p w14:paraId="3136A496" w14:textId="77777777" w:rsidR="00CB1A86" w:rsidRPr="00094242" w:rsidRDefault="00CB1A86" w:rsidP="00881021">
            <w:pPr>
              <w:spacing w:before="60" w:after="60"/>
              <w:rPr>
                <w:rFonts w:cs="Arial"/>
                <w:b/>
              </w:rPr>
            </w:pPr>
            <w:r w:rsidRPr="00094242">
              <w:rPr>
                <w:rFonts w:cs="Arial"/>
                <w:b/>
              </w:rPr>
              <w:t>Arbeitspaket-Titel</w:t>
            </w:r>
          </w:p>
        </w:tc>
        <w:tc>
          <w:tcPr>
            <w:tcW w:w="7363" w:type="dxa"/>
            <w:gridSpan w:val="4"/>
          </w:tcPr>
          <w:p w14:paraId="1854E82F" w14:textId="5531E3E1" w:rsidR="004D46D9" w:rsidRPr="00094242" w:rsidRDefault="004D46D9" w:rsidP="00881021">
            <w:pPr>
              <w:jc w:val="both"/>
              <w:rPr>
                <w:rFonts w:cs="Arial"/>
              </w:rPr>
            </w:pPr>
            <w:r w:rsidRPr="00094242">
              <w:rPr>
                <w:rFonts w:cs="Arial"/>
              </w:rPr>
              <w:t>AP4 Netzwerkmanagement</w:t>
            </w:r>
          </w:p>
        </w:tc>
      </w:tr>
      <w:tr w:rsidR="00CB1A86" w:rsidRPr="009B3C8A" w14:paraId="02E2483E" w14:textId="77777777" w:rsidTr="00B4649C">
        <w:trPr>
          <w:cantSplit/>
        </w:trPr>
        <w:tc>
          <w:tcPr>
            <w:tcW w:w="2415" w:type="dxa"/>
            <w:shd w:val="clear" w:color="auto" w:fill="A8D08D"/>
          </w:tcPr>
          <w:p w14:paraId="43E3E4D5" w14:textId="77777777" w:rsidR="00CB1A86" w:rsidRPr="00094242" w:rsidRDefault="00CB1A86" w:rsidP="00881021">
            <w:pPr>
              <w:spacing w:before="60" w:after="60"/>
              <w:rPr>
                <w:rFonts w:cs="Arial"/>
                <w:b/>
              </w:rPr>
            </w:pPr>
            <w:r w:rsidRPr="00094242">
              <w:rPr>
                <w:rFonts w:cs="Arial"/>
                <w:b/>
              </w:rPr>
              <w:t>AP- Verantwortlich</w:t>
            </w:r>
          </w:p>
        </w:tc>
        <w:tc>
          <w:tcPr>
            <w:tcW w:w="3212" w:type="dxa"/>
          </w:tcPr>
          <w:p w14:paraId="18CE8CDC" w14:textId="12A941E2" w:rsidR="00CB1A86" w:rsidRPr="00094242" w:rsidRDefault="00094242" w:rsidP="00881021">
            <w:pPr>
              <w:jc w:val="both"/>
              <w:rPr>
                <w:rFonts w:cs="Arial"/>
              </w:rPr>
            </w:pPr>
            <w:r w:rsidRPr="00094242">
              <w:rPr>
                <w:rFonts w:cs="Arial"/>
              </w:rPr>
              <w:t>Peer Arnemann</w:t>
            </w:r>
          </w:p>
        </w:tc>
        <w:tc>
          <w:tcPr>
            <w:tcW w:w="1622" w:type="dxa"/>
            <w:gridSpan w:val="2"/>
            <w:shd w:val="clear" w:color="auto" w:fill="A8D08D"/>
          </w:tcPr>
          <w:p w14:paraId="46FE805B" w14:textId="77777777" w:rsidR="00CB1A86" w:rsidRPr="00094242" w:rsidRDefault="00CB1A86" w:rsidP="00881021">
            <w:pPr>
              <w:rPr>
                <w:rFonts w:cs="Arial"/>
                <w:b/>
              </w:rPr>
            </w:pPr>
            <w:r w:rsidRPr="00094242">
              <w:rPr>
                <w:rFonts w:cs="Arial"/>
                <w:b/>
              </w:rPr>
              <w:t>Erstell-Datum</w:t>
            </w:r>
          </w:p>
        </w:tc>
        <w:tc>
          <w:tcPr>
            <w:tcW w:w="2529" w:type="dxa"/>
          </w:tcPr>
          <w:p w14:paraId="2C8EF1E2" w14:textId="09BF9211" w:rsidR="00CB1A86" w:rsidRPr="00094242" w:rsidRDefault="00094242" w:rsidP="00881021">
            <w:pPr>
              <w:jc w:val="both"/>
              <w:rPr>
                <w:rFonts w:cs="Arial"/>
              </w:rPr>
            </w:pPr>
            <w:r w:rsidRPr="00094242">
              <w:rPr>
                <w:rFonts w:cs="Arial"/>
              </w:rPr>
              <w:t>08.09.22</w:t>
            </w:r>
          </w:p>
        </w:tc>
      </w:tr>
      <w:tr w:rsidR="00CB1A86" w:rsidRPr="009B3C8A" w14:paraId="7049406F" w14:textId="77777777" w:rsidTr="00B4649C">
        <w:trPr>
          <w:cantSplit/>
        </w:trPr>
        <w:tc>
          <w:tcPr>
            <w:tcW w:w="2415" w:type="dxa"/>
            <w:shd w:val="clear" w:color="auto" w:fill="A8D08D"/>
          </w:tcPr>
          <w:p w14:paraId="3DFA1D88" w14:textId="77777777" w:rsidR="00CB1A86" w:rsidRPr="00094242" w:rsidRDefault="00CB1A86" w:rsidP="00881021">
            <w:pPr>
              <w:spacing w:before="60" w:after="60"/>
              <w:rPr>
                <w:rFonts w:cs="Arial"/>
                <w:b/>
              </w:rPr>
            </w:pPr>
            <w:r w:rsidRPr="00094242">
              <w:rPr>
                <w:rFonts w:cs="Arial"/>
                <w:b/>
              </w:rPr>
              <w:t>Projektname</w:t>
            </w:r>
          </w:p>
        </w:tc>
        <w:tc>
          <w:tcPr>
            <w:tcW w:w="3212" w:type="dxa"/>
          </w:tcPr>
          <w:p w14:paraId="3F4BCE4A" w14:textId="1934ECF5" w:rsidR="00CB1A86" w:rsidRPr="00094242" w:rsidRDefault="00094242" w:rsidP="00881021">
            <w:pPr>
              <w:jc w:val="both"/>
              <w:rPr>
                <w:rFonts w:cs="Arial"/>
              </w:rPr>
            </w:pPr>
            <w:r w:rsidRPr="00094242">
              <w:rPr>
                <w:rFonts w:cs="Arial"/>
              </w:rPr>
              <w:t>Servicemigration IT-S</w:t>
            </w:r>
            <w:r>
              <w:rPr>
                <w:rFonts w:cs="Arial"/>
              </w:rPr>
              <w:t>ervicecenter</w:t>
            </w:r>
          </w:p>
        </w:tc>
        <w:tc>
          <w:tcPr>
            <w:tcW w:w="1622" w:type="dxa"/>
            <w:gridSpan w:val="2"/>
            <w:shd w:val="clear" w:color="auto" w:fill="A8D08D"/>
          </w:tcPr>
          <w:p w14:paraId="5A35BC3B" w14:textId="77777777" w:rsidR="00CB1A86" w:rsidRPr="00094242" w:rsidRDefault="00CB1A86" w:rsidP="00881021">
            <w:pPr>
              <w:rPr>
                <w:rFonts w:cs="Arial"/>
                <w:b/>
              </w:rPr>
            </w:pPr>
            <w:r w:rsidRPr="00094242">
              <w:rPr>
                <w:rFonts w:cs="Arial"/>
                <w:b/>
              </w:rPr>
              <w:t>PSP- Code</w:t>
            </w:r>
          </w:p>
        </w:tc>
        <w:tc>
          <w:tcPr>
            <w:tcW w:w="2529" w:type="dxa"/>
          </w:tcPr>
          <w:p w14:paraId="5A830AFC" w14:textId="223E42A5" w:rsidR="00CB1A86" w:rsidRPr="00094242" w:rsidRDefault="00094242" w:rsidP="00881021">
            <w:pPr>
              <w:jc w:val="both"/>
              <w:rPr>
                <w:rFonts w:cs="Arial"/>
              </w:rPr>
            </w:pPr>
            <w:r>
              <w:rPr>
                <w:rFonts w:cs="Arial"/>
              </w:rPr>
              <w:t>SC_22.5.4</w:t>
            </w:r>
          </w:p>
        </w:tc>
      </w:tr>
      <w:tr w:rsidR="00CB1A86" w:rsidRPr="009B3C8A" w14:paraId="499A0059" w14:textId="77777777" w:rsidTr="00B4649C">
        <w:trPr>
          <w:cantSplit/>
        </w:trPr>
        <w:tc>
          <w:tcPr>
            <w:tcW w:w="2415" w:type="dxa"/>
            <w:shd w:val="clear" w:color="auto" w:fill="A8D08D"/>
          </w:tcPr>
          <w:p w14:paraId="4539C8D3" w14:textId="3073FFFE" w:rsidR="00CB1A86" w:rsidRPr="00094242" w:rsidRDefault="00CB1A86" w:rsidP="00881021">
            <w:pPr>
              <w:spacing w:before="60" w:after="60"/>
              <w:rPr>
                <w:rFonts w:cs="Arial"/>
                <w:b/>
              </w:rPr>
            </w:pPr>
            <w:r w:rsidRPr="00094242">
              <w:rPr>
                <w:rFonts w:cs="Arial"/>
                <w:b/>
              </w:rPr>
              <w:t>Projektleiter</w:t>
            </w:r>
            <w:r w:rsidR="00094242">
              <w:rPr>
                <w:rFonts w:cs="Arial"/>
                <w:b/>
              </w:rPr>
              <w:t>in</w:t>
            </w:r>
          </w:p>
        </w:tc>
        <w:tc>
          <w:tcPr>
            <w:tcW w:w="3212" w:type="dxa"/>
          </w:tcPr>
          <w:p w14:paraId="54DA3313" w14:textId="335D5C9B" w:rsidR="00CB1A86" w:rsidRPr="00094242" w:rsidRDefault="00143F1B" w:rsidP="00881021">
            <w:pPr>
              <w:jc w:val="both"/>
              <w:rPr>
                <w:rFonts w:cs="Arial"/>
              </w:rPr>
            </w:pPr>
            <w:r>
              <w:rPr>
                <w:rFonts w:cs="Arial"/>
              </w:rPr>
              <w:t>JT</w:t>
            </w:r>
          </w:p>
        </w:tc>
        <w:tc>
          <w:tcPr>
            <w:tcW w:w="1622" w:type="dxa"/>
            <w:gridSpan w:val="2"/>
            <w:shd w:val="clear" w:color="auto" w:fill="A8D08D"/>
          </w:tcPr>
          <w:p w14:paraId="51E6335F" w14:textId="77777777" w:rsidR="00CB1A86" w:rsidRPr="00094242" w:rsidRDefault="00CB1A86" w:rsidP="00881021">
            <w:pPr>
              <w:rPr>
                <w:rFonts w:cs="Arial"/>
                <w:b/>
              </w:rPr>
            </w:pPr>
            <w:r w:rsidRPr="00094242">
              <w:rPr>
                <w:rFonts w:cs="Arial"/>
                <w:b/>
              </w:rPr>
              <w:t xml:space="preserve">Version: </w:t>
            </w:r>
          </w:p>
        </w:tc>
        <w:tc>
          <w:tcPr>
            <w:tcW w:w="2529" w:type="dxa"/>
          </w:tcPr>
          <w:p w14:paraId="074DAAB1" w14:textId="57316EDE" w:rsidR="00CB1A86" w:rsidRPr="00094242" w:rsidRDefault="00094242" w:rsidP="00881021">
            <w:pPr>
              <w:jc w:val="both"/>
              <w:rPr>
                <w:rFonts w:cs="Arial"/>
              </w:rPr>
            </w:pPr>
            <w:r>
              <w:rPr>
                <w:rFonts w:cs="Arial"/>
              </w:rPr>
              <w:t>1.0</w:t>
            </w:r>
          </w:p>
        </w:tc>
      </w:tr>
      <w:tr w:rsidR="00CB1A86" w:rsidRPr="00825994" w14:paraId="440B3EAC" w14:textId="77777777" w:rsidTr="008C6808">
        <w:trPr>
          <w:cantSplit/>
          <w:trHeight w:val="1254"/>
        </w:trPr>
        <w:tc>
          <w:tcPr>
            <w:tcW w:w="2415" w:type="dxa"/>
            <w:shd w:val="clear" w:color="auto" w:fill="A8D08D"/>
          </w:tcPr>
          <w:p w14:paraId="340C2B14" w14:textId="77777777" w:rsidR="00CB1A86" w:rsidRPr="00094242" w:rsidRDefault="00CB1A86" w:rsidP="00881021">
            <w:pPr>
              <w:spacing w:before="60" w:after="60"/>
              <w:ind w:left="1260" w:hanging="1260"/>
              <w:rPr>
                <w:rFonts w:cs="Arial"/>
                <w:b/>
              </w:rPr>
            </w:pPr>
            <w:r w:rsidRPr="00094242">
              <w:rPr>
                <w:rFonts w:cs="Arial"/>
                <w:b/>
              </w:rPr>
              <w:t>Ziele</w:t>
            </w:r>
          </w:p>
          <w:p w14:paraId="51DD6273" w14:textId="77777777" w:rsidR="00CB1A86" w:rsidRPr="00094242" w:rsidRDefault="00CB1A86" w:rsidP="00881021">
            <w:pPr>
              <w:spacing w:before="60" w:after="60"/>
              <w:ind w:left="1260" w:hanging="1260"/>
              <w:rPr>
                <w:rFonts w:cs="Arial"/>
                <w:b/>
              </w:rPr>
            </w:pPr>
          </w:p>
        </w:tc>
        <w:tc>
          <w:tcPr>
            <w:tcW w:w="7363" w:type="dxa"/>
            <w:gridSpan w:val="4"/>
          </w:tcPr>
          <w:p w14:paraId="3516BADB" w14:textId="41598651" w:rsidR="00825994" w:rsidRPr="00217D5F" w:rsidRDefault="00496B09" w:rsidP="00825994">
            <w:pPr>
              <w:numPr>
                <w:ilvl w:val="0"/>
                <w:numId w:val="5"/>
              </w:numPr>
              <w:tabs>
                <w:tab w:val="clear" w:pos="720"/>
                <w:tab w:val="num" w:pos="295"/>
              </w:tabs>
              <w:ind w:left="295" w:hanging="295"/>
              <w:jc w:val="both"/>
              <w:rPr>
                <w:rFonts w:cs="Arial"/>
              </w:rPr>
            </w:pPr>
            <w:r w:rsidRPr="00825994">
              <w:rPr>
                <w:rFonts w:cs="Arial"/>
              </w:rPr>
              <w:t xml:space="preserve">1.1.3.1 </w:t>
            </w:r>
            <w:r w:rsidR="00825994" w:rsidRPr="00825994">
              <w:rPr>
                <w:rFonts w:cs="Arial"/>
              </w:rPr>
              <w:t xml:space="preserve">Abschluss Quality Gate 2 GAP-Analyse: </w:t>
            </w:r>
            <w:r w:rsidR="00825994">
              <w:rPr>
                <w:rFonts w:cs="Arial"/>
              </w:rPr>
              <w:t xml:space="preserve">Die Umsetzung dieses Arbeitspakets ist ein Ergebnistyp des QG2 und muss zwingend erfüllt werden, da das QG 2 sonst nicht abgeschlossen werden kann und die Analyse-Phase </w:t>
            </w:r>
            <w:r w:rsidR="008C6808">
              <w:rPr>
                <w:rFonts w:cs="Arial"/>
              </w:rPr>
              <w:t>nicht abgeschlossen werden kann. Somit darf noch nicht in die nächste Phase übergegangen werden.</w:t>
            </w:r>
            <w:r w:rsidR="00825994">
              <w:rPr>
                <w:rFonts w:cs="Arial"/>
              </w:rPr>
              <w:t xml:space="preserve"> </w:t>
            </w:r>
          </w:p>
        </w:tc>
      </w:tr>
      <w:tr w:rsidR="00CB1A86" w:rsidRPr="009B3C8A" w14:paraId="13A985FD" w14:textId="77777777" w:rsidTr="00B4649C">
        <w:trPr>
          <w:cantSplit/>
        </w:trPr>
        <w:tc>
          <w:tcPr>
            <w:tcW w:w="2415" w:type="dxa"/>
            <w:shd w:val="clear" w:color="auto" w:fill="A8D08D"/>
          </w:tcPr>
          <w:p w14:paraId="7E702186" w14:textId="77777777" w:rsidR="00CB1A86" w:rsidRPr="00094242" w:rsidRDefault="00CB1A86" w:rsidP="00881021">
            <w:pPr>
              <w:spacing w:before="60" w:after="60"/>
              <w:rPr>
                <w:rFonts w:cs="Arial"/>
                <w:b/>
              </w:rPr>
            </w:pPr>
            <w:r w:rsidRPr="00094242">
              <w:rPr>
                <w:rFonts w:cs="Arial"/>
                <w:b/>
              </w:rPr>
              <w:t>Ergebnisse</w:t>
            </w:r>
          </w:p>
          <w:p w14:paraId="2EC3181A" w14:textId="77777777" w:rsidR="00CB1A86" w:rsidRPr="00094242" w:rsidRDefault="00CB1A86" w:rsidP="00881021">
            <w:pPr>
              <w:spacing w:before="60" w:after="60"/>
              <w:rPr>
                <w:rFonts w:cs="Arial"/>
                <w:b/>
              </w:rPr>
            </w:pPr>
          </w:p>
        </w:tc>
        <w:tc>
          <w:tcPr>
            <w:tcW w:w="7363" w:type="dxa"/>
            <w:gridSpan w:val="4"/>
          </w:tcPr>
          <w:p w14:paraId="7E740A3E" w14:textId="67225B57" w:rsidR="008C6808" w:rsidRDefault="008C6808" w:rsidP="00C0491E">
            <w:pPr>
              <w:numPr>
                <w:ilvl w:val="0"/>
                <w:numId w:val="5"/>
              </w:numPr>
              <w:tabs>
                <w:tab w:val="clear" w:pos="720"/>
                <w:tab w:val="num" w:pos="295"/>
              </w:tabs>
              <w:ind w:left="295" w:hanging="295"/>
              <w:jc w:val="both"/>
              <w:rPr>
                <w:rFonts w:cs="Arial"/>
              </w:rPr>
            </w:pPr>
            <w:r>
              <w:rPr>
                <w:rFonts w:cs="Arial"/>
              </w:rPr>
              <w:t xml:space="preserve">Abgestimmte Fotodokumentation Netzwerkschränke liegt vor </w:t>
            </w:r>
          </w:p>
          <w:p w14:paraId="1AEFC060" w14:textId="119EE5F8" w:rsidR="008C6808" w:rsidRDefault="008C6808" w:rsidP="00C0491E">
            <w:pPr>
              <w:numPr>
                <w:ilvl w:val="0"/>
                <w:numId w:val="5"/>
              </w:numPr>
              <w:tabs>
                <w:tab w:val="clear" w:pos="720"/>
                <w:tab w:val="num" w:pos="295"/>
              </w:tabs>
              <w:ind w:left="295" w:hanging="295"/>
              <w:jc w:val="both"/>
              <w:rPr>
                <w:rFonts w:cs="Arial"/>
              </w:rPr>
            </w:pPr>
            <w:r>
              <w:rPr>
                <w:rFonts w:cs="Arial"/>
              </w:rPr>
              <w:t xml:space="preserve">GAP-Analyse wurde durchgeführt, neue Prozesse dadurch definiert und an Leistungen der </w:t>
            </w:r>
            <w:r w:rsidR="00143F1B">
              <w:rPr>
                <w:rFonts w:cs="Arial"/>
              </w:rPr>
              <w:t>ABC</w:t>
            </w:r>
            <w:r>
              <w:rPr>
                <w:rFonts w:cs="Arial"/>
              </w:rPr>
              <w:t xml:space="preserve"> angepasst, GAPs geschlossen, </w:t>
            </w:r>
          </w:p>
          <w:p w14:paraId="0D807231" w14:textId="0362D571" w:rsidR="00CB1A86" w:rsidRPr="00094242" w:rsidRDefault="008C6808" w:rsidP="00C0491E">
            <w:pPr>
              <w:numPr>
                <w:ilvl w:val="0"/>
                <w:numId w:val="5"/>
              </w:numPr>
              <w:tabs>
                <w:tab w:val="clear" w:pos="720"/>
                <w:tab w:val="num" w:pos="295"/>
              </w:tabs>
              <w:ind w:left="295" w:hanging="295"/>
              <w:jc w:val="both"/>
              <w:rPr>
                <w:rFonts w:cs="Arial"/>
              </w:rPr>
            </w:pPr>
            <w:r>
              <w:rPr>
                <w:rFonts w:cs="Arial"/>
              </w:rPr>
              <w:t>Anforderungen &amp; Spezifikationen sind erstellt</w:t>
            </w:r>
          </w:p>
        </w:tc>
      </w:tr>
      <w:tr w:rsidR="00CB1A86" w:rsidRPr="009B3C8A" w14:paraId="791ADB33" w14:textId="77777777" w:rsidTr="00B4649C">
        <w:trPr>
          <w:cantSplit/>
        </w:trPr>
        <w:tc>
          <w:tcPr>
            <w:tcW w:w="2415" w:type="dxa"/>
            <w:shd w:val="clear" w:color="auto" w:fill="A8D08D"/>
          </w:tcPr>
          <w:p w14:paraId="6985F99F" w14:textId="77777777" w:rsidR="00CB1A86" w:rsidRPr="00094242" w:rsidRDefault="00CB1A86" w:rsidP="00881021">
            <w:pPr>
              <w:spacing w:before="60" w:after="60"/>
              <w:rPr>
                <w:rFonts w:cs="Arial"/>
                <w:b/>
              </w:rPr>
            </w:pPr>
            <w:r w:rsidRPr="00094242">
              <w:rPr>
                <w:rFonts w:cs="Arial"/>
                <w:b/>
              </w:rPr>
              <w:t>Aktivitäten/ Termine</w:t>
            </w:r>
          </w:p>
        </w:tc>
        <w:tc>
          <w:tcPr>
            <w:tcW w:w="7363" w:type="dxa"/>
            <w:gridSpan w:val="4"/>
          </w:tcPr>
          <w:p w14:paraId="11435A42" w14:textId="6667601A" w:rsidR="00CB1A86" w:rsidRDefault="008C6808" w:rsidP="008C6808">
            <w:pPr>
              <w:numPr>
                <w:ilvl w:val="0"/>
                <w:numId w:val="5"/>
              </w:numPr>
              <w:tabs>
                <w:tab w:val="clear" w:pos="720"/>
                <w:tab w:val="num" w:pos="295"/>
              </w:tabs>
              <w:ind w:left="295" w:hanging="295"/>
              <w:jc w:val="both"/>
              <w:rPr>
                <w:rFonts w:cs="Arial"/>
              </w:rPr>
            </w:pPr>
            <w:r>
              <w:rPr>
                <w:rFonts w:cs="Arial"/>
              </w:rPr>
              <w:t xml:space="preserve">GAP-Analyse AP4 NWM zwischen Ist-Stand der Bank und den Leistungen der </w:t>
            </w:r>
            <w:r w:rsidR="00143F1B">
              <w:rPr>
                <w:rFonts w:cs="Arial"/>
              </w:rPr>
              <w:t>ABC</w:t>
            </w:r>
          </w:p>
          <w:p w14:paraId="317FC723" w14:textId="0E075FBC" w:rsidR="00217D5F" w:rsidRDefault="00217D5F" w:rsidP="008C6808">
            <w:pPr>
              <w:numPr>
                <w:ilvl w:val="0"/>
                <w:numId w:val="5"/>
              </w:numPr>
              <w:tabs>
                <w:tab w:val="clear" w:pos="720"/>
                <w:tab w:val="num" w:pos="295"/>
              </w:tabs>
              <w:ind w:left="295" w:hanging="295"/>
              <w:jc w:val="both"/>
              <w:rPr>
                <w:rFonts w:cs="Arial"/>
              </w:rPr>
            </w:pPr>
            <w:r>
              <w:rPr>
                <w:rFonts w:cs="Arial"/>
              </w:rPr>
              <w:t>Erstellung von Anforderungen und Spezifikationen nach GAP-Analyse</w:t>
            </w:r>
          </w:p>
          <w:p w14:paraId="53C64A3D" w14:textId="5924B6FA" w:rsidR="00217D5F" w:rsidRPr="00217D5F" w:rsidRDefault="008C6808" w:rsidP="00217D5F">
            <w:pPr>
              <w:numPr>
                <w:ilvl w:val="0"/>
                <w:numId w:val="5"/>
              </w:numPr>
              <w:tabs>
                <w:tab w:val="clear" w:pos="720"/>
                <w:tab w:val="num" w:pos="295"/>
              </w:tabs>
              <w:ind w:left="295" w:hanging="295"/>
              <w:jc w:val="both"/>
              <w:rPr>
                <w:rFonts w:cs="Arial"/>
              </w:rPr>
            </w:pPr>
            <w:r>
              <w:rPr>
                <w:rFonts w:cs="Arial"/>
              </w:rPr>
              <w:t>Abstimmung hinsichtlich der zu liefernden Fotodokumentation</w:t>
            </w:r>
            <w:r w:rsidR="00217D5F">
              <w:rPr>
                <w:rFonts w:cs="Arial"/>
              </w:rPr>
              <w:t xml:space="preserve"> +</w:t>
            </w:r>
            <w:r>
              <w:rPr>
                <w:rFonts w:cs="Arial"/>
              </w:rPr>
              <w:t xml:space="preserve"> Lieferung </w:t>
            </w:r>
          </w:p>
        </w:tc>
      </w:tr>
      <w:tr w:rsidR="00CB1A86" w:rsidRPr="009B3C8A" w14:paraId="64C53B79" w14:textId="77777777" w:rsidTr="00B4649C">
        <w:trPr>
          <w:cantSplit/>
        </w:trPr>
        <w:tc>
          <w:tcPr>
            <w:tcW w:w="2415" w:type="dxa"/>
            <w:shd w:val="clear" w:color="auto" w:fill="A8D08D"/>
          </w:tcPr>
          <w:p w14:paraId="165839F4" w14:textId="77777777" w:rsidR="00CB1A86" w:rsidRPr="00094242" w:rsidRDefault="00CB1A86" w:rsidP="00881021">
            <w:pPr>
              <w:spacing w:before="60" w:after="60"/>
              <w:rPr>
                <w:rFonts w:cs="Arial"/>
                <w:b/>
              </w:rPr>
            </w:pPr>
            <w:r w:rsidRPr="00094242">
              <w:rPr>
                <w:rFonts w:cs="Arial"/>
                <w:b/>
              </w:rPr>
              <w:t>PSP-Code Vorgänger</w:t>
            </w:r>
          </w:p>
        </w:tc>
        <w:tc>
          <w:tcPr>
            <w:tcW w:w="3212" w:type="dxa"/>
          </w:tcPr>
          <w:p w14:paraId="51B3F405" w14:textId="15230C7E" w:rsidR="00CB1A86" w:rsidRPr="00094242" w:rsidRDefault="00217D5F" w:rsidP="00881021">
            <w:pPr>
              <w:jc w:val="both"/>
              <w:rPr>
                <w:rFonts w:cs="Arial"/>
              </w:rPr>
            </w:pPr>
            <w:r w:rsidRPr="00217D5F">
              <w:rPr>
                <w:rFonts w:cs="Arial"/>
              </w:rPr>
              <w:t>SC_22.4.7</w:t>
            </w:r>
          </w:p>
        </w:tc>
        <w:tc>
          <w:tcPr>
            <w:tcW w:w="1622" w:type="dxa"/>
            <w:gridSpan w:val="2"/>
            <w:shd w:val="clear" w:color="auto" w:fill="A8D08D"/>
          </w:tcPr>
          <w:p w14:paraId="7FA54E5C" w14:textId="77777777" w:rsidR="00CB1A86" w:rsidRPr="00094242" w:rsidRDefault="00CB1A86" w:rsidP="00881021">
            <w:pPr>
              <w:rPr>
                <w:rFonts w:cs="Arial"/>
                <w:b/>
              </w:rPr>
            </w:pPr>
            <w:r w:rsidRPr="00094242">
              <w:rPr>
                <w:rFonts w:cs="Arial"/>
                <w:b/>
              </w:rPr>
              <w:t>Start</w:t>
            </w:r>
          </w:p>
        </w:tc>
        <w:tc>
          <w:tcPr>
            <w:tcW w:w="2529" w:type="dxa"/>
          </w:tcPr>
          <w:p w14:paraId="03BC2ADE" w14:textId="7146220D" w:rsidR="00CB1A86" w:rsidRPr="00094242" w:rsidRDefault="00217D5F" w:rsidP="00881021">
            <w:pPr>
              <w:jc w:val="both"/>
              <w:rPr>
                <w:rFonts w:cs="Arial"/>
              </w:rPr>
            </w:pPr>
            <w:r>
              <w:rPr>
                <w:rFonts w:cs="Arial"/>
              </w:rPr>
              <w:t>27.09.22</w:t>
            </w:r>
          </w:p>
        </w:tc>
      </w:tr>
      <w:tr w:rsidR="00CB1A86" w:rsidRPr="009B3C8A" w14:paraId="25D962D7" w14:textId="77777777" w:rsidTr="00B4649C">
        <w:trPr>
          <w:cantSplit/>
        </w:trPr>
        <w:tc>
          <w:tcPr>
            <w:tcW w:w="2415" w:type="dxa"/>
            <w:shd w:val="clear" w:color="auto" w:fill="A8D08D"/>
          </w:tcPr>
          <w:p w14:paraId="7D876CF7" w14:textId="77777777" w:rsidR="00CB1A86" w:rsidRPr="00094242" w:rsidRDefault="00CB1A86" w:rsidP="00881021">
            <w:pPr>
              <w:spacing w:before="60" w:after="60"/>
              <w:rPr>
                <w:rFonts w:cs="Arial"/>
                <w:b/>
              </w:rPr>
            </w:pPr>
            <w:r w:rsidRPr="00094242">
              <w:rPr>
                <w:rFonts w:cs="Arial"/>
                <w:b/>
              </w:rPr>
              <w:t>PSP-Code Nachfolger</w:t>
            </w:r>
          </w:p>
        </w:tc>
        <w:tc>
          <w:tcPr>
            <w:tcW w:w="3212" w:type="dxa"/>
          </w:tcPr>
          <w:p w14:paraId="4F6C4208" w14:textId="73EF09DB" w:rsidR="00CB1A86" w:rsidRPr="00094242" w:rsidRDefault="00217D5F" w:rsidP="00881021">
            <w:pPr>
              <w:jc w:val="both"/>
              <w:rPr>
                <w:rFonts w:cs="Arial"/>
              </w:rPr>
            </w:pPr>
            <w:r>
              <w:rPr>
                <w:rFonts w:cs="Arial"/>
              </w:rPr>
              <w:t>SC_22.5.7</w:t>
            </w:r>
          </w:p>
        </w:tc>
        <w:tc>
          <w:tcPr>
            <w:tcW w:w="1622" w:type="dxa"/>
            <w:gridSpan w:val="2"/>
            <w:shd w:val="clear" w:color="auto" w:fill="A8D08D"/>
          </w:tcPr>
          <w:p w14:paraId="072E01F4" w14:textId="77777777" w:rsidR="00CB1A86" w:rsidRPr="00094242" w:rsidRDefault="00CB1A86" w:rsidP="00881021">
            <w:pPr>
              <w:rPr>
                <w:rFonts w:cs="Arial"/>
                <w:b/>
              </w:rPr>
            </w:pPr>
            <w:r w:rsidRPr="00094242">
              <w:rPr>
                <w:rFonts w:cs="Arial"/>
                <w:b/>
              </w:rPr>
              <w:t>Ende</w:t>
            </w:r>
          </w:p>
        </w:tc>
        <w:tc>
          <w:tcPr>
            <w:tcW w:w="2529" w:type="dxa"/>
          </w:tcPr>
          <w:p w14:paraId="0B0DA757" w14:textId="711BCFDF" w:rsidR="00CB1A86" w:rsidRPr="00094242" w:rsidRDefault="00217D5F" w:rsidP="00881021">
            <w:pPr>
              <w:jc w:val="both"/>
              <w:rPr>
                <w:rFonts w:cs="Arial"/>
              </w:rPr>
            </w:pPr>
            <w:r>
              <w:rPr>
                <w:rFonts w:cs="Arial"/>
              </w:rPr>
              <w:t>24.10.22</w:t>
            </w:r>
          </w:p>
        </w:tc>
      </w:tr>
      <w:tr w:rsidR="00CB1A86" w:rsidRPr="009B3C8A" w14:paraId="576630BC" w14:textId="77777777" w:rsidTr="00B4649C">
        <w:trPr>
          <w:cantSplit/>
        </w:trPr>
        <w:tc>
          <w:tcPr>
            <w:tcW w:w="2415" w:type="dxa"/>
            <w:shd w:val="clear" w:color="auto" w:fill="A8D08D"/>
          </w:tcPr>
          <w:p w14:paraId="1FB1885B" w14:textId="77777777" w:rsidR="00CB1A86" w:rsidRPr="00094242" w:rsidRDefault="00CB1A86" w:rsidP="00881021">
            <w:pPr>
              <w:spacing w:before="60" w:after="60"/>
              <w:rPr>
                <w:rFonts w:cs="Arial"/>
                <w:b/>
              </w:rPr>
            </w:pPr>
            <w:r w:rsidRPr="00094242">
              <w:rPr>
                <w:rFonts w:cs="Arial"/>
                <w:b/>
              </w:rPr>
              <w:t>Schnittstellen</w:t>
            </w:r>
          </w:p>
        </w:tc>
        <w:tc>
          <w:tcPr>
            <w:tcW w:w="3212" w:type="dxa"/>
          </w:tcPr>
          <w:p w14:paraId="78C8D203" w14:textId="4A5A097F" w:rsidR="00CB1A86" w:rsidRPr="00094242" w:rsidRDefault="00217D5F" w:rsidP="00881021">
            <w:pPr>
              <w:jc w:val="both"/>
              <w:rPr>
                <w:rFonts w:cs="Arial"/>
              </w:rPr>
            </w:pPr>
            <w:r>
              <w:rPr>
                <w:rFonts w:cs="Arial"/>
              </w:rPr>
              <w:t>AP2 Incidentmanagement</w:t>
            </w:r>
          </w:p>
        </w:tc>
        <w:tc>
          <w:tcPr>
            <w:tcW w:w="1622" w:type="dxa"/>
            <w:gridSpan w:val="2"/>
            <w:shd w:val="clear" w:color="auto" w:fill="A8D08D"/>
          </w:tcPr>
          <w:p w14:paraId="4B2DBDD1" w14:textId="77777777" w:rsidR="00CB1A86" w:rsidRPr="00094242" w:rsidRDefault="00CB1A86" w:rsidP="00881021">
            <w:pPr>
              <w:rPr>
                <w:rFonts w:cs="Arial"/>
                <w:b/>
              </w:rPr>
            </w:pPr>
            <w:r w:rsidRPr="00094242">
              <w:rPr>
                <w:rFonts w:cs="Arial"/>
                <w:b/>
              </w:rPr>
              <w:t>Kosten</w:t>
            </w:r>
          </w:p>
        </w:tc>
        <w:tc>
          <w:tcPr>
            <w:tcW w:w="2529" w:type="dxa"/>
          </w:tcPr>
          <w:p w14:paraId="34D7D72A" w14:textId="36B4946B" w:rsidR="00CB1A86" w:rsidRPr="00094242" w:rsidRDefault="00D50E54" w:rsidP="00881021">
            <w:pPr>
              <w:jc w:val="both"/>
              <w:rPr>
                <w:rFonts w:cs="Arial"/>
              </w:rPr>
            </w:pPr>
            <w:r>
              <w:rPr>
                <w:rFonts w:cs="Arial"/>
              </w:rPr>
              <w:t>1.100,00 €</w:t>
            </w:r>
          </w:p>
        </w:tc>
      </w:tr>
      <w:tr w:rsidR="00CB1A86" w:rsidRPr="009B3C8A" w14:paraId="4E34F433" w14:textId="77777777" w:rsidTr="00B4649C">
        <w:trPr>
          <w:cantSplit/>
        </w:trPr>
        <w:tc>
          <w:tcPr>
            <w:tcW w:w="2415" w:type="dxa"/>
            <w:shd w:val="clear" w:color="auto" w:fill="A8D08D"/>
          </w:tcPr>
          <w:p w14:paraId="06688B45" w14:textId="77777777" w:rsidR="00CB1A86" w:rsidRPr="00094242" w:rsidRDefault="00CB1A86" w:rsidP="00881021">
            <w:pPr>
              <w:spacing w:before="60" w:after="60"/>
              <w:rPr>
                <w:rFonts w:cs="Arial"/>
                <w:b/>
              </w:rPr>
            </w:pPr>
            <w:r w:rsidRPr="00094242">
              <w:rPr>
                <w:rFonts w:cs="Arial"/>
                <w:b/>
              </w:rPr>
              <w:t>Aufwand</w:t>
            </w:r>
          </w:p>
        </w:tc>
        <w:tc>
          <w:tcPr>
            <w:tcW w:w="3212" w:type="dxa"/>
          </w:tcPr>
          <w:p w14:paraId="73B389EA" w14:textId="306A2AB0" w:rsidR="00CB1A86" w:rsidRPr="00094242" w:rsidRDefault="00560EF2" w:rsidP="00881021">
            <w:pPr>
              <w:jc w:val="both"/>
              <w:rPr>
                <w:rFonts w:cs="Arial"/>
              </w:rPr>
            </w:pPr>
            <w:r>
              <w:rPr>
                <w:rFonts w:cs="Arial"/>
              </w:rPr>
              <w:t>20 Projektstunden</w:t>
            </w:r>
          </w:p>
        </w:tc>
        <w:tc>
          <w:tcPr>
            <w:tcW w:w="1622" w:type="dxa"/>
            <w:gridSpan w:val="2"/>
            <w:shd w:val="clear" w:color="auto" w:fill="A8D08D"/>
          </w:tcPr>
          <w:p w14:paraId="49BECA85" w14:textId="77777777" w:rsidR="00CB1A86" w:rsidRPr="00094242" w:rsidRDefault="00CB1A86" w:rsidP="00881021">
            <w:pPr>
              <w:rPr>
                <w:rFonts w:cs="Arial"/>
                <w:b/>
              </w:rPr>
            </w:pPr>
            <w:r w:rsidRPr="00094242">
              <w:rPr>
                <w:rFonts w:cs="Arial"/>
                <w:b/>
              </w:rPr>
              <w:t>Dauer</w:t>
            </w:r>
          </w:p>
        </w:tc>
        <w:tc>
          <w:tcPr>
            <w:tcW w:w="2529" w:type="dxa"/>
          </w:tcPr>
          <w:p w14:paraId="376C3B8A" w14:textId="2B8DF9DC" w:rsidR="00CB1A86" w:rsidRPr="00094242" w:rsidRDefault="00560EF2" w:rsidP="00560EF2">
            <w:pPr>
              <w:jc w:val="both"/>
              <w:rPr>
                <w:rFonts w:cs="Arial"/>
              </w:rPr>
            </w:pPr>
            <w:r>
              <w:rPr>
                <w:rFonts w:cs="Arial"/>
              </w:rPr>
              <w:t xml:space="preserve">20 </w:t>
            </w:r>
            <w:commentRangeStart w:id="92"/>
            <w:r>
              <w:rPr>
                <w:rFonts w:cs="Arial"/>
              </w:rPr>
              <w:t>Tage</w:t>
            </w:r>
            <w:commentRangeEnd w:id="92"/>
            <w:r w:rsidR="00B941B7">
              <w:rPr>
                <w:rStyle w:val="Refdecomentario"/>
              </w:rPr>
              <w:commentReference w:id="92"/>
            </w:r>
          </w:p>
        </w:tc>
      </w:tr>
      <w:tr w:rsidR="007B01B6" w:rsidRPr="009B3C8A" w14:paraId="7F5BFEF5" w14:textId="77777777" w:rsidTr="00B4649C">
        <w:trPr>
          <w:cantSplit/>
        </w:trPr>
        <w:tc>
          <w:tcPr>
            <w:tcW w:w="2415" w:type="dxa"/>
            <w:shd w:val="clear" w:color="auto" w:fill="A8D08D"/>
          </w:tcPr>
          <w:p w14:paraId="608924EA" w14:textId="77777777" w:rsidR="007B01B6" w:rsidRPr="00094242" w:rsidRDefault="007B01B6" w:rsidP="007B01B6">
            <w:pPr>
              <w:spacing w:before="60" w:after="60"/>
              <w:ind w:left="1260" w:hanging="1260"/>
              <w:rPr>
                <w:rFonts w:cs="Arial"/>
                <w:b/>
              </w:rPr>
            </w:pPr>
            <w:r w:rsidRPr="00094242">
              <w:rPr>
                <w:rFonts w:cs="Arial"/>
                <w:b/>
              </w:rPr>
              <w:t>Ressourcen</w:t>
            </w:r>
          </w:p>
        </w:tc>
        <w:tc>
          <w:tcPr>
            <w:tcW w:w="7363" w:type="dxa"/>
            <w:gridSpan w:val="4"/>
          </w:tcPr>
          <w:p w14:paraId="0859FD6D" w14:textId="3D2E1DC2" w:rsidR="007B01B6" w:rsidRPr="00094242" w:rsidRDefault="00560EF2" w:rsidP="00C0491E">
            <w:pPr>
              <w:numPr>
                <w:ilvl w:val="0"/>
                <w:numId w:val="5"/>
              </w:numPr>
              <w:tabs>
                <w:tab w:val="clear" w:pos="720"/>
                <w:tab w:val="num" w:pos="295"/>
              </w:tabs>
              <w:ind w:left="295" w:hanging="295"/>
              <w:jc w:val="both"/>
              <w:rPr>
                <w:rFonts w:cs="Arial"/>
              </w:rPr>
            </w:pPr>
            <w:r>
              <w:rPr>
                <w:rFonts w:cs="Arial"/>
              </w:rPr>
              <w:t>Peer Arnemann</w:t>
            </w:r>
          </w:p>
        </w:tc>
      </w:tr>
      <w:tr w:rsidR="00CB1A86" w:rsidRPr="009B3C8A" w14:paraId="490C7097" w14:textId="77777777" w:rsidTr="00B4649C">
        <w:trPr>
          <w:cantSplit/>
        </w:trPr>
        <w:tc>
          <w:tcPr>
            <w:tcW w:w="2415" w:type="dxa"/>
            <w:shd w:val="clear" w:color="auto" w:fill="A8D08D"/>
          </w:tcPr>
          <w:p w14:paraId="0750FE55" w14:textId="77777777" w:rsidR="00CB1A86" w:rsidRPr="00094242" w:rsidRDefault="00CB1A86" w:rsidP="00881021">
            <w:pPr>
              <w:spacing w:before="60" w:after="60"/>
              <w:rPr>
                <w:rFonts w:cs="Arial"/>
                <w:b/>
              </w:rPr>
            </w:pPr>
            <w:r w:rsidRPr="00094242">
              <w:rPr>
                <w:rFonts w:cs="Arial"/>
                <w:b/>
              </w:rPr>
              <w:t>Anlagen</w:t>
            </w:r>
          </w:p>
        </w:tc>
        <w:tc>
          <w:tcPr>
            <w:tcW w:w="7363" w:type="dxa"/>
            <w:gridSpan w:val="4"/>
          </w:tcPr>
          <w:p w14:paraId="62519370" w14:textId="77777777" w:rsidR="00CB1A86" w:rsidRDefault="00560EF2" w:rsidP="00560EF2">
            <w:pPr>
              <w:numPr>
                <w:ilvl w:val="0"/>
                <w:numId w:val="5"/>
              </w:numPr>
              <w:tabs>
                <w:tab w:val="clear" w:pos="720"/>
                <w:tab w:val="num" w:pos="295"/>
              </w:tabs>
              <w:ind w:left="295" w:hanging="295"/>
              <w:jc w:val="both"/>
              <w:rPr>
                <w:rFonts w:cs="Arial"/>
              </w:rPr>
            </w:pPr>
            <w:r w:rsidRPr="00560EF2">
              <w:rPr>
                <w:rFonts w:cs="Arial"/>
              </w:rPr>
              <w:t>Fotodokumentation</w:t>
            </w:r>
          </w:p>
          <w:p w14:paraId="4939CA23" w14:textId="2984EB0D" w:rsidR="00560EF2" w:rsidRPr="00560EF2" w:rsidRDefault="00560EF2" w:rsidP="00560EF2">
            <w:pPr>
              <w:numPr>
                <w:ilvl w:val="0"/>
                <w:numId w:val="5"/>
              </w:numPr>
              <w:tabs>
                <w:tab w:val="clear" w:pos="720"/>
                <w:tab w:val="num" w:pos="295"/>
              </w:tabs>
              <w:ind w:left="295" w:hanging="295"/>
              <w:jc w:val="both"/>
              <w:rPr>
                <w:rFonts w:cs="Arial"/>
              </w:rPr>
            </w:pPr>
            <w:r>
              <w:rPr>
                <w:rFonts w:cs="Arial"/>
              </w:rPr>
              <w:t xml:space="preserve">Dokumentationen </w:t>
            </w:r>
          </w:p>
        </w:tc>
      </w:tr>
      <w:tr w:rsidR="00CB1A86" w:rsidRPr="009B3C8A" w14:paraId="778EE567" w14:textId="77777777" w:rsidTr="00B4649C">
        <w:trPr>
          <w:cantSplit/>
        </w:trPr>
        <w:tc>
          <w:tcPr>
            <w:tcW w:w="2415" w:type="dxa"/>
            <w:shd w:val="clear" w:color="auto" w:fill="A8D08D"/>
          </w:tcPr>
          <w:p w14:paraId="7D481C74" w14:textId="77777777" w:rsidR="00CB1A86" w:rsidRPr="00094242" w:rsidRDefault="00CB1A86" w:rsidP="00881021">
            <w:pPr>
              <w:spacing w:before="60" w:after="60"/>
              <w:rPr>
                <w:rFonts w:cs="Arial"/>
                <w:b/>
              </w:rPr>
            </w:pPr>
            <w:r w:rsidRPr="00094242">
              <w:rPr>
                <w:rFonts w:cs="Arial"/>
                <w:b/>
              </w:rPr>
              <w:t>Risiken</w:t>
            </w:r>
          </w:p>
        </w:tc>
        <w:tc>
          <w:tcPr>
            <w:tcW w:w="7363" w:type="dxa"/>
            <w:gridSpan w:val="4"/>
          </w:tcPr>
          <w:p w14:paraId="527898E8" w14:textId="7768D3E2" w:rsidR="00CB1A86" w:rsidRPr="00094242" w:rsidRDefault="00560EF2" w:rsidP="00C0491E">
            <w:pPr>
              <w:numPr>
                <w:ilvl w:val="0"/>
                <w:numId w:val="4"/>
              </w:numPr>
              <w:tabs>
                <w:tab w:val="clear" w:pos="720"/>
                <w:tab w:val="num" w:pos="295"/>
              </w:tabs>
              <w:ind w:left="295" w:hanging="295"/>
              <w:jc w:val="both"/>
              <w:rPr>
                <w:rFonts w:cs="Arial"/>
              </w:rPr>
            </w:pPr>
            <w:r w:rsidRPr="003A211B">
              <w:rPr>
                <w:rFonts w:cs="Arial"/>
              </w:rPr>
              <w:t>Schlecht organisierte Netzwerkinfrastruktur (z.B. fehlende Kabelführung)</w:t>
            </w:r>
            <w:r>
              <w:rPr>
                <w:rFonts w:cs="Arial"/>
              </w:rPr>
              <w:t>, dadurch erheblicher Zeitmehraufwand und führt evtl. zu Nichtabschluss des QG2.</w:t>
            </w:r>
          </w:p>
        </w:tc>
      </w:tr>
      <w:tr w:rsidR="00CB1A86" w:rsidRPr="009B3C8A" w14:paraId="14300A11" w14:textId="77777777" w:rsidTr="00D50E54">
        <w:trPr>
          <w:cantSplit/>
          <w:trHeight w:val="562"/>
        </w:trPr>
        <w:tc>
          <w:tcPr>
            <w:tcW w:w="2415" w:type="dxa"/>
            <w:shd w:val="clear" w:color="auto" w:fill="A8D08D"/>
          </w:tcPr>
          <w:p w14:paraId="40039A8D" w14:textId="77777777" w:rsidR="00CB1A86" w:rsidRPr="00094242" w:rsidRDefault="00CB1A86" w:rsidP="00881021">
            <w:pPr>
              <w:spacing w:before="60" w:after="60"/>
              <w:rPr>
                <w:rFonts w:cs="Arial"/>
                <w:b/>
              </w:rPr>
            </w:pPr>
            <w:commentRangeStart w:id="93"/>
            <w:r w:rsidRPr="00094242">
              <w:rPr>
                <w:rFonts w:cs="Arial"/>
                <w:b/>
              </w:rPr>
              <w:t>Fortschrittsgradmessung</w:t>
            </w:r>
          </w:p>
          <w:p w14:paraId="654CF00F" w14:textId="77777777" w:rsidR="00CB1A86" w:rsidRPr="00094242" w:rsidRDefault="00CB1A86" w:rsidP="00881021">
            <w:pPr>
              <w:spacing w:before="60" w:after="60"/>
              <w:rPr>
                <w:rFonts w:cs="Arial"/>
                <w:b/>
              </w:rPr>
            </w:pPr>
          </w:p>
        </w:tc>
        <w:tc>
          <w:tcPr>
            <w:tcW w:w="7363" w:type="dxa"/>
            <w:gridSpan w:val="4"/>
          </w:tcPr>
          <w:p w14:paraId="1F2C159F" w14:textId="77777777" w:rsidR="00CB1A86" w:rsidRDefault="009A295C" w:rsidP="00C0491E">
            <w:pPr>
              <w:numPr>
                <w:ilvl w:val="0"/>
                <w:numId w:val="5"/>
              </w:numPr>
              <w:tabs>
                <w:tab w:val="clear" w:pos="720"/>
                <w:tab w:val="num" w:pos="295"/>
                <w:tab w:val="left" w:pos="3175"/>
              </w:tabs>
              <w:ind w:left="295" w:hanging="295"/>
              <w:jc w:val="both"/>
              <w:rPr>
                <w:rFonts w:cs="Arial"/>
              </w:rPr>
            </w:pPr>
            <w:r>
              <w:rPr>
                <w:rFonts w:cs="Arial"/>
              </w:rPr>
              <w:t xml:space="preserve">100 %: </w:t>
            </w:r>
            <w:r w:rsidR="00D50E54">
              <w:rPr>
                <w:rFonts w:cs="Arial"/>
              </w:rPr>
              <w:t>Ergebnistypen liegen zum Quality Gate 2 (Meilenstein) vor.</w:t>
            </w:r>
          </w:p>
          <w:p w14:paraId="59BCAFC1" w14:textId="470CF41F" w:rsidR="009A295C" w:rsidRDefault="009A295C" w:rsidP="009A295C">
            <w:pPr>
              <w:numPr>
                <w:ilvl w:val="0"/>
                <w:numId w:val="5"/>
              </w:numPr>
              <w:tabs>
                <w:tab w:val="clear" w:pos="720"/>
                <w:tab w:val="num" w:pos="295"/>
              </w:tabs>
              <w:ind w:left="295" w:hanging="295"/>
              <w:jc w:val="both"/>
              <w:rPr>
                <w:rFonts w:cs="Arial"/>
              </w:rPr>
            </w:pPr>
            <w:r>
              <w:rPr>
                <w:rFonts w:cs="Arial"/>
              </w:rPr>
              <w:t xml:space="preserve">70 %: GAP-Analyse wurde durchgeführt, neue Prozesse dadurch definiert und an Leistungen der </w:t>
            </w:r>
            <w:r w:rsidR="00143F1B">
              <w:rPr>
                <w:rFonts w:cs="Arial"/>
              </w:rPr>
              <w:t>ABC</w:t>
            </w:r>
            <w:r>
              <w:rPr>
                <w:rFonts w:cs="Arial"/>
              </w:rPr>
              <w:t xml:space="preserve"> angepasst, GAPs geschlossen, </w:t>
            </w:r>
          </w:p>
          <w:p w14:paraId="53A24B4F" w14:textId="36AF67B7" w:rsidR="009A295C" w:rsidRPr="00094242" w:rsidRDefault="009A295C" w:rsidP="009A295C">
            <w:pPr>
              <w:numPr>
                <w:ilvl w:val="0"/>
                <w:numId w:val="5"/>
              </w:numPr>
              <w:tabs>
                <w:tab w:val="clear" w:pos="720"/>
                <w:tab w:val="num" w:pos="295"/>
                <w:tab w:val="left" w:pos="3175"/>
              </w:tabs>
              <w:ind w:left="295" w:hanging="295"/>
              <w:jc w:val="both"/>
              <w:rPr>
                <w:rFonts w:cs="Arial"/>
              </w:rPr>
            </w:pPr>
            <w:r>
              <w:rPr>
                <w:rFonts w:cs="Arial"/>
              </w:rPr>
              <w:t>Anforderungen &amp; Spezifikationen sind erstellt</w:t>
            </w:r>
            <w:commentRangeEnd w:id="93"/>
            <w:r w:rsidR="00B941B7">
              <w:rPr>
                <w:rStyle w:val="Refdecomentario"/>
              </w:rPr>
              <w:commentReference w:id="93"/>
            </w:r>
          </w:p>
        </w:tc>
      </w:tr>
      <w:tr w:rsidR="00CB1A86" w:rsidRPr="009B3C8A" w14:paraId="35813523" w14:textId="77777777" w:rsidTr="00D50E54">
        <w:trPr>
          <w:cantSplit/>
          <w:trHeight w:val="888"/>
        </w:trPr>
        <w:tc>
          <w:tcPr>
            <w:tcW w:w="2415" w:type="dxa"/>
            <w:shd w:val="clear" w:color="auto" w:fill="A8D08D"/>
          </w:tcPr>
          <w:p w14:paraId="11FEE507" w14:textId="77777777" w:rsidR="007B01B6" w:rsidRPr="00094242" w:rsidRDefault="00DA2945" w:rsidP="007B01B6">
            <w:pPr>
              <w:spacing w:before="60" w:after="60"/>
              <w:rPr>
                <w:rFonts w:cs="Arial"/>
                <w:b/>
              </w:rPr>
            </w:pPr>
            <w:r w:rsidRPr="00094242">
              <w:rPr>
                <w:rFonts w:cs="Arial"/>
                <w:b/>
              </w:rPr>
              <w:t>Vor</w:t>
            </w:r>
            <w:r w:rsidR="00CB1A86" w:rsidRPr="00094242">
              <w:rPr>
                <w:rFonts w:cs="Arial"/>
                <w:b/>
              </w:rPr>
              <w:t>aus</w:t>
            </w:r>
            <w:r w:rsidRPr="00094242">
              <w:rPr>
                <w:rFonts w:cs="Arial"/>
                <w:b/>
              </w:rPr>
              <w:t>s</w:t>
            </w:r>
            <w:r w:rsidR="00CB1A86" w:rsidRPr="00094242">
              <w:rPr>
                <w:rFonts w:cs="Arial"/>
                <w:b/>
              </w:rPr>
              <w:t>etzungen und notwendige Zulieferungen</w:t>
            </w:r>
          </w:p>
          <w:p w14:paraId="7AA4EF84" w14:textId="77777777" w:rsidR="00CB1A86" w:rsidRPr="00094242" w:rsidRDefault="00CB1A86" w:rsidP="00881021">
            <w:pPr>
              <w:rPr>
                <w:rFonts w:cs="Arial"/>
                <w:b/>
              </w:rPr>
            </w:pPr>
          </w:p>
        </w:tc>
        <w:tc>
          <w:tcPr>
            <w:tcW w:w="7363" w:type="dxa"/>
            <w:gridSpan w:val="4"/>
          </w:tcPr>
          <w:p w14:paraId="11254E5F" w14:textId="77777777" w:rsidR="00CB1A86" w:rsidRDefault="00D50E54" w:rsidP="00C0491E">
            <w:pPr>
              <w:numPr>
                <w:ilvl w:val="0"/>
                <w:numId w:val="5"/>
              </w:numPr>
              <w:tabs>
                <w:tab w:val="clear" w:pos="720"/>
                <w:tab w:val="num" w:pos="295"/>
                <w:tab w:val="left" w:pos="3175"/>
              </w:tabs>
              <w:ind w:left="295" w:hanging="295"/>
              <w:jc w:val="both"/>
              <w:rPr>
                <w:rFonts w:cs="Arial"/>
              </w:rPr>
            </w:pPr>
            <w:r>
              <w:rPr>
                <w:rFonts w:cs="Arial"/>
              </w:rPr>
              <w:t>Bilder der Netzwerkschränke</w:t>
            </w:r>
          </w:p>
          <w:p w14:paraId="2485A114" w14:textId="156671AC" w:rsidR="00D50E54" w:rsidRPr="00D50E54" w:rsidRDefault="00D50E54" w:rsidP="00D50E54">
            <w:pPr>
              <w:numPr>
                <w:ilvl w:val="0"/>
                <w:numId w:val="5"/>
              </w:numPr>
              <w:tabs>
                <w:tab w:val="clear" w:pos="720"/>
                <w:tab w:val="num" w:pos="295"/>
                <w:tab w:val="left" w:pos="3175"/>
              </w:tabs>
              <w:ind w:left="295" w:hanging="295"/>
              <w:jc w:val="both"/>
              <w:rPr>
                <w:rFonts w:cs="Arial"/>
              </w:rPr>
            </w:pPr>
            <w:r>
              <w:rPr>
                <w:rFonts w:cs="Arial"/>
              </w:rPr>
              <w:t>Ist-Stand Prozessdokumentation Bank</w:t>
            </w:r>
          </w:p>
        </w:tc>
      </w:tr>
      <w:tr w:rsidR="00CB1A86" w:rsidRPr="009B3C8A" w14:paraId="2FC9FCCB" w14:textId="77777777" w:rsidTr="00B4649C">
        <w:trPr>
          <w:cantSplit/>
        </w:trPr>
        <w:tc>
          <w:tcPr>
            <w:tcW w:w="2409" w:type="dxa"/>
            <w:shd w:val="clear" w:color="auto" w:fill="A8D08D"/>
          </w:tcPr>
          <w:p w14:paraId="38E05462" w14:textId="77777777" w:rsidR="00CB1A86" w:rsidRPr="00094242" w:rsidRDefault="00CB1A86" w:rsidP="00881021">
            <w:pPr>
              <w:spacing w:before="60" w:after="60"/>
              <w:rPr>
                <w:rFonts w:cs="Arial"/>
                <w:b/>
              </w:rPr>
            </w:pPr>
            <w:r w:rsidRPr="00094242">
              <w:rPr>
                <w:rFonts w:cs="Arial"/>
                <w:b/>
              </w:rPr>
              <w:t xml:space="preserve">Unterschrift </w:t>
            </w:r>
          </w:p>
        </w:tc>
        <w:tc>
          <w:tcPr>
            <w:tcW w:w="3796" w:type="dxa"/>
            <w:gridSpan w:val="2"/>
          </w:tcPr>
          <w:p w14:paraId="1112172F" w14:textId="4A654188" w:rsidR="00CB1A86" w:rsidRDefault="00EA61AB" w:rsidP="00881021">
            <w:pPr>
              <w:jc w:val="both"/>
              <w:rPr>
                <w:rFonts w:cs="Arial"/>
              </w:rPr>
            </w:pPr>
            <w:r>
              <w:rPr>
                <w:rFonts w:cs="Arial"/>
                <w:noProof/>
              </w:rPr>
              <w:drawing>
                <wp:inline distT="0" distB="0" distL="0" distR="0" wp14:anchorId="298FD2A1" wp14:editId="289F74BC">
                  <wp:extent cx="1350335" cy="374399"/>
                  <wp:effectExtent l="0" t="0" r="2540" b="698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erschrift JT.jpg"/>
                          <pic:cNvPicPr/>
                        </pic:nvPicPr>
                        <pic:blipFill rotWithShape="1">
                          <a:blip r:embed="rId27" cstate="print">
                            <a:extLst>
                              <a:ext uri="{28A0092B-C50C-407E-A947-70E740481C1C}">
                                <a14:useLocalDpi xmlns:a14="http://schemas.microsoft.com/office/drawing/2010/main" val="0"/>
                              </a:ext>
                            </a:extLst>
                          </a:blip>
                          <a:srcRect l="10119" t="16849" r="11071" b="12811"/>
                          <a:stretch/>
                        </pic:blipFill>
                        <pic:spPr bwMode="auto">
                          <a:xfrm>
                            <a:off x="0" y="0"/>
                            <a:ext cx="1380911" cy="382877"/>
                          </a:xfrm>
                          <a:prstGeom prst="rect">
                            <a:avLst/>
                          </a:prstGeom>
                          <a:ln>
                            <a:noFill/>
                          </a:ln>
                          <a:extLst>
                            <a:ext uri="{53640926-AAD7-44D8-BBD7-CCE9431645EC}">
                              <a14:shadowObscured xmlns:a14="http://schemas.microsoft.com/office/drawing/2010/main"/>
                            </a:ext>
                          </a:extLst>
                        </pic:spPr>
                      </pic:pic>
                    </a:graphicData>
                  </a:graphic>
                </wp:inline>
              </w:drawing>
            </w:r>
          </w:p>
          <w:p w14:paraId="7E1028E8" w14:textId="119E5D40" w:rsidR="00CB1A86" w:rsidRPr="00094242" w:rsidRDefault="00CB1A86" w:rsidP="00EA61AB">
            <w:pPr>
              <w:ind w:left="113"/>
              <w:rPr>
                <w:rFonts w:cs="Arial"/>
                <w:bCs/>
              </w:rPr>
            </w:pPr>
            <w:r w:rsidRPr="00094242">
              <w:rPr>
                <w:rFonts w:cs="Arial"/>
                <w:bCs/>
              </w:rPr>
              <w:t>Projektleiter</w:t>
            </w:r>
          </w:p>
        </w:tc>
        <w:tc>
          <w:tcPr>
            <w:tcW w:w="3573" w:type="dxa"/>
            <w:gridSpan w:val="2"/>
          </w:tcPr>
          <w:p w14:paraId="4CFE4D62" w14:textId="611B0E19" w:rsidR="00CB1A86" w:rsidRDefault="00687E6B" w:rsidP="00881021">
            <w:pPr>
              <w:jc w:val="both"/>
              <w:rPr>
                <w:rFonts w:cs="Arial"/>
                <w:noProof/>
              </w:rPr>
            </w:pPr>
            <w:r>
              <w:rPr>
                <w:rFonts w:cs="Arial"/>
                <w:noProof/>
              </w:rPr>
              <w:drawing>
                <wp:inline distT="0" distB="0" distL="0" distR="0" wp14:anchorId="65F8CFF6" wp14:editId="6885A22D">
                  <wp:extent cx="1168400" cy="404037"/>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701078823356.jpg"/>
                          <pic:cNvPicPr/>
                        </pic:nvPicPr>
                        <pic:blipFill rotWithShape="1">
                          <a:blip r:embed="rId28" cstate="print">
                            <a:extLst>
                              <a:ext uri="{BEBA8EAE-BF5A-486C-A8C5-ECC9F3942E4B}">
                                <a14:imgProps xmlns:a14="http://schemas.microsoft.com/office/drawing/2010/main">
                                  <a14:imgLayer r:embed="rId29">
                                    <a14:imgEffect>
                                      <a14:artisticPencilSketch/>
                                    </a14:imgEffect>
                                  </a14:imgLayer>
                                </a14:imgProps>
                              </a:ext>
                              <a:ext uri="{28A0092B-C50C-407E-A947-70E740481C1C}">
                                <a14:useLocalDpi xmlns:a14="http://schemas.microsoft.com/office/drawing/2010/main" val="0"/>
                              </a:ext>
                            </a:extLst>
                          </a:blip>
                          <a:srcRect t="19357" b="19328"/>
                          <a:stretch/>
                        </pic:blipFill>
                        <pic:spPr bwMode="auto">
                          <a:xfrm>
                            <a:off x="0" y="0"/>
                            <a:ext cx="1174182" cy="406036"/>
                          </a:xfrm>
                          <a:prstGeom prst="rect">
                            <a:avLst/>
                          </a:prstGeom>
                          <a:ln>
                            <a:noFill/>
                          </a:ln>
                          <a:extLst>
                            <a:ext uri="{53640926-AAD7-44D8-BBD7-CCE9431645EC}">
                              <a14:shadowObscured xmlns:a14="http://schemas.microsoft.com/office/drawing/2010/main"/>
                            </a:ext>
                          </a:extLst>
                        </pic:spPr>
                      </pic:pic>
                    </a:graphicData>
                  </a:graphic>
                </wp:inline>
              </w:drawing>
            </w:r>
          </w:p>
          <w:p w14:paraId="52EB813E" w14:textId="036C0A83" w:rsidR="00CB1A86" w:rsidRPr="00094242" w:rsidRDefault="00CB1A86" w:rsidP="00EA61AB">
            <w:pPr>
              <w:rPr>
                <w:rFonts w:cs="Arial"/>
              </w:rPr>
            </w:pPr>
            <w:r w:rsidRPr="00094242">
              <w:rPr>
                <w:rFonts w:cs="Arial"/>
              </w:rPr>
              <w:t>AP-Verantwortliche</w:t>
            </w:r>
            <w:r w:rsidR="00D50E54">
              <w:rPr>
                <w:rFonts w:cs="Arial"/>
              </w:rPr>
              <w:t>r</w:t>
            </w:r>
          </w:p>
        </w:tc>
      </w:tr>
    </w:tbl>
    <w:p w14:paraId="72F3C658" w14:textId="77777777" w:rsidR="00CB1A86" w:rsidRPr="00CB1A86" w:rsidRDefault="001D1510" w:rsidP="001D1510">
      <w:pPr>
        <w:pStyle w:val="Descripcin"/>
      </w:pPr>
      <w:bookmarkStart w:id="94" w:name="_Toc142565838"/>
      <w:r>
        <w:t xml:space="preserve">Tabelle </w:t>
      </w:r>
      <w:r>
        <w:fldChar w:fldCharType="begin"/>
      </w:r>
      <w:r>
        <w:instrText xml:space="preserve"> </w:instrText>
      </w:r>
      <w:r w:rsidR="009E123B">
        <w:instrText>SEQ</w:instrText>
      </w:r>
      <w:r>
        <w:instrText xml:space="preserve"> Tabelle \* ARABIC </w:instrText>
      </w:r>
      <w:r>
        <w:fldChar w:fldCharType="separate"/>
      </w:r>
      <w:r w:rsidR="001E2DC0">
        <w:rPr>
          <w:noProof/>
        </w:rPr>
        <w:t>18</w:t>
      </w:r>
      <w:r>
        <w:fldChar w:fldCharType="end"/>
      </w:r>
      <w:r>
        <w:t xml:space="preserve"> Arbeitspaketbeschreibung</w:t>
      </w:r>
      <w:bookmarkEnd w:id="94"/>
    </w:p>
    <w:p w14:paraId="0D0D0C91" w14:textId="77777777" w:rsidR="00D95E87" w:rsidRDefault="006B5E22" w:rsidP="00D95E87">
      <w:pPr>
        <w:pStyle w:val="Ttulo1"/>
      </w:pPr>
      <w:r>
        <w:br w:type="page"/>
      </w:r>
      <w:bookmarkStart w:id="95" w:name="_Toc142565880"/>
      <w:r w:rsidR="00D95E87">
        <w:lastRenderedPageBreak/>
        <w:t>Ablauf und Termin</w:t>
      </w:r>
      <w:r w:rsidR="00CB1A86">
        <w:t>e 4.5.4</w:t>
      </w:r>
      <w:r w:rsidR="008224D6">
        <w:t>. Teil 2</w:t>
      </w:r>
      <w:bookmarkEnd w:id="95"/>
    </w:p>
    <w:p w14:paraId="48A7CE0C" w14:textId="77777777" w:rsidR="00E0113F" w:rsidRDefault="00E0113F" w:rsidP="00E0113F">
      <w:pPr>
        <w:pStyle w:val="Ttulo2"/>
      </w:pPr>
      <w:bookmarkStart w:id="96" w:name="_Toc142565881"/>
      <w:r>
        <w:t>Vernetzter Balkenplan</w:t>
      </w:r>
      <w:bookmarkEnd w:id="96"/>
    </w:p>
    <w:p w14:paraId="0F72C562" w14:textId="7BEA3956" w:rsidR="003962A4" w:rsidRPr="009B3C8A" w:rsidRDefault="0050503D" w:rsidP="003962A4">
      <w:pPr>
        <w:rPr>
          <w:sz w:val="22"/>
          <w:szCs w:val="22"/>
        </w:rPr>
      </w:pPr>
      <w:r>
        <w:rPr>
          <w:noProof/>
        </w:rPr>
        <w:drawing>
          <wp:inline distT="0" distB="0" distL="0" distR="0" wp14:anchorId="63A6997E" wp14:editId="577D43FA">
            <wp:extent cx="6074796" cy="2942590"/>
            <wp:effectExtent l="0" t="0" r="254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r="740"/>
                    <a:stretch/>
                  </pic:blipFill>
                  <pic:spPr bwMode="auto">
                    <a:xfrm>
                      <a:off x="0" y="0"/>
                      <a:ext cx="6074796" cy="2942590"/>
                    </a:xfrm>
                    <a:prstGeom prst="rect">
                      <a:avLst/>
                    </a:prstGeom>
                    <a:ln>
                      <a:noFill/>
                    </a:ln>
                    <a:extLst>
                      <a:ext uri="{53640926-AAD7-44D8-BBD7-CCE9431645EC}">
                        <a14:shadowObscured xmlns:a14="http://schemas.microsoft.com/office/drawing/2010/main"/>
                      </a:ext>
                    </a:extLst>
                  </pic:spPr>
                </pic:pic>
              </a:graphicData>
            </a:graphic>
          </wp:inline>
        </w:drawing>
      </w:r>
    </w:p>
    <w:p w14:paraId="410B0696" w14:textId="4B9FCF84" w:rsidR="003962A4" w:rsidRPr="009B3C8A" w:rsidRDefault="0050503D" w:rsidP="003962A4">
      <w:pPr>
        <w:rPr>
          <w:sz w:val="22"/>
          <w:szCs w:val="22"/>
        </w:rPr>
      </w:pPr>
      <w:r>
        <w:rPr>
          <w:noProof/>
        </w:rPr>
        <w:drawing>
          <wp:inline distT="0" distB="0" distL="0" distR="0" wp14:anchorId="4CE8CF06" wp14:editId="15357DB4">
            <wp:extent cx="6074410" cy="2627630"/>
            <wp:effectExtent l="0" t="0" r="2540" b="127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r="747"/>
                    <a:stretch/>
                  </pic:blipFill>
                  <pic:spPr bwMode="auto">
                    <a:xfrm>
                      <a:off x="0" y="0"/>
                      <a:ext cx="6074410" cy="2627630"/>
                    </a:xfrm>
                    <a:prstGeom prst="rect">
                      <a:avLst/>
                    </a:prstGeom>
                    <a:ln>
                      <a:noFill/>
                    </a:ln>
                    <a:extLst>
                      <a:ext uri="{53640926-AAD7-44D8-BBD7-CCE9431645EC}">
                        <a14:shadowObscured xmlns:a14="http://schemas.microsoft.com/office/drawing/2010/main"/>
                      </a:ext>
                    </a:extLst>
                  </pic:spPr>
                </pic:pic>
              </a:graphicData>
            </a:graphic>
          </wp:inline>
        </w:drawing>
      </w:r>
    </w:p>
    <w:p w14:paraId="17187666" w14:textId="77777777" w:rsidR="003962A4" w:rsidRPr="009B3C8A" w:rsidRDefault="003962A4" w:rsidP="003962A4">
      <w:pPr>
        <w:rPr>
          <w:sz w:val="22"/>
          <w:szCs w:val="22"/>
        </w:rPr>
      </w:pPr>
    </w:p>
    <w:p w14:paraId="78B20B1F" w14:textId="592BDB77" w:rsidR="00E973E4" w:rsidRDefault="00E973E4" w:rsidP="00E973E4">
      <w:pPr>
        <w:pStyle w:val="Descripcin"/>
      </w:pPr>
      <w:bookmarkStart w:id="97" w:name="_Toc142565817"/>
      <w:r>
        <w:t xml:space="preserve">Abbildung </w:t>
      </w:r>
      <w:r>
        <w:fldChar w:fldCharType="begin"/>
      </w:r>
      <w:r>
        <w:instrText xml:space="preserve"> </w:instrText>
      </w:r>
      <w:r w:rsidR="009E123B">
        <w:instrText>SEQ</w:instrText>
      </w:r>
      <w:r>
        <w:instrText xml:space="preserve"> Abbildung \* ARABIC </w:instrText>
      </w:r>
      <w:r>
        <w:fldChar w:fldCharType="separate"/>
      </w:r>
      <w:r w:rsidR="00D70707">
        <w:rPr>
          <w:noProof/>
        </w:rPr>
        <w:t>4</w:t>
      </w:r>
      <w:r>
        <w:fldChar w:fldCharType="end"/>
      </w:r>
      <w:r>
        <w:t xml:space="preserve"> vernetzter </w:t>
      </w:r>
      <w:commentRangeStart w:id="98"/>
      <w:r>
        <w:t>Balkenplan</w:t>
      </w:r>
      <w:bookmarkEnd w:id="97"/>
      <w:commentRangeEnd w:id="98"/>
      <w:r w:rsidR="00B941B7">
        <w:rPr>
          <w:rStyle w:val="Refdecomentario"/>
          <w:b w:val="0"/>
          <w:bCs w:val="0"/>
        </w:rPr>
        <w:commentReference w:id="98"/>
      </w:r>
    </w:p>
    <w:p w14:paraId="61618E49" w14:textId="77777777" w:rsidR="008054CD" w:rsidRDefault="008054CD" w:rsidP="008054CD">
      <w:pPr>
        <w:jc w:val="center"/>
      </w:pPr>
    </w:p>
    <w:p w14:paraId="769C6141" w14:textId="77777777" w:rsidR="008224D6" w:rsidRDefault="00582DD9" w:rsidP="008224D6">
      <w:pPr>
        <w:pStyle w:val="Ttulo1"/>
      </w:pPr>
      <w:r>
        <w:br w:type="page"/>
      </w:r>
      <w:bookmarkStart w:id="99" w:name="_Toc142565882"/>
      <w:r w:rsidR="008224D6">
        <w:lastRenderedPageBreak/>
        <w:t>Ressourcen 4.5.8.</w:t>
      </w:r>
      <w:bookmarkEnd w:id="99"/>
    </w:p>
    <w:p w14:paraId="684BF98A" w14:textId="36ABB07A" w:rsidR="00866D8F" w:rsidRDefault="00D51B2F" w:rsidP="00866D8F">
      <w:pPr>
        <w:pStyle w:val="Ttulo2"/>
      </w:pPr>
      <w:bookmarkStart w:id="100" w:name="_Ref520114487"/>
      <w:bookmarkStart w:id="101" w:name="_Toc142565883"/>
      <w:r>
        <w:t>Personalr</w:t>
      </w:r>
      <w:r w:rsidR="00866D8F">
        <w:t>essourcen</w:t>
      </w:r>
      <w:bookmarkEnd w:id="100"/>
      <w:bookmarkEnd w:id="101"/>
    </w:p>
    <w:p w14:paraId="278A94F5" w14:textId="7D0D0CBF" w:rsidR="009646D2" w:rsidRPr="004E5A2E" w:rsidRDefault="009646D2" w:rsidP="009646D2">
      <w:pPr>
        <w:rPr>
          <w:sz w:val="22"/>
          <w:szCs w:val="22"/>
        </w:rPr>
      </w:pPr>
      <w:r w:rsidRPr="004E5A2E">
        <w:rPr>
          <w:sz w:val="22"/>
          <w:szCs w:val="22"/>
        </w:rPr>
        <w:t>Im Project SC_22 wurden nur interne Personalressourcen mit folgenden Qualifikationen und Beziehungen benötigt.</w:t>
      </w:r>
    </w:p>
    <w:p w14:paraId="299C0393" w14:textId="6CB28511" w:rsidR="00322D04" w:rsidRPr="004E5A2E" w:rsidRDefault="00322D04" w:rsidP="009646D2">
      <w:pPr>
        <w:pStyle w:val="Prrafodelista"/>
        <w:numPr>
          <w:ilvl w:val="0"/>
          <w:numId w:val="35"/>
        </w:numPr>
        <w:rPr>
          <w:sz w:val="22"/>
          <w:szCs w:val="22"/>
        </w:rPr>
      </w:pPr>
      <w:r w:rsidRPr="004E5A2E">
        <w:rPr>
          <w:sz w:val="22"/>
          <w:szCs w:val="22"/>
        </w:rPr>
        <w:t>AP1 Verantwortlicher</w:t>
      </w:r>
      <w:r w:rsidR="003E114C" w:rsidRPr="004E5A2E">
        <w:rPr>
          <w:sz w:val="22"/>
          <w:szCs w:val="22"/>
        </w:rPr>
        <w:t xml:space="preserve"> T. Pitha (</w:t>
      </w:r>
      <w:r w:rsidR="004E5A2E">
        <w:rPr>
          <w:sz w:val="22"/>
          <w:szCs w:val="22"/>
        </w:rPr>
        <w:t xml:space="preserve">2 Jahre Erfahrung </w:t>
      </w:r>
      <w:r w:rsidR="003E114C" w:rsidRPr="004E5A2E">
        <w:rPr>
          <w:sz w:val="22"/>
          <w:szCs w:val="22"/>
        </w:rPr>
        <w:t>Auftrags- und Angebotsmanagement)</w:t>
      </w:r>
    </w:p>
    <w:p w14:paraId="741D5686" w14:textId="137DE575" w:rsidR="004E5A2E" w:rsidRDefault="004E5A2E" w:rsidP="009646D2">
      <w:pPr>
        <w:pStyle w:val="Prrafodelista"/>
        <w:numPr>
          <w:ilvl w:val="0"/>
          <w:numId w:val="35"/>
        </w:numPr>
        <w:rPr>
          <w:sz w:val="22"/>
          <w:szCs w:val="22"/>
        </w:rPr>
      </w:pPr>
      <w:r w:rsidRPr="004E5A2E">
        <w:rPr>
          <w:sz w:val="22"/>
          <w:szCs w:val="22"/>
        </w:rPr>
        <w:t xml:space="preserve">AP3 Verantwortlicher N. </w:t>
      </w:r>
      <w:r>
        <w:rPr>
          <w:sz w:val="22"/>
          <w:szCs w:val="22"/>
        </w:rPr>
        <w:t xml:space="preserve">Müller </w:t>
      </w:r>
      <w:r w:rsidRPr="004E5A2E">
        <w:rPr>
          <w:sz w:val="22"/>
          <w:szCs w:val="22"/>
        </w:rPr>
        <w:t>(</w:t>
      </w:r>
      <w:r>
        <w:rPr>
          <w:sz w:val="22"/>
          <w:szCs w:val="22"/>
        </w:rPr>
        <w:t xml:space="preserve">4 Jahre Erfahrung </w:t>
      </w:r>
      <w:r w:rsidRPr="004E5A2E">
        <w:rPr>
          <w:sz w:val="22"/>
          <w:szCs w:val="22"/>
        </w:rPr>
        <w:t>Asset- und Endgerätemanagement)</w:t>
      </w:r>
    </w:p>
    <w:p w14:paraId="10B9233D" w14:textId="7F5E01F7" w:rsidR="004E5A2E" w:rsidRDefault="004E5A2E" w:rsidP="004E5A2E">
      <w:pPr>
        <w:pStyle w:val="Prrafodelista"/>
        <w:numPr>
          <w:ilvl w:val="0"/>
          <w:numId w:val="35"/>
        </w:numPr>
        <w:rPr>
          <w:sz w:val="22"/>
          <w:szCs w:val="22"/>
        </w:rPr>
      </w:pPr>
      <w:r w:rsidRPr="004E5A2E">
        <w:rPr>
          <w:sz w:val="22"/>
          <w:szCs w:val="22"/>
        </w:rPr>
        <w:t>AP</w:t>
      </w:r>
      <w:r>
        <w:rPr>
          <w:sz w:val="22"/>
          <w:szCs w:val="22"/>
        </w:rPr>
        <w:t>4</w:t>
      </w:r>
      <w:r w:rsidRPr="004E5A2E">
        <w:rPr>
          <w:sz w:val="22"/>
          <w:szCs w:val="22"/>
        </w:rPr>
        <w:t xml:space="preserve"> Verantwortlicher </w:t>
      </w:r>
      <w:r>
        <w:rPr>
          <w:sz w:val="22"/>
          <w:szCs w:val="22"/>
        </w:rPr>
        <w:t>P. Arnemann</w:t>
      </w:r>
      <w:r w:rsidRPr="004E5A2E">
        <w:rPr>
          <w:sz w:val="22"/>
          <w:szCs w:val="22"/>
        </w:rPr>
        <w:t xml:space="preserve"> (</w:t>
      </w:r>
      <w:r>
        <w:rPr>
          <w:sz w:val="22"/>
          <w:szCs w:val="22"/>
        </w:rPr>
        <w:t>3 Jahre Erfahrung Netzwerkmanagement</w:t>
      </w:r>
      <w:r w:rsidRPr="004E5A2E">
        <w:rPr>
          <w:sz w:val="22"/>
          <w:szCs w:val="22"/>
        </w:rPr>
        <w:t>)</w:t>
      </w:r>
    </w:p>
    <w:p w14:paraId="2B5D86AE" w14:textId="77777777" w:rsidR="00866D8F" w:rsidRPr="009B3C8A" w:rsidRDefault="00866D8F" w:rsidP="00866D8F">
      <w:pPr>
        <w:rPr>
          <w:sz w:val="22"/>
          <w:szCs w:val="22"/>
        </w:rPr>
      </w:pPr>
    </w:p>
    <w:p w14:paraId="5B61FE7B" w14:textId="2BD5085A" w:rsidR="00D51B2F" w:rsidRDefault="00D51B2F" w:rsidP="00D51B2F">
      <w:pPr>
        <w:pStyle w:val="Ttulo2"/>
      </w:pPr>
      <w:bookmarkStart w:id="102" w:name="_Toc142565884"/>
      <w:r>
        <w:t>Sachmittel</w:t>
      </w:r>
      <w:bookmarkEnd w:id="102"/>
    </w:p>
    <w:p w14:paraId="524B8548" w14:textId="575680EF" w:rsidR="00FC0FFD" w:rsidRPr="00AD7974" w:rsidRDefault="00FC0FFD" w:rsidP="00FC0FFD">
      <w:pPr>
        <w:rPr>
          <w:sz w:val="22"/>
          <w:szCs w:val="22"/>
        </w:rPr>
      </w:pPr>
      <w:r w:rsidRPr="00AD7974">
        <w:rPr>
          <w:sz w:val="22"/>
          <w:szCs w:val="22"/>
        </w:rPr>
        <w:t>Im Projekt SC_22 wurden Sachmittel mit folgenden Bezeichnungen und Spezifikationen benötigt.</w:t>
      </w:r>
    </w:p>
    <w:p w14:paraId="2C9D2C50" w14:textId="409F4D8A" w:rsidR="00FC0FFD" w:rsidRPr="00AD7974" w:rsidRDefault="00FC0FFD" w:rsidP="00FC0FFD">
      <w:pPr>
        <w:pStyle w:val="Prrafodelista"/>
        <w:numPr>
          <w:ilvl w:val="0"/>
          <w:numId w:val="37"/>
        </w:numPr>
        <w:rPr>
          <w:sz w:val="22"/>
          <w:szCs w:val="22"/>
        </w:rPr>
      </w:pPr>
      <w:r w:rsidRPr="00AD7974">
        <w:rPr>
          <w:sz w:val="22"/>
          <w:szCs w:val="22"/>
        </w:rPr>
        <w:t>Lizenz Microsoft Projekt (Vollversion MS Project Professional 2019)</w:t>
      </w:r>
    </w:p>
    <w:p w14:paraId="3A6E7E93" w14:textId="391C5D35" w:rsidR="00FC0FFD" w:rsidRPr="00AD7974" w:rsidRDefault="0048016A" w:rsidP="00FC0FFD">
      <w:pPr>
        <w:pStyle w:val="Prrafodelista"/>
        <w:numPr>
          <w:ilvl w:val="0"/>
          <w:numId w:val="37"/>
        </w:numPr>
        <w:rPr>
          <w:sz w:val="22"/>
          <w:szCs w:val="22"/>
        </w:rPr>
      </w:pPr>
      <w:r w:rsidRPr="00AD7974">
        <w:rPr>
          <w:sz w:val="22"/>
          <w:szCs w:val="22"/>
        </w:rPr>
        <w:t>11 iPhone 13</w:t>
      </w:r>
      <w:r w:rsidR="00AD7974" w:rsidRPr="00AD7974">
        <w:rPr>
          <w:sz w:val="22"/>
          <w:szCs w:val="22"/>
        </w:rPr>
        <w:t xml:space="preserve"> </w:t>
      </w:r>
      <w:r w:rsidRPr="00AD7974">
        <w:rPr>
          <w:sz w:val="22"/>
          <w:szCs w:val="22"/>
        </w:rPr>
        <w:t>Pro</w:t>
      </w:r>
      <w:r w:rsidR="00AD7974" w:rsidRPr="00AD7974">
        <w:rPr>
          <w:sz w:val="22"/>
          <w:szCs w:val="22"/>
        </w:rPr>
        <w:t xml:space="preserve"> (Smartphone mit aktuellem Betriebssystem und sicherer Datenverschlüsselung)</w:t>
      </w:r>
    </w:p>
    <w:p w14:paraId="4880612B" w14:textId="189041CB" w:rsidR="00AD7974" w:rsidRPr="00AD7974" w:rsidRDefault="00AD7974" w:rsidP="00D04D73">
      <w:pPr>
        <w:pStyle w:val="Prrafodelista"/>
        <w:numPr>
          <w:ilvl w:val="0"/>
          <w:numId w:val="37"/>
        </w:numPr>
        <w:rPr>
          <w:sz w:val="22"/>
          <w:szCs w:val="22"/>
        </w:rPr>
      </w:pPr>
      <w:r w:rsidRPr="00AD7974">
        <w:rPr>
          <w:sz w:val="22"/>
          <w:szCs w:val="22"/>
        </w:rPr>
        <w:t>11 SSH-2FA-Token (SSH-Token als Teil einer Zwei-Faktor-Authentifizierungslösung)</w:t>
      </w:r>
    </w:p>
    <w:p w14:paraId="0BBFFFD1" w14:textId="77777777" w:rsidR="00F3622D" w:rsidRPr="009B3C8A" w:rsidRDefault="00F3622D" w:rsidP="00F3622D">
      <w:pPr>
        <w:rPr>
          <w:sz w:val="22"/>
          <w:szCs w:val="22"/>
        </w:rPr>
      </w:pPr>
    </w:p>
    <w:p w14:paraId="5148E3B9" w14:textId="77777777" w:rsidR="00F3622D" w:rsidRDefault="00F3622D" w:rsidP="00F3622D">
      <w:pPr>
        <w:rPr>
          <w:sz w:val="22"/>
          <w:szCs w:val="22"/>
        </w:rPr>
      </w:pPr>
    </w:p>
    <w:p w14:paraId="74551B80" w14:textId="77777777" w:rsidR="00F3622D" w:rsidRDefault="00F3622D" w:rsidP="00866D8F">
      <w:pPr>
        <w:rPr>
          <w:sz w:val="22"/>
          <w:szCs w:val="22"/>
        </w:rPr>
      </w:pPr>
    </w:p>
    <w:p w14:paraId="000D01E7" w14:textId="77777777" w:rsidR="00D51B2F" w:rsidRPr="009B3C8A" w:rsidRDefault="00D51B2F" w:rsidP="00866D8F">
      <w:pPr>
        <w:rPr>
          <w:sz w:val="22"/>
          <w:szCs w:val="22"/>
        </w:rPr>
      </w:pPr>
    </w:p>
    <w:p w14:paraId="0E0EACE6" w14:textId="77777777" w:rsidR="008224D6" w:rsidRDefault="006B5E22" w:rsidP="008224D6">
      <w:pPr>
        <w:pStyle w:val="Ttulo2"/>
      </w:pPr>
      <w:r>
        <w:br w:type="page"/>
      </w:r>
      <w:bookmarkStart w:id="103" w:name="_Toc142565885"/>
      <w:r w:rsidR="00D51B2F">
        <w:lastRenderedPageBreak/>
        <w:t>Ressourcenganglinie</w:t>
      </w:r>
      <w:bookmarkEnd w:id="103"/>
    </w:p>
    <w:p w14:paraId="624E24BC" w14:textId="5D789D41" w:rsidR="008224D6" w:rsidRPr="009B3C8A" w:rsidRDefault="001028DB" w:rsidP="008224D6">
      <w:pPr>
        <w:rPr>
          <w:sz w:val="22"/>
          <w:szCs w:val="22"/>
        </w:rPr>
      </w:pPr>
      <w:commentRangeStart w:id="104"/>
      <w:r>
        <w:rPr>
          <w:noProof/>
        </w:rPr>
        <w:drawing>
          <wp:inline distT="0" distB="0" distL="0" distR="0" wp14:anchorId="77359CDA" wp14:editId="78B7ABA9">
            <wp:extent cx="5963478" cy="3792220"/>
            <wp:effectExtent l="0" t="0" r="0"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429" r="1113" b="2924"/>
                    <a:stretch/>
                  </pic:blipFill>
                  <pic:spPr bwMode="auto">
                    <a:xfrm>
                      <a:off x="0" y="0"/>
                      <a:ext cx="5964510" cy="3792876"/>
                    </a:xfrm>
                    <a:prstGeom prst="rect">
                      <a:avLst/>
                    </a:prstGeom>
                    <a:ln>
                      <a:noFill/>
                    </a:ln>
                    <a:extLst>
                      <a:ext uri="{53640926-AAD7-44D8-BBD7-CCE9431645EC}">
                        <a14:shadowObscured xmlns:a14="http://schemas.microsoft.com/office/drawing/2010/main"/>
                      </a:ext>
                    </a:extLst>
                  </pic:spPr>
                </pic:pic>
              </a:graphicData>
            </a:graphic>
          </wp:inline>
        </w:drawing>
      </w:r>
      <w:commentRangeEnd w:id="104"/>
      <w:r w:rsidR="00B941B7">
        <w:rPr>
          <w:rStyle w:val="Refdecomentario"/>
        </w:rPr>
        <w:commentReference w:id="104"/>
      </w:r>
    </w:p>
    <w:p w14:paraId="4EDF1EF3" w14:textId="028F554D" w:rsidR="008224D6" w:rsidRDefault="008224D6" w:rsidP="008224D6">
      <w:pPr>
        <w:pStyle w:val="Descripcin"/>
      </w:pPr>
      <w:bookmarkStart w:id="105" w:name="_Toc142565818"/>
      <w:r>
        <w:t xml:space="preserve">Abbildung </w:t>
      </w:r>
      <w:r w:rsidR="00000000">
        <w:fldChar w:fldCharType="begin"/>
      </w:r>
      <w:r w:rsidR="00000000">
        <w:instrText xml:space="preserve"> SEQ Abbildung \* ARABIC </w:instrText>
      </w:r>
      <w:r w:rsidR="00000000">
        <w:fldChar w:fldCharType="separate"/>
      </w:r>
      <w:r w:rsidR="001B2A5B">
        <w:rPr>
          <w:noProof/>
        </w:rPr>
        <w:t>6</w:t>
      </w:r>
      <w:r w:rsidR="00000000">
        <w:rPr>
          <w:noProof/>
        </w:rPr>
        <w:fldChar w:fldCharType="end"/>
      </w:r>
      <w:r>
        <w:t xml:space="preserve"> Einsatzmittelganglinie</w:t>
      </w:r>
      <w:bookmarkEnd w:id="105"/>
    </w:p>
    <w:p w14:paraId="4FC8221F" w14:textId="77777777" w:rsidR="00A339E0" w:rsidRPr="00A339E0" w:rsidRDefault="00A339E0" w:rsidP="00A339E0"/>
    <w:p w14:paraId="60B33F65" w14:textId="629A6839" w:rsidR="008224D6" w:rsidRDefault="008224D6" w:rsidP="008224D6">
      <w:pPr>
        <w:pStyle w:val="Ttulo1"/>
      </w:pPr>
      <w:bookmarkStart w:id="106" w:name="_Toc142565886"/>
      <w:r>
        <w:t>Kosten und Finanzierung 4.5.7.</w:t>
      </w:r>
      <w:bookmarkEnd w:id="106"/>
    </w:p>
    <w:p w14:paraId="5793EDD7" w14:textId="3C0117D8" w:rsidR="00666FD3" w:rsidRDefault="00666FD3" w:rsidP="00666FD3">
      <w:pPr>
        <w:pStyle w:val="Ttulo2"/>
      </w:pPr>
      <w:bookmarkStart w:id="107" w:name="_Toc142565887"/>
      <w:r>
        <w:t>Aufwandsermittlung</w:t>
      </w:r>
      <w:bookmarkEnd w:id="107"/>
    </w:p>
    <w:p w14:paraId="10FC8872" w14:textId="1B1B62A9" w:rsidR="00E94340" w:rsidRDefault="00E94340" w:rsidP="00E94340">
      <w:r>
        <w:t>Die Kostenplanung des Arbeitspaketes SC_22.5.4 AP4 Netzwerkmanagement wurde auf Basis der Einsatzmittelplanung erstellt. Dies basiert auf einer Schätzung die auf Erfahrungswerten aus vorherigen vergleichbaren Projekten der Projektleiterin beruht. Als Kostenart fallen nur Personalkosten an:</w:t>
      </w:r>
    </w:p>
    <w:p w14:paraId="21F48EC2" w14:textId="77777777" w:rsidR="00E94340" w:rsidRPr="00E94340" w:rsidRDefault="00E94340" w:rsidP="00E94340"/>
    <w:p w14:paraId="6C93EFCB" w14:textId="77777777" w:rsidR="008224D6" w:rsidRPr="009B3C8A" w:rsidRDefault="008224D6" w:rsidP="008224D6">
      <w:pPr>
        <w:pStyle w:val="Absatztextnormal"/>
        <w:ind w:left="0"/>
        <w:rPr>
          <w:sz w:val="22"/>
          <w:szCs w:val="2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33"/>
        <w:gridCol w:w="7095"/>
      </w:tblGrid>
      <w:tr w:rsidR="008224D6" w:rsidRPr="009B3C8A" w14:paraId="3B672C4F" w14:textId="77777777" w:rsidTr="00E94340">
        <w:trPr>
          <w:cantSplit/>
          <w:tblHeader/>
        </w:trPr>
        <w:tc>
          <w:tcPr>
            <w:tcW w:w="2533" w:type="dxa"/>
            <w:tcBorders>
              <w:bottom w:val="single" w:sz="4" w:space="0" w:color="auto"/>
            </w:tcBorders>
            <w:shd w:val="clear" w:color="auto" w:fill="A8D08D"/>
          </w:tcPr>
          <w:p w14:paraId="02633DD4" w14:textId="77777777" w:rsidR="008224D6" w:rsidRPr="00E94340" w:rsidRDefault="008224D6" w:rsidP="0059433D">
            <w:pPr>
              <w:pStyle w:val="Absatztextnormal"/>
              <w:ind w:left="0"/>
            </w:pPr>
            <w:r w:rsidRPr="00E94340">
              <w:t>Kostenart</w:t>
            </w:r>
          </w:p>
        </w:tc>
        <w:tc>
          <w:tcPr>
            <w:tcW w:w="7095" w:type="dxa"/>
            <w:tcBorders>
              <w:bottom w:val="single" w:sz="4" w:space="0" w:color="auto"/>
            </w:tcBorders>
            <w:shd w:val="clear" w:color="auto" w:fill="A8D08D"/>
          </w:tcPr>
          <w:p w14:paraId="3447A3E4" w14:textId="77777777" w:rsidR="008224D6" w:rsidRPr="00E94340" w:rsidRDefault="008224D6" w:rsidP="00B5150F">
            <w:pPr>
              <w:pStyle w:val="Absatztextnormal"/>
              <w:ind w:left="0"/>
            </w:pPr>
            <w:r w:rsidRPr="00E94340">
              <w:t>Beschreibung</w:t>
            </w:r>
          </w:p>
        </w:tc>
      </w:tr>
      <w:tr w:rsidR="008224D6" w:rsidRPr="009B3C8A" w14:paraId="7214C0CE" w14:textId="77777777" w:rsidTr="00E94340">
        <w:trPr>
          <w:cantSplit/>
          <w:tblHeader/>
        </w:trPr>
        <w:tc>
          <w:tcPr>
            <w:tcW w:w="2533" w:type="dxa"/>
          </w:tcPr>
          <w:p w14:paraId="001BB250" w14:textId="76714BEC" w:rsidR="008224D6" w:rsidRPr="00E94340" w:rsidRDefault="00E94340" w:rsidP="00B5150F">
            <w:pPr>
              <w:pStyle w:val="Absatztextnormal"/>
              <w:ind w:left="0"/>
            </w:pPr>
            <w:r w:rsidRPr="00E94340">
              <w:t>Personalkosten</w:t>
            </w:r>
          </w:p>
        </w:tc>
        <w:tc>
          <w:tcPr>
            <w:tcW w:w="7095" w:type="dxa"/>
          </w:tcPr>
          <w:p w14:paraId="419451D9" w14:textId="7060E559" w:rsidR="008224D6" w:rsidRPr="00E94340" w:rsidRDefault="00E94340" w:rsidP="00B5150F">
            <w:pPr>
              <w:pStyle w:val="Absatztextnormal"/>
              <w:ind w:left="0"/>
            </w:pPr>
            <w:r w:rsidRPr="00E94340">
              <w:t xml:space="preserve">Die Personalkosten des Projektmitarbeiters </w:t>
            </w:r>
            <w:r w:rsidR="000962DC">
              <w:t>P. Arnemann</w:t>
            </w:r>
            <w:r w:rsidRPr="00E94340">
              <w:t xml:space="preserve"> werden dem Projekt in Form eines Stundenlohns belastet. Dieser Stundenlohn basiert auf dem durchschnittlichen Monatsgehalt des Mitarbeiters mit der erforderlichen Qualifikation, einschließlich aller anfallenden Nebenkosten. Diese Kostenkategorie hat einen maßgeblichen Einfluss auf das Gesamtbudget des Projekts.</w:t>
            </w:r>
          </w:p>
        </w:tc>
      </w:tr>
    </w:tbl>
    <w:p w14:paraId="0FBFEF93" w14:textId="77777777" w:rsidR="008224D6" w:rsidRPr="009B3C8A" w:rsidRDefault="008224D6" w:rsidP="008224D6">
      <w:pPr>
        <w:pStyle w:val="Descripcin"/>
      </w:pPr>
      <w:bookmarkStart w:id="108" w:name="_Toc142565839"/>
      <w:r w:rsidRPr="009B3C8A">
        <w:t xml:space="preserve">Tabelle </w:t>
      </w:r>
      <w:r w:rsidR="00000000">
        <w:fldChar w:fldCharType="begin"/>
      </w:r>
      <w:r w:rsidR="00000000">
        <w:instrText xml:space="preserve"> SEQ Tabelle \* ARABIC </w:instrText>
      </w:r>
      <w:r w:rsidR="00000000">
        <w:fldChar w:fldCharType="separate"/>
      </w:r>
      <w:r w:rsidR="001E2DC0">
        <w:rPr>
          <w:noProof/>
        </w:rPr>
        <w:t>19</w:t>
      </w:r>
      <w:r w:rsidR="00000000">
        <w:rPr>
          <w:noProof/>
        </w:rPr>
        <w:fldChar w:fldCharType="end"/>
      </w:r>
      <w:r w:rsidRPr="009B3C8A">
        <w:t xml:space="preserve"> Kostenart</w:t>
      </w:r>
      <w:bookmarkEnd w:id="108"/>
    </w:p>
    <w:p w14:paraId="515685DC" w14:textId="77777777" w:rsidR="008224D6" w:rsidRPr="009B3C8A" w:rsidRDefault="008224D6" w:rsidP="008224D6">
      <w:pPr>
        <w:pStyle w:val="Absatztextnormal"/>
        <w:ind w:left="0"/>
        <w:rPr>
          <w:sz w:val="22"/>
          <w:szCs w:val="22"/>
        </w:rPr>
      </w:pPr>
    </w:p>
    <w:p w14:paraId="7F5A303F" w14:textId="77777777" w:rsidR="008224D6" w:rsidRPr="009B3C8A" w:rsidRDefault="008224D6" w:rsidP="008224D6">
      <w:pPr>
        <w:pStyle w:val="Absatztextnormal"/>
        <w:ind w:left="0"/>
        <w:rPr>
          <w:sz w:val="22"/>
          <w:szCs w:val="22"/>
          <w:lang w:val="fr-FR"/>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5" w:color="FFFFFF" w:fill="auto"/>
        <w:tblLayout w:type="fixed"/>
        <w:tblLook w:val="01E0" w:firstRow="1" w:lastRow="1" w:firstColumn="1" w:lastColumn="1" w:noHBand="0" w:noVBand="0"/>
      </w:tblPr>
      <w:tblGrid>
        <w:gridCol w:w="2407"/>
        <w:gridCol w:w="2407"/>
        <w:gridCol w:w="2407"/>
        <w:gridCol w:w="2407"/>
      </w:tblGrid>
      <w:tr w:rsidR="008224D6" w:rsidRPr="009B3C8A" w14:paraId="075F031A" w14:textId="77777777" w:rsidTr="000962DC">
        <w:trPr>
          <w:cantSplit/>
          <w:trHeight w:val="204"/>
          <w:tblHeader/>
        </w:trPr>
        <w:tc>
          <w:tcPr>
            <w:tcW w:w="2407" w:type="dxa"/>
            <w:shd w:val="clear" w:color="auto" w:fill="A8D08D"/>
          </w:tcPr>
          <w:p w14:paraId="41F9CD3C" w14:textId="77777777" w:rsidR="008224D6" w:rsidRPr="009B3C8A" w:rsidRDefault="008224D6" w:rsidP="00B5150F">
            <w:pPr>
              <w:rPr>
                <w:rFonts w:cs="Arial"/>
                <w:b/>
                <w:sz w:val="22"/>
                <w:szCs w:val="22"/>
              </w:rPr>
            </w:pPr>
            <w:r w:rsidRPr="009B3C8A">
              <w:rPr>
                <w:rFonts w:cs="Arial"/>
                <w:b/>
                <w:sz w:val="22"/>
                <w:szCs w:val="22"/>
              </w:rPr>
              <w:t>Ressource</w:t>
            </w:r>
          </w:p>
        </w:tc>
        <w:tc>
          <w:tcPr>
            <w:tcW w:w="2407" w:type="dxa"/>
            <w:shd w:val="clear" w:color="auto" w:fill="A8D08D"/>
          </w:tcPr>
          <w:p w14:paraId="27434373" w14:textId="77777777" w:rsidR="008224D6" w:rsidRPr="009B3C8A" w:rsidRDefault="008224D6" w:rsidP="00B5150F">
            <w:pPr>
              <w:rPr>
                <w:rFonts w:cs="Arial"/>
                <w:b/>
                <w:sz w:val="22"/>
                <w:szCs w:val="22"/>
              </w:rPr>
            </w:pPr>
            <w:r w:rsidRPr="009B3C8A">
              <w:rPr>
                <w:rFonts w:cs="Arial"/>
                <w:b/>
                <w:sz w:val="22"/>
                <w:szCs w:val="22"/>
              </w:rPr>
              <w:t>Kostensatz je Ressource</w:t>
            </w:r>
          </w:p>
        </w:tc>
        <w:tc>
          <w:tcPr>
            <w:tcW w:w="2407" w:type="dxa"/>
            <w:shd w:val="clear" w:color="auto" w:fill="A8D08D"/>
          </w:tcPr>
          <w:p w14:paraId="5A7F65A6" w14:textId="77777777" w:rsidR="008224D6" w:rsidRPr="009B3C8A" w:rsidRDefault="008224D6" w:rsidP="00B5150F">
            <w:pPr>
              <w:rPr>
                <w:rFonts w:cs="Arial"/>
                <w:b/>
                <w:sz w:val="22"/>
                <w:szCs w:val="22"/>
              </w:rPr>
            </w:pPr>
            <w:r w:rsidRPr="009B3C8A">
              <w:rPr>
                <w:rFonts w:cs="Arial"/>
                <w:b/>
                <w:sz w:val="22"/>
                <w:szCs w:val="22"/>
              </w:rPr>
              <w:t>Aufwand je Ressource</w:t>
            </w:r>
          </w:p>
        </w:tc>
        <w:tc>
          <w:tcPr>
            <w:tcW w:w="2407" w:type="dxa"/>
            <w:shd w:val="clear" w:color="auto" w:fill="A8D08D"/>
          </w:tcPr>
          <w:p w14:paraId="646B6718" w14:textId="77777777" w:rsidR="008224D6" w:rsidRPr="009B3C8A" w:rsidRDefault="008224D6" w:rsidP="00B5150F">
            <w:pPr>
              <w:rPr>
                <w:rFonts w:cs="Arial"/>
                <w:b/>
                <w:sz w:val="22"/>
                <w:szCs w:val="22"/>
              </w:rPr>
            </w:pPr>
            <w:r w:rsidRPr="009B3C8A">
              <w:rPr>
                <w:rFonts w:cs="Arial"/>
                <w:b/>
                <w:sz w:val="22"/>
                <w:szCs w:val="22"/>
              </w:rPr>
              <w:t>Gesamtkosten je Ressource</w:t>
            </w:r>
          </w:p>
        </w:tc>
      </w:tr>
      <w:tr w:rsidR="008224D6" w:rsidRPr="009B3C8A" w14:paraId="71370684" w14:textId="77777777" w:rsidTr="000962DC">
        <w:trPr>
          <w:cantSplit/>
          <w:trHeight w:val="202"/>
          <w:tblHeader/>
        </w:trPr>
        <w:tc>
          <w:tcPr>
            <w:tcW w:w="2407" w:type="dxa"/>
            <w:shd w:val="pct15" w:color="FFFFFF" w:fill="auto"/>
          </w:tcPr>
          <w:p w14:paraId="6306A7D4" w14:textId="7459002E" w:rsidR="008224D6" w:rsidRPr="009B3C8A" w:rsidRDefault="000962DC" w:rsidP="00B5150F">
            <w:pPr>
              <w:rPr>
                <w:rFonts w:cs="Arial"/>
                <w:sz w:val="22"/>
                <w:szCs w:val="22"/>
              </w:rPr>
            </w:pPr>
            <w:r>
              <w:rPr>
                <w:rFonts w:cs="Arial"/>
                <w:sz w:val="22"/>
                <w:szCs w:val="22"/>
              </w:rPr>
              <w:t>P. Arnemann</w:t>
            </w:r>
          </w:p>
        </w:tc>
        <w:tc>
          <w:tcPr>
            <w:tcW w:w="2407" w:type="dxa"/>
            <w:shd w:val="pct15" w:color="FFFFFF" w:fill="auto"/>
          </w:tcPr>
          <w:p w14:paraId="11615060" w14:textId="6E4073CC" w:rsidR="008224D6" w:rsidRPr="009B3C8A" w:rsidRDefault="000962DC" w:rsidP="00B5150F">
            <w:pPr>
              <w:rPr>
                <w:rFonts w:cs="Arial"/>
                <w:sz w:val="22"/>
                <w:szCs w:val="22"/>
              </w:rPr>
            </w:pPr>
            <w:r>
              <w:rPr>
                <w:rFonts w:cs="Arial"/>
                <w:sz w:val="22"/>
                <w:szCs w:val="22"/>
              </w:rPr>
              <w:t xml:space="preserve">55,00 </w:t>
            </w:r>
            <w:r w:rsidRPr="000962DC">
              <w:rPr>
                <w:rFonts w:cs="Arial"/>
              </w:rPr>
              <w:t>€/h</w:t>
            </w:r>
          </w:p>
        </w:tc>
        <w:tc>
          <w:tcPr>
            <w:tcW w:w="2407" w:type="dxa"/>
            <w:shd w:val="pct15" w:color="FFFFFF" w:fill="auto"/>
          </w:tcPr>
          <w:p w14:paraId="5D553CFA" w14:textId="552292FA" w:rsidR="008224D6" w:rsidRPr="009B3C8A" w:rsidRDefault="000962DC" w:rsidP="000962DC">
            <w:pPr>
              <w:tabs>
                <w:tab w:val="decimal" w:pos="1493"/>
              </w:tabs>
              <w:jc w:val="right"/>
              <w:rPr>
                <w:rFonts w:cs="Arial"/>
                <w:sz w:val="22"/>
                <w:szCs w:val="22"/>
              </w:rPr>
            </w:pPr>
            <w:r>
              <w:rPr>
                <w:rFonts w:cs="Arial"/>
                <w:sz w:val="22"/>
                <w:szCs w:val="22"/>
              </w:rPr>
              <w:t xml:space="preserve">20 h </w:t>
            </w:r>
          </w:p>
        </w:tc>
        <w:tc>
          <w:tcPr>
            <w:tcW w:w="2407" w:type="dxa"/>
            <w:shd w:val="pct15" w:color="FFFFFF" w:fill="auto"/>
          </w:tcPr>
          <w:p w14:paraId="2A113550" w14:textId="77FE52C5" w:rsidR="008224D6" w:rsidRPr="009B3C8A" w:rsidRDefault="000962DC" w:rsidP="00B5150F">
            <w:pPr>
              <w:tabs>
                <w:tab w:val="decimal" w:pos="1615"/>
              </w:tabs>
              <w:rPr>
                <w:rFonts w:cs="Arial"/>
                <w:sz w:val="22"/>
                <w:szCs w:val="22"/>
              </w:rPr>
            </w:pPr>
            <w:r>
              <w:rPr>
                <w:rFonts w:cs="Arial"/>
                <w:sz w:val="22"/>
                <w:szCs w:val="22"/>
              </w:rPr>
              <w:t xml:space="preserve">1.100,00 </w:t>
            </w:r>
            <w:r w:rsidRPr="000962DC">
              <w:rPr>
                <w:rFonts w:cs="Arial"/>
              </w:rPr>
              <w:t>€</w:t>
            </w:r>
          </w:p>
        </w:tc>
      </w:tr>
      <w:tr w:rsidR="008224D6" w:rsidRPr="009B3C8A" w14:paraId="4436C7D7" w14:textId="77777777" w:rsidTr="000962DC">
        <w:trPr>
          <w:trHeight w:val="202"/>
          <w:tblHeader/>
        </w:trPr>
        <w:tc>
          <w:tcPr>
            <w:tcW w:w="2407" w:type="dxa"/>
            <w:tcBorders>
              <w:left w:val="nil"/>
              <w:bottom w:val="nil"/>
              <w:right w:val="nil"/>
            </w:tcBorders>
            <w:shd w:val="pct15" w:color="FFFFFF" w:fill="auto"/>
          </w:tcPr>
          <w:p w14:paraId="5407582E" w14:textId="77777777" w:rsidR="008224D6" w:rsidRPr="009B3C8A" w:rsidRDefault="008224D6" w:rsidP="00B5150F">
            <w:pPr>
              <w:rPr>
                <w:rFonts w:cs="Arial"/>
                <w:sz w:val="22"/>
                <w:szCs w:val="22"/>
              </w:rPr>
            </w:pPr>
          </w:p>
        </w:tc>
        <w:tc>
          <w:tcPr>
            <w:tcW w:w="2407" w:type="dxa"/>
            <w:tcBorders>
              <w:left w:val="nil"/>
              <w:bottom w:val="nil"/>
            </w:tcBorders>
            <w:shd w:val="pct15" w:color="FFFFFF" w:fill="auto"/>
          </w:tcPr>
          <w:p w14:paraId="38CEC3AA" w14:textId="77777777" w:rsidR="008224D6" w:rsidRPr="009B3C8A" w:rsidRDefault="008224D6" w:rsidP="00B5150F">
            <w:pPr>
              <w:rPr>
                <w:rFonts w:cs="Arial"/>
                <w:sz w:val="22"/>
                <w:szCs w:val="22"/>
              </w:rPr>
            </w:pPr>
          </w:p>
        </w:tc>
        <w:tc>
          <w:tcPr>
            <w:tcW w:w="2407" w:type="dxa"/>
            <w:shd w:val="pct15" w:color="FFFFFF" w:fill="auto"/>
          </w:tcPr>
          <w:p w14:paraId="6F351A43" w14:textId="1342D965" w:rsidR="008224D6" w:rsidRPr="009B3C8A" w:rsidRDefault="008224D6" w:rsidP="000962DC">
            <w:pPr>
              <w:tabs>
                <w:tab w:val="decimal" w:pos="1493"/>
              </w:tabs>
              <w:jc w:val="right"/>
              <w:rPr>
                <w:rFonts w:cs="Arial"/>
                <w:sz w:val="22"/>
                <w:szCs w:val="22"/>
              </w:rPr>
            </w:pPr>
            <w:r w:rsidRPr="009B3C8A">
              <w:rPr>
                <w:rFonts w:cs="Arial"/>
                <w:sz w:val="22"/>
                <w:szCs w:val="22"/>
              </w:rPr>
              <w:t>∑</w:t>
            </w:r>
            <w:r w:rsidRPr="009B3C8A">
              <w:rPr>
                <w:rFonts w:cs="Arial"/>
                <w:sz w:val="22"/>
                <w:szCs w:val="22"/>
              </w:rPr>
              <w:fldChar w:fldCharType="begin"/>
            </w:r>
            <w:r w:rsidRPr="009B3C8A">
              <w:rPr>
                <w:rFonts w:cs="Arial"/>
                <w:sz w:val="22"/>
                <w:szCs w:val="22"/>
              </w:rPr>
              <w:instrText xml:space="preserve"> =SUM(above) \# "#.##0,00 ;(#.##0,00 )" </w:instrText>
            </w:r>
            <w:r w:rsidRPr="009B3C8A">
              <w:rPr>
                <w:rFonts w:cs="Arial"/>
                <w:sz w:val="22"/>
                <w:szCs w:val="22"/>
              </w:rPr>
              <w:fldChar w:fldCharType="separate"/>
            </w:r>
            <w:r w:rsidRPr="009B3C8A">
              <w:rPr>
                <w:rFonts w:cs="Arial"/>
                <w:noProof/>
                <w:sz w:val="22"/>
                <w:szCs w:val="22"/>
              </w:rPr>
              <w:t xml:space="preserve">   </w:t>
            </w:r>
            <w:r w:rsidR="000962DC">
              <w:rPr>
                <w:rFonts w:cs="Arial"/>
                <w:noProof/>
                <w:sz w:val="22"/>
                <w:szCs w:val="22"/>
              </w:rPr>
              <w:t>20</w:t>
            </w:r>
            <w:r w:rsidRPr="009B3C8A">
              <w:rPr>
                <w:rFonts w:cs="Arial"/>
                <w:noProof/>
                <w:sz w:val="22"/>
                <w:szCs w:val="22"/>
              </w:rPr>
              <w:t xml:space="preserve">,00 </w:t>
            </w:r>
            <w:r w:rsidRPr="009B3C8A">
              <w:rPr>
                <w:rFonts w:cs="Arial"/>
                <w:sz w:val="22"/>
                <w:szCs w:val="22"/>
              </w:rPr>
              <w:fldChar w:fldCharType="end"/>
            </w:r>
            <w:r w:rsidR="000962DC">
              <w:rPr>
                <w:rFonts w:cs="Arial"/>
                <w:sz w:val="22"/>
                <w:szCs w:val="22"/>
              </w:rPr>
              <w:t>h</w:t>
            </w:r>
          </w:p>
        </w:tc>
        <w:tc>
          <w:tcPr>
            <w:tcW w:w="2407" w:type="dxa"/>
            <w:shd w:val="pct15" w:color="FFFFFF" w:fill="auto"/>
          </w:tcPr>
          <w:p w14:paraId="633D5D72" w14:textId="3F7F1D2B" w:rsidR="008224D6" w:rsidRPr="009B3C8A" w:rsidRDefault="008224D6" w:rsidP="00B5150F">
            <w:pPr>
              <w:tabs>
                <w:tab w:val="decimal" w:pos="1615"/>
              </w:tabs>
              <w:rPr>
                <w:rFonts w:cs="Arial"/>
                <w:sz w:val="22"/>
                <w:szCs w:val="22"/>
              </w:rPr>
            </w:pPr>
            <w:r w:rsidRPr="009B3C8A">
              <w:rPr>
                <w:rFonts w:cs="Arial"/>
                <w:sz w:val="22"/>
                <w:szCs w:val="22"/>
              </w:rPr>
              <w:t xml:space="preserve">∑ </w:t>
            </w:r>
            <w:r w:rsidRPr="009B3C8A">
              <w:rPr>
                <w:rFonts w:cs="Arial"/>
                <w:sz w:val="22"/>
                <w:szCs w:val="22"/>
              </w:rPr>
              <w:fldChar w:fldCharType="begin"/>
            </w:r>
            <w:r w:rsidRPr="009B3C8A">
              <w:rPr>
                <w:rFonts w:cs="Arial"/>
                <w:sz w:val="22"/>
                <w:szCs w:val="22"/>
              </w:rPr>
              <w:instrText xml:space="preserve"> =SUM(above) \# "#.##0,00 €;(#.##0,00 €)" </w:instrText>
            </w:r>
            <w:r w:rsidRPr="009B3C8A">
              <w:rPr>
                <w:rFonts w:cs="Arial"/>
                <w:sz w:val="22"/>
                <w:szCs w:val="22"/>
              </w:rPr>
              <w:fldChar w:fldCharType="separate"/>
            </w:r>
            <w:r w:rsidRPr="009B3C8A">
              <w:rPr>
                <w:rFonts w:cs="Arial"/>
                <w:noProof/>
                <w:sz w:val="22"/>
                <w:szCs w:val="22"/>
              </w:rPr>
              <w:t xml:space="preserve">   </w:t>
            </w:r>
            <w:r w:rsidR="000962DC">
              <w:rPr>
                <w:rFonts w:cs="Arial"/>
                <w:noProof/>
                <w:sz w:val="22"/>
                <w:szCs w:val="22"/>
              </w:rPr>
              <w:t>1.100</w:t>
            </w:r>
            <w:r w:rsidRPr="009B3C8A">
              <w:rPr>
                <w:rFonts w:cs="Arial"/>
                <w:noProof/>
                <w:sz w:val="22"/>
                <w:szCs w:val="22"/>
              </w:rPr>
              <w:t>,00 €</w:t>
            </w:r>
            <w:r w:rsidRPr="009B3C8A">
              <w:rPr>
                <w:rFonts w:cs="Arial"/>
                <w:sz w:val="22"/>
                <w:szCs w:val="22"/>
              </w:rPr>
              <w:fldChar w:fldCharType="end"/>
            </w:r>
          </w:p>
        </w:tc>
      </w:tr>
    </w:tbl>
    <w:p w14:paraId="049D4C64" w14:textId="77777777" w:rsidR="008224D6" w:rsidRDefault="008224D6" w:rsidP="008224D6">
      <w:pPr>
        <w:pStyle w:val="Descripcin"/>
        <w:rPr>
          <w:lang w:val="fr-FR"/>
        </w:rPr>
      </w:pPr>
      <w:bookmarkStart w:id="109" w:name="_Toc142565840"/>
      <w:r>
        <w:t xml:space="preserve">Tabelle </w:t>
      </w:r>
      <w:r w:rsidR="00000000">
        <w:fldChar w:fldCharType="begin"/>
      </w:r>
      <w:r w:rsidR="00000000">
        <w:instrText xml:space="preserve"> SEQ Tabelle \* ARABIC </w:instrText>
      </w:r>
      <w:r w:rsidR="00000000">
        <w:fldChar w:fldCharType="separate"/>
      </w:r>
      <w:r w:rsidR="001E2DC0">
        <w:rPr>
          <w:noProof/>
        </w:rPr>
        <w:t>20</w:t>
      </w:r>
      <w:r w:rsidR="00000000">
        <w:rPr>
          <w:noProof/>
        </w:rPr>
        <w:fldChar w:fldCharType="end"/>
      </w:r>
      <w:r>
        <w:t xml:space="preserve"> </w:t>
      </w:r>
      <w:r w:rsidRPr="000414BB">
        <w:t>Kostentabelle</w:t>
      </w:r>
      <w:bookmarkEnd w:id="109"/>
    </w:p>
    <w:p w14:paraId="21883E2B" w14:textId="77777777" w:rsidR="008224D6" w:rsidRPr="009B3C8A" w:rsidRDefault="008224D6" w:rsidP="008224D6">
      <w:pPr>
        <w:rPr>
          <w:sz w:val="22"/>
          <w:szCs w:val="22"/>
        </w:rPr>
      </w:pPr>
    </w:p>
    <w:p w14:paraId="02C5C70D" w14:textId="0F54F2E1" w:rsidR="008224D6" w:rsidRPr="009B3C8A" w:rsidRDefault="0059433D" w:rsidP="008224D6">
      <w:pPr>
        <w:pStyle w:val="Absatztextnormal"/>
        <w:ind w:left="0"/>
        <w:rPr>
          <w:noProof/>
          <w:sz w:val="22"/>
          <w:szCs w:val="22"/>
        </w:rPr>
      </w:pPr>
      <w:r w:rsidRPr="009B3C8A">
        <w:rPr>
          <w:noProof/>
          <w:sz w:val="22"/>
          <w:szCs w:val="22"/>
        </w:rPr>
        <w:t>Für das Arbeitspaket</w:t>
      </w:r>
      <w:r w:rsidR="008224D6" w:rsidRPr="009B3C8A">
        <w:rPr>
          <w:noProof/>
          <w:sz w:val="22"/>
          <w:szCs w:val="22"/>
        </w:rPr>
        <w:t xml:space="preserve"> </w:t>
      </w:r>
      <w:r w:rsidR="000962DC">
        <w:rPr>
          <w:noProof/>
          <w:sz w:val="22"/>
          <w:szCs w:val="22"/>
        </w:rPr>
        <w:t>SC_22.5.4</w:t>
      </w:r>
      <w:r w:rsidR="008224D6" w:rsidRPr="009B3C8A">
        <w:rPr>
          <w:noProof/>
          <w:sz w:val="22"/>
          <w:szCs w:val="22"/>
        </w:rPr>
        <w:t xml:space="preserve"> </w:t>
      </w:r>
      <w:r w:rsidRPr="009B3C8A">
        <w:rPr>
          <w:noProof/>
          <w:sz w:val="22"/>
          <w:szCs w:val="22"/>
        </w:rPr>
        <w:t>ergeben sich Plankosten</w:t>
      </w:r>
      <w:r w:rsidR="008224D6" w:rsidRPr="009B3C8A">
        <w:rPr>
          <w:noProof/>
          <w:sz w:val="22"/>
          <w:szCs w:val="22"/>
        </w:rPr>
        <w:t xml:space="preserve"> in Höhe von </w:t>
      </w:r>
      <w:r w:rsidR="000962DC">
        <w:rPr>
          <w:noProof/>
          <w:sz w:val="22"/>
          <w:szCs w:val="22"/>
        </w:rPr>
        <w:t xml:space="preserve">1.100,00 </w:t>
      </w:r>
      <w:r w:rsidR="000962DC" w:rsidRPr="000962DC">
        <w:rPr>
          <w:noProof/>
          <w:sz w:val="22"/>
          <w:szCs w:val="22"/>
        </w:rPr>
        <w:t>€</w:t>
      </w:r>
      <w:r w:rsidRPr="009B3C8A">
        <w:rPr>
          <w:noProof/>
          <w:sz w:val="22"/>
          <w:szCs w:val="22"/>
        </w:rPr>
        <w:t xml:space="preserve"> </w:t>
      </w:r>
      <w:r w:rsidR="008224D6" w:rsidRPr="009B3C8A">
        <w:rPr>
          <w:noProof/>
          <w:sz w:val="22"/>
          <w:szCs w:val="22"/>
        </w:rPr>
        <w:t>.</w:t>
      </w:r>
    </w:p>
    <w:p w14:paraId="7871DF83" w14:textId="77777777" w:rsidR="008224D6" w:rsidRPr="00666FD3" w:rsidRDefault="008224D6" w:rsidP="008224D6">
      <w:pPr>
        <w:rPr>
          <w:sz w:val="22"/>
          <w:szCs w:val="22"/>
        </w:rPr>
      </w:pPr>
    </w:p>
    <w:p w14:paraId="4398A1B9" w14:textId="5EBB79C0" w:rsidR="00666FD3" w:rsidRDefault="00930F07" w:rsidP="00666FD3">
      <w:pPr>
        <w:pStyle w:val="Ttulo2"/>
      </w:pPr>
      <w:r>
        <w:br w:type="page"/>
      </w:r>
      <w:bookmarkStart w:id="110" w:name="_Toc142565888"/>
      <w:r w:rsidR="00666FD3">
        <w:lastRenderedPageBreak/>
        <w:t>Kostenganglinie</w:t>
      </w:r>
      <w:bookmarkEnd w:id="110"/>
    </w:p>
    <w:p w14:paraId="593A9C75" w14:textId="77777777" w:rsidR="008F1995" w:rsidRPr="008F1995" w:rsidRDefault="008F1995" w:rsidP="008F1995"/>
    <w:p w14:paraId="51810DCC" w14:textId="518D28F4" w:rsidR="00666FD3" w:rsidRDefault="008F1995" w:rsidP="008224D6">
      <w:pPr>
        <w:rPr>
          <w:sz w:val="22"/>
          <w:szCs w:val="22"/>
        </w:rPr>
      </w:pPr>
      <w:r>
        <w:rPr>
          <w:noProof/>
        </w:rPr>
        <w:drawing>
          <wp:inline distT="0" distB="0" distL="0" distR="0" wp14:anchorId="2F6904EA" wp14:editId="62F20FA6">
            <wp:extent cx="5191125" cy="3020526"/>
            <wp:effectExtent l="0" t="0" r="0" b="889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04926" cy="3028556"/>
                    </a:xfrm>
                    <a:prstGeom prst="rect">
                      <a:avLst/>
                    </a:prstGeom>
                  </pic:spPr>
                </pic:pic>
              </a:graphicData>
            </a:graphic>
          </wp:inline>
        </w:drawing>
      </w:r>
    </w:p>
    <w:p w14:paraId="13BDDEB8" w14:textId="77777777" w:rsidR="00930F07" w:rsidRPr="009B3C8A" w:rsidRDefault="00930F07" w:rsidP="00930F07">
      <w:pPr>
        <w:rPr>
          <w:sz w:val="22"/>
          <w:szCs w:val="22"/>
        </w:rPr>
      </w:pPr>
    </w:p>
    <w:p w14:paraId="42F52D81" w14:textId="77777777" w:rsidR="00A46A1B" w:rsidRDefault="00A46A1B" w:rsidP="00A46A1B">
      <w:pPr>
        <w:pStyle w:val="Descripcin"/>
      </w:pPr>
      <w:bookmarkStart w:id="111" w:name="_Toc142565819"/>
      <w:r>
        <w:t xml:space="preserve">Abbildung </w:t>
      </w:r>
      <w:r w:rsidR="00000000">
        <w:fldChar w:fldCharType="begin"/>
      </w:r>
      <w:r w:rsidR="00000000">
        <w:instrText xml:space="preserve"> SEQ Abbildung \* ARABIC </w:instrText>
      </w:r>
      <w:r w:rsidR="00000000">
        <w:fldChar w:fldCharType="separate"/>
      </w:r>
      <w:r w:rsidR="001B2A5B">
        <w:rPr>
          <w:noProof/>
        </w:rPr>
        <w:t>7</w:t>
      </w:r>
      <w:r w:rsidR="00000000">
        <w:rPr>
          <w:noProof/>
        </w:rPr>
        <w:fldChar w:fldCharType="end"/>
      </w:r>
      <w:r>
        <w:t xml:space="preserve"> Kostenganglinie</w:t>
      </w:r>
      <w:bookmarkEnd w:id="111"/>
    </w:p>
    <w:p w14:paraId="52DF7CE9" w14:textId="77777777" w:rsidR="00930F07" w:rsidRPr="00666FD3" w:rsidRDefault="00930F07" w:rsidP="008224D6">
      <w:pPr>
        <w:rPr>
          <w:sz w:val="22"/>
          <w:szCs w:val="22"/>
        </w:rPr>
      </w:pPr>
    </w:p>
    <w:p w14:paraId="62C7E8AF" w14:textId="77777777" w:rsidR="00666FD3" w:rsidRPr="00666FD3" w:rsidRDefault="00666FD3" w:rsidP="008224D6">
      <w:pPr>
        <w:rPr>
          <w:sz w:val="22"/>
          <w:szCs w:val="22"/>
        </w:rPr>
      </w:pPr>
    </w:p>
    <w:p w14:paraId="2A366CF3" w14:textId="055D1BF0" w:rsidR="00666FD3" w:rsidRDefault="00666FD3" w:rsidP="00666FD3">
      <w:pPr>
        <w:pStyle w:val="Ttulo2"/>
      </w:pPr>
      <w:bookmarkStart w:id="112" w:name="_Toc142565889"/>
      <w:commentRangeStart w:id="113"/>
      <w:r>
        <w:t>Kostensummenlinie</w:t>
      </w:r>
      <w:bookmarkEnd w:id="112"/>
      <w:commentRangeEnd w:id="113"/>
      <w:r w:rsidR="00B941B7">
        <w:rPr>
          <w:rStyle w:val="Refdecomentario"/>
          <w:b w:val="0"/>
        </w:rPr>
        <w:commentReference w:id="113"/>
      </w:r>
    </w:p>
    <w:p w14:paraId="6005843A" w14:textId="77777777" w:rsidR="000E3DEA" w:rsidRPr="000E3DEA" w:rsidRDefault="000E3DEA" w:rsidP="000E3DEA"/>
    <w:p w14:paraId="5BE16B76" w14:textId="565D281A" w:rsidR="00930F07" w:rsidRPr="009B3C8A" w:rsidRDefault="000B7DF5" w:rsidP="00930F07">
      <w:pPr>
        <w:rPr>
          <w:sz w:val="22"/>
          <w:szCs w:val="22"/>
        </w:rPr>
      </w:pPr>
      <w:r>
        <w:rPr>
          <w:noProof/>
        </w:rPr>
        <w:drawing>
          <wp:inline distT="0" distB="0" distL="0" distR="0" wp14:anchorId="4ED85D9D" wp14:editId="5D8C321D">
            <wp:extent cx="4895850" cy="3006090"/>
            <wp:effectExtent l="0" t="0" r="0" b="3810"/>
            <wp:docPr id="2" name="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art"/>
                    <pic:cNvPicPr>
                      <a:picLocks noChangeAspect="1"/>
                    </pic:cNvPicPr>
                  </pic:nvPicPr>
                  <pic:blipFill rotWithShape="1">
                    <a:blip r:embed="rId34"/>
                    <a:srcRect r="1381"/>
                    <a:stretch/>
                  </pic:blipFill>
                  <pic:spPr>
                    <a:xfrm>
                      <a:off x="0" y="0"/>
                      <a:ext cx="4895850" cy="3006090"/>
                    </a:xfrm>
                    <a:prstGeom prst="rect">
                      <a:avLst/>
                    </a:prstGeom>
                  </pic:spPr>
                </pic:pic>
              </a:graphicData>
            </a:graphic>
          </wp:inline>
        </w:drawing>
      </w:r>
    </w:p>
    <w:p w14:paraId="71E484A0" w14:textId="6A96D516" w:rsidR="00666FD3" w:rsidRDefault="00666FD3" w:rsidP="008224D6">
      <w:pPr>
        <w:rPr>
          <w:sz w:val="22"/>
          <w:szCs w:val="22"/>
        </w:rPr>
      </w:pPr>
    </w:p>
    <w:p w14:paraId="66C0EA81" w14:textId="77777777" w:rsidR="00A46A1B" w:rsidRDefault="00A46A1B" w:rsidP="00A46A1B">
      <w:pPr>
        <w:pStyle w:val="Descripcin"/>
      </w:pPr>
      <w:bookmarkStart w:id="114" w:name="_Toc142565820"/>
      <w:r>
        <w:t xml:space="preserve">Abbildung </w:t>
      </w:r>
      <w:r w:rsidR="00000000">
        <w:fldChar w:fldCharType="begin"/>
      </w:r>
      <w:r w:rsidR="00000000">
        <w:instrText xml:space="preserve"> SEQ Abbildung \* ARABIC </w:instrText>
      </w:r>
      <w:r w:rsidR="00000000">
        <w:fldChar w:fldCharType="separate"/>
      </w:r>
      <w:r w:rsidR="001B2A5B">
        <w:rPr>
          <w:noProof/>
        </w:rPr>
        <w:t>8</w:t>
      </w:r>
      <w:r w:rsidR="00000000">
        <w:rPr>
          <w:noProof/>
        </w:rPr>
        <w:fldChar w:fldCharType="end"/>
      </w:r>
      <w:r>
        <w:t xml:space="preserve"> Kostensummenlinie</w:t>
      </w:r>
      <w:bookmarkEnd w:id="114"/>
    </w:p>
    <w:p w14:paraId="11F144C9" w14:textId="77777777" w:rsidR="00930F07" w:rsidRPr="00666FD3" w:rsidRDefault="00930F07" w:rsidP="008224D6">
      <w:pPr>
        <w:rPr>
          <w:sz w:val="22"/>
          <w:szCs w:val="22"/>
        </w:rPr>
      </w:pPr>
    </w:p>
    <w:p w14:paraId="6FE89867" w14:textId="5AB45459" w:rsidR="00A46A1B" w:rsidRPr="0016769F" w:rsidRDefault="00A46A1B" w:rsidP="00A46A1B">
      <w:pPr>
        <w:pStyle w:val="Absatztextnormal"/>
        <w:ind w:left="0"/>
        <w:rPr>
          <w:noProof/>
          <w:sz w:val="22"/>
          <w:szCs w:val="22"/>
        </w:rPr>
      </w:pPr>
      <w:r w:rsidRPr="0016769F">
        <w:rPr>
          <w:noProof/>
          <w:sz w:val="22"/>
          <w:szCs w:val="22"/>
        </w:rPr>
        <w:t xml:space="preserve">Mit den geplanten Kosten in Höhe von </w:t>
      </w:r>
      <w:r w:rsidR="008266C8">
        <w:rPr>
          <w:noProof/>
          <w:sz w:val="22"/>
          <w:szCs w:val="22"/>
        </w:rPr>
        <w:t xml:space="preserve">120.485,02 </w:t>
      </w:r>
      <w:r w:rsidR="008266C8">
        <w:rPr>
          <w:rFonts w:cs="Arial"/>
          <w:noProof/>
          <w:sz w:val="22"/>
          <w:szCs w:val="22"/>
        </w:rPr>
        <w:t>€</w:t>
      </w:r>
      <w:r w:rsidRPr="0016769F">
        <w:rPr>
          <w:noProof/>
          <w:sz w:val="22"/>
          <w:szCs w:val="22"/>
        </w:rPr>
        <w:t xml:space="preserve"> kann das vorgegebene Budget in Höhe von </w:t>
      </w:r>
      <w:r w:rsidR="008266C8">
        <w:rPr>
          <w:noProof/>
          <w:sz w:val="22"/>
          <w:szCs w:val="22"/>
        </w:rPr>
        <w:t xml:space="preserve">120.485,02 </w:t>
      </w:r>
      <w:r w:rsidR="008266C8">
        <w:rPr>
          <w:rFonts w:cs="Arial"/>
          <w:noProof/>
          <w:sz w:val="22"/>
          <w:szCs w:val="22"/>
        </w:rPr>
        <w:t>€</w:t>
      </w:r>
      <w:r w:rsidR="008266C8" w:rsidRPr="0016769F">
        <w:rPr>
          <w:noProof/>
          <w:sz w:val="22"/>
          <w:szCs w:val="22"/>
        </w:rPr>
        <w:t xml:space="preserve"> </w:t>
      </w:r>
      <w:r w:rsidRPr="0016769F">
        <w:rPr>
          <w:noProof/>
          <w:sz w:val="22"/>
          <w:szCs w:val="22"/>
        </w:rPr>
        <w:t>eingehalten werden.</w:t>
      </w:r>
    </w:p>
    <w:p w14:paraId="492B88E6" w14:textId="77777777" w:rsidR="00666FD3" w:rsidRPr="0016769F" w:rsidRDefault="00666FD3" w:rsidP="008224D6">
      <w:pPr>
        <w:rPr>
          <w:sz w:val="22"/>
          <w:szCs w:val="22"/>
        </w:rPr>
      </w:pPr>
    </w:p>
    <w:p w14:paraId="262FC589" w14:textId="77777777" w:rsidR="00A46A1B" w:rsidRPr="00666FD3" w:rsidRDefault="00A46A1B" w:rsidP="008224D6">
      <w:pPr>
        <w:rPr>
          <w:sz w:val="22"/>
          <w:szCs w:val="22"/>
        </w:rPr>
      </w:pPr>
    </w:p>
    <w:p w14:paraId="11B9D46A" w14:textId="77777777" w:rsidR="00A90153" w:rsidRDefault="00582DD9" w:rsidP="00C0491E">
      <w:pPr>
        <w:pStyle w:val="Ttulo1"/>
      </w:pPr>
      <w:r>
        <w:br w:type="page"/>
      </w:r>
      <w:bookmarkStart w:id="115" w:name="_Toc142565890"/>
      <w:r w:rsidR="00A90153">
        <w:lastRenderedPageBreak/>
        <w:t>Planung und Steuerung 4.5.10</w:t>
      </w:r>
      <w:r w:rsidR="00C11F73">
        <w:t>.</w:t>
      </w:r>
      <w:bookmarkEnd w:id="115"/>
    </w:p>
    <w:p w14:paraId="2116B077" w14:textId="77777777" w:rsidR="00A90153" w:rsidRDefault="00A90153" w:rsidP="00A90153">
      <w:pPr>
        <w:pStyle w:val="Ttulo2"/>
      </w:pPr>
      <w:bookmarkStart w:id="116" w:name="_Toc142565891"/>
      <w:r>
        <w:t>Statusbericht</w:t>
      </w:r>
      <w:bookmarkEnd w:id="11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2410"/>
        <w:gridCol w:w="2305"/>
        <w:gridCol w:w="2374"/>
      </w:tblGrid>
      <w:tr w:rsidR="00A85E93" w:rsidRPr="006940CE" w14:paraId="0FEE8DCE" w14:textId="77777777" w:rsidTr="002B5E14">
        <w:trPr>
          <w:cantSplit/>
          <w:trHeight w:val="340"/>
        </w:trPr>
        <w:tc>
          <w:tcPr>
            <w:tcW w:w="2405" w:type="dxa"/>
            <w:shd w:val="clear" w:color="auto" w:fill="A8D08D"/>
            <w:vAlign w:val="center"/>
          </w:tcPr>
          <w:p w14:paraId="1462189D" w14:textId="77777777" w:rsidR="00A85E93" w:rsidRPr="002B5E14" w:rsidRDefault="00A85E93" w:rsidP="000C6C36">
            <w:pPr>
              <w:rPr>
                <w:b/>
              </w:rPr>
            </w:pPr>
            <w:r w:rsidRPr="002B5E14">
              <w:rPr>
                <w:b/>
              </w:rPr>
              <w:t>Arbeitspaket-Status</w:t>
            </w:r>
          </w:p>
        </w:tc>
        <w:tc>
          <w:tcPr>
            <w:tcW w:w="2410" w:type="dxa"/>
            <w:shd w:val="clear" w:color="auto" w:fill="A8D08D"/>
            <w:vAlign w:val="center"/>
          </w:tcPr>
          <w:p w14:paraId="1257094B" w14:textId="77777777" w:rsidR="00A85E93" w:rsidRPr="002B5E14" w:rsidRDefault="00A85E93" w:rsidP="000C6C36">
            <w:pPr>
              <w:rPr>
                <w:b/>
              </w:rPr>
            </w:pPr>
          </w:p>
        </w:tc>
        <w:tc>
          <w:tcPr>
            <w:tcW w:w="2305" w:type="dxa"/>
            <w:shd w:val="clear" w:color="auto" w:fill="A8D08D"/>
            <w:vAlign w:val="center"/>
          </w:tcPr>
          <w:p w14:paraId="300C35F3" w14:textId="77777777" w:rsidR="00A85E93" w:rsidRPr="002B5E14" w:rsidRDefault="00A85E93" w:rsidP="000C6C36">
            <w:pPr>
              <w:rPr>
                <w:b/>
              </w:rPr>
            </w:pPr>
            <w:r w:rsidRPr="002B5E14">
              <w:rPr>
                <w:b/>
              </w:rPr>
              <w:t>Berichtszeitraum</w:t>
            </w:r>
          </w:p>
        </w:tc>
        <w:tc>
          <w:tcPr>
            <w:tcW w:w="2374" w:type="dxa"/>
            <w:shd w:val="clear" w:color="auto" w:fill="auto"/>
            <w:vAlign w:val="center"/>
          </w:tcPr>
          <w:p w14:paraId="5F7E6B7D" w14:textId="1C7C96F2" w:rsidR="00A85E93" w:rsidRPr="00FE026C" w:rsidRDefault="00235B69" w:rsidP="000C6C36">
            <w:pPr>
              <w:rPr>
                <w:bCs/>
              </w:rPr>
            </w:pPr>
            <w:r w:rsidRPr="00FE026C">
              <w:rPr>
                <w:bCs/>
              </w:rPr>
              <w:t>KW</w:t>
            </w:r>
            <w:r w:rsidR="00FE026C" w:rsidRPr="00FE026C">
              <w:rPr>
                <w:bCs/>
              </w:rPr>
              <w:t>47</w:t>
            </w:r>
            <w:r w:rsidRPr="00FE026C">
              <w:rPr>
                <w:bCs/>
              </w:rPr>
              <w:t xml:space="preserve"> / 2022</w:t>
            </w:r>
          </w:p>
        </w:tc>
      </w:tr>
      <w:tr w:rsidR="00071681" w:rsidRPr="006940CE" w14:paraId="436C1FD7" w14:textId="77777777" w:rsidTr="000C6C36">
        <w:trPr>
          <w:cantSplit/>
          <w:trHeight w:val="57"/>
        </w:trPr>
        <w:tc>
          <w:tcPr>
            <w:tcW w:w="9494" w:type="dxa"/>
            <w:gridSpan w:val="4"/>
            <w:shd w:val="clear" w:color="auto" w:fill="auto"/>
            <w:vAlign w:val="center"/>
          </w:tcPr>
          <w:p w14:paraId="4DC2C0D2" w14:textId="77777777" w:rsidR="00071681" w:rsidRPr="002B5E14" w:rsidRDefault="00071681" w:rsidP="000C6C36"/>
        </w:tc>
      </w:tr>
      <w:tr w:rsidR="008711B0" w:rsidRPr="006940CE" w14:paraId="1A40CD96" w14:textId="77777777" w:rsidTr="002B5E14">
        <w:trPr>
          <w:cantSplit/>
          <w:trHeight w:val="340"/>
        </w:trPr>
        <w:tc>
          <w:tcPr>
            <w:tcW w:w="2405" w:type="dxa"/>
            <w:shd w:val="clear" w:color="auto" w:fill="A8D08D"/>
            <w:vAlign w:val="center"/>
          </w:tcPr>
          <w:p w14:paraId="260E55FF" w14:textId="77777777" w:rsidR="008711B0" w:rsidRPr="002B5E14" w:rsidRDefault="008711B0" w:rsidP="000C6C36">
            <w:pPr>
              <w:rPr>
                <w:b/>
              </w:rPr>
            </w:pPr>
            <w:r w:rsidRPr="002B5E14">
              <w:rPr>
                <w:b/>
              </w:rPr>
              <w:t>Arbeitspaket-Titel</w:t>
            </w:r>
          </w:p>
        </w:tc>
        <w:tc>
          <w:tcPr>
            <w:tcW w:w="2410" w:type="dxa"/>
            <w:shd w:val="clear" w:color="auto" w:fill="auto"/>
            <w:vAlign w:val="center"/>
          </w:tcPr>
          <w:p w14:paraId="0F05D7C7" w14:textId="6F1BFA91" w:rsidR="008711B0" w:rsidRPr="002B5E14" w:rsidRDefault="002B5E14" w:rsidP="000C6C36">
            <w:r w:rsidRPr="002B5E14">
              <w:t>AP4 Netzwerkmanag</w:t>
            </w:r>
            <w:r>
              <w:t>e</w:t>
            </w:r>
            <w:r w:rsidRPr="002B5E14">
              <w:t>ment</w:t>
            </w:r>
          </w:p>
        </w:tc>
        <w:tc>
          <w:tcPr>
            <w:tcW w:w="2305" w:type="dxa"/>
            <w:shd w:val="clear" w:color="auto" w:fill="A8D08D"/>
            <w:vAlign w:val="center"/>
          </w:tcPr>
          <w:p w14:paraId="6E33B359" w14:textId="77777777" w:rsidR="008711B0" w:rsidRPr="002B5E14" w:rsidRDefault="008711B0" w:rsidP="000C6C36">
            <w:pPr>
              <w:rPr>
                <w:b/>
              </w:rPr>
            </w:pPr>
            <w:r w:rsidRPr="002B5E14">
              <w:rPr>
                <w:b/>
              </w:rPr>
              <w:t>Erstell-Datum</w:t>
            </w:r>
          </w:p>
        </w:tc>
        <w:tc>
          <w:tcPr>
            <w:tcW w:w="2374" w:type="dxa"/>
            <w:shd w:val="clear" w:color="auto" w:fill="auto"/>
            <w:vAlign w:val="center"/>
          </w:tcPr>
          <w:p w14:paraId="5074572A" w14:textId="52E73FC6" w:rsidR="008711B0" w:rsidRPr="00FE026C" w:rsidRDefault="00FE026C" w:rsidP="000C6C36">
            <w:r w:rsidRPr="00FE026C">
              <w:t>22.11.22</w:t>
            </w:r>
          </w:p>
        </w:tc>
      </w:tr>
      <w:tr w:rsidR="008711B0" w:rsidRPr="006940CE" w14:paraId="0A453350" w14:textId="77777777" w:rsidTr="002B5E14">
        <w:trPr>
          <w:cantSplit/>
          <w:trHeight w:val="340"/>
        </w:trPr>
        <w:tc>
          <w:tcPr>
            <w:tcW w:w="2405" w:type="dxa"/>
            <w:shd w:val="clear" w:color="auto" w:fill="A8D08D"/>
            <w:vAlign w:val="center"/>
          </w:tcPr>
          <w:p w14:paraId="431BB97A" w14:textId="77777777" w:rsidR="008711B0" w:rsidRPr="002B5E14" w:rsidRDefault="008711B0" w:rsidP="000C6C36">
            <w:pPr>
              <w:rPr>
                <w:b/>
              </w:rPr>
            </w:pPr>
            <w:r w:rsidRPr="002B5E14">
              <w:rPr>
                <w:b/>
              </w:rPr>
              <w:t>Projektname</w:t>
            </w:r>
          </w:p>
        </w:tc>
        <w:tc>
          <w:tcPr>
            <w:tcW w:w="2410" w:type="dxa"/>
            <w:shd w:val="clear" w:color="auto" w:fill="auto"/>
            <w:vAlign w:val="center"/>
          </w:tcPr>
          <w:p w14:paraId="19A749D3" w14:textId="66B9EE61" w:rsidR="008711B0" w:rsidRPr="002B5E14" w:rsidRDefault="002B5E14" w:rsidP="000C6C36">
            <w:r>
              <w:t>Servicemigration IT-Servicemanagement</w:t>
            </w:r>
          </w:p>
        </w:tc>
        <w:tc>
          <w:tcPr>
            <w:tcW w:w="2305" w:type="dxa"/>
            <w:shd w:val="clear" w:color="auto" w:fill="A8D08D"/>
            <w:vAlign w:val="center"/>
          </w:tcPr>
          <w:p w14:paraId="41C7E896" w14:textId="77777777" w:rsidR="008711B0" w:rsidRPr="002B5E14" w:rsidRDefault="008711B0" w:rsidP="000C6C36">
            <w:pPr>
              <w:rPr>
                <w:b/>
              </w:rPr>
            </w:pPr>
            <w:r w:rsidRPr="002B5E14">
              <w:rPr>
                <w:b/>
              </w:rPr>
              <w:t>PSP-Code</w:t>
            </w:r>
          </w:p>
        </w:tc>
        <w:tc>
          <w:tcPr>
            <w:tcW w:w="2374" w:type="dxa"/>
            <w:shd w:val="clear" w:color="auto" w:fill="auto"/>
            <w:vAlign w:val="center"/>
          </w:tcPr>
          <w:p w14:paraId="2D32A087" w14:textId="6C7542A4" w:rsidR="008711B0" w:rsidRPr="00FE026C" w:rsidRDefault="00FE026C" w:rsidP="000C6C36">
            <w:r w:rsidRPr="00FE026C">
              <w:t>SC_22.5.4</w:t>
            </w:r>
          </w:p>
        </w:tc>
      </w:tr>
      <w:tr w:rsidR="008711B0" w:rsidRPr="006940CE" w14:paraId="157C6533" w14:textId="77777777" w:rsidTr="002B5E14">
        <w:trPr>
          <w:cantSplit/>
          <w:trHeight w:val="340"/>
        </w:trPr>
        <w:tc>
          <w:tcPr>
            <w:tcW w:w="2405" w:type="dxa"/>
            <w:shd w:val="clear" w:color="auto" w:fill="A8D08D"/>
            <w:vAlign w:val="center"/>
          </w:tcPr>
          <w:p w14:paraId="1BCE367E" w14:textId="05FAFFD2" w:rsidR="008711B0" w:rsidRPr="002B5E14" w:rsidRDefault="00834691" w:rsidP="000C6C36">
            <w:pPr>
              <w:rPr>
                <w:b/>
              </w:rPr>
            </w:pPr>
            <w:r w:rsidRPr="002B5E14">
              <w:rPr>
                <w:rFonts w:cs="Arial"/>
                <w:b/>
              </w:rPr>
              <w:t>Projektleiter</w:t>
            </w:r>
          </w:p>
        </w:tc>
        <w:tc>
          <w:tcPr>
            <w:tcW w:w="2410" w:type="dxa"/>
            <w:shd w:val="clear" w:color="auto" w:fill="auto"/>
            <w:vAlign w:val="center"/>
          </w:tcPr>
          <w:p w14:paraId="510D3C9D" w14:textId="35BB565C" w:rsidR="008711B0" w:rsidRPr="002B5E14" w:rsidRDefault="00143F1B" w:rsidP="000C6C36">
            <w:r>
              <w:t>JT</w:t>
            </w:r>
          </w:p>
        </w:tc>
        <w:tc>
          <w:tcPr>
            <w:tcW w:w="2305" w:type="dxa"/>
            <w:shd w:val="clear" w:color="auto" w:fill="A8D08D"/>
            <w:vAlign w:val="center"/>
          </w:tcPr>
          <w:p w14:paraId="03DB3FC3" w14:textId="77777777" w:rsidR="008711B0" w:rsidRPr="002B5E14" w:rsidRDefault="008711B0" w:rsidP="000C6C36">
            <w:pPr>
              <w:rPr>
                <w:b/>
              </w:rPr>
            </w:pPr>
            <w:r w:rsidRPr="002B5E14">
              <w:rPr>
                <w:b/>
              </w:rPr>
              <w:t>AP-Verantwortlicher</w:t>
            </w:r>
          </w:p>
        </w:tc>
        <w:tc>
          <w:tcPr>
            <w:tcW w:w="2374" w:type="dxa"/>
            <w:shd w:val="clear" w:color="auto" w:fill="auto"/>
            <w:vAlign w:val="center"/>
          </w:tcPr>
          <w:p w14:paraId="0D29BE76" w14:textId="1D33FBF9" w:rsidR="008711B0" w:rsidRPr="00FE026C" w:rsidRDefault="00FE026C" w:rsidP="000C6C36">
            <w:r w:rsidRPr="00FE026C">
              <w:t>M. Lose</w:t>
            </w:r>
          </w:p>
        </w:tc>
      </w:tr>
      <w:tr w:rsidR="008711B0" w:rsidRPr="006940CE" w14:paraId="74C585DA" w14:textId="77777777" w:rsidTr="002B5E14">
        <w:trPr>
          <w:cantSplit/>
          <w:trHeight w:val="340"/>
        </w:trPr>
        <w:tc>
          <w:tcPr>
            <w:tcW w:w="2405" w:type="dxa"/>
            <w:shd w:val="clear" w:color="auto" w:fill="A8D08D"/>
            <w:vAlign w:val="center"/>
          </w:tcPr>
          <w:p w14:paraId="60430F12" w14:textId="77777777" w:rsidR="008711B0" w:rsidRPr="002B5E14" w:rsidRDefault="008711B0" w:rsidP="000C6C36">
            <w:pPr>
              <w:rPr>
                <w:b/>
              </w:rPr>
            </w:pPr>
            <w:r w:rsidRPr="002B5E14">
              <w:rPr>
                <w:b/>
              </w:rPr>
              <w:t>Gesamtstatus</w:t>
            </w:r>
          </w:p>
        </w:tc>
        <w:tc>
          <w:tcPr>
            <w:tcW w:w="2410" w:type="dxa"/>
            <w:shd w:val="clear" w:color="auto" w:fill="auto"/>
            <w:vAlign w:val="center"/>
          </w:tcPr>
          <w:p w14:paraId="07A61290" w14:textId="114F376B" w:rsidR="008711B0" w:rsidRPr="002B5E14" w:rsidRDefault="001F549F" w:rsidP="000C6C36">
            <w:r w:rsidRPr="002B5E14">
              <w:rPr>
                <w:noProof/>
              </w:rPr>
              <mc:AlternateContent>
                <mc:Choice Requires="wpg">
                  <w:drawing>
                    <wp:anchor distT="0" distB="0" distL="114300" distR="114300" simplePos="0" relativeHeight="251650048" behindDoc="0" locked="0" layoutInCell="1" allowOverlap="1" wp14:anchorId="64143BE3" wp14:editId="687C8903">
                      <wp:simplePos x="0" y="0"/>
                      <wp:positionH relativeFrom="column">
                        <wp:posOffset>164465</wp:posOffset>
                      </wp:positionH>
                      <wp:positionV relativeFrom="paragraph">
                        <wp:posOffset>46355</wp:posOffset>
                      </wp:positionV>
                      <wp:extent cx="140335" cy="362585"/>
                      <wp:effectExtent l="0" t="0" r="0" b="0"/>
                      <wp:wrapNone/>
                      <wp:docPr id="15" name="Group 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0335" cy="362585"/>
                                <a:chOff x="0" y="0"/>
                                <a:chExt cx="124" cy="331"/>
                              </a:xfrm>
                            </wpg:grpSpPr>
                            <wps:wsp>
                              <wps:cNvPr id="24" name="Rectangle 51"/>
                              <wps:cNvSpPr>
                                <a:spLocks noChangeArrowheads="1"/>
                              </wps:cNvSpPr>
                              <wps:spPr bwMode="gray">
                                <a:xfrm rot="5400000">
                                  <a:off x="-104" y="104"/>
                                  <a:ext cx="331" cy="124"/>
                                </a:xfrm>
                                <a:prstGeom prst="rect">
                                  <a:avLst/>
                                </a:prstGeom>
                                <a:noFill/>
                                <a:ln w="12700">
                                  <a:solidFill>
                                    <a:srgbClr val="B1B8A3"/>
                                  </a:solidFill>
                                  <a:miter lim="800000"/>
                                  <a:headEnd/>
                                  <a:tailEnd/>
                                </a:ln>
                                <a:extLst>
                                  <a:ext uri="{909E8E84-426E-40DD-AFC4-6F175D3DCCD1}">
                                    <a14:hiddenFill xmlns:a14="http://schemas.microsoft.com/office/drawing/2010/main">
                                      <a:solidFill>
                                        <a:srgbClr val="FFFFFF"/>
                                      </a:solidFill>
                                    </a14:hiddenFill>
                                  </a:ext>
                                </a:extLst>
                              </wps:spPr>
                              <wps:bodyPr rot="0" vert="horz" wrap="none" lIns="0" tIns="0" rIns="0" bIns="0" anchor="ctr" anchorCtr="0" upright="1">
                                <a:noAutofit/>
                              </wps:bodyPr>
                            </wps:wsp>
                            <wps:wsp>
                              <wps:cNvPr id="25" name="Oval 52"/>
                              <wps:cNvSpPr>
                                <a:spLocks noChangeArrowheads="1"/>
                              </wps:cNvSpPr>
                              <wps:spPr bwMode="gray">
                                <a:xfrm rot="5400000">
                                  <a:off x="18" y="16"/>
                                  <a:ext cx="87" cy="89"/>
                                </a:xfrm>
                                <a:prstGeom prst="ellipse">
                                  <a:avLst/>
                                </a:prstGeom>
                                <a:noFill/>
                                <a:ln w="9525">
                                  <a:solidFill>
                                    <a:srgbClr val="A6A6A6"/>
                                  </a:solidFill>
                                  <a:round/>
                                  <a:headEnd/>
                                  <a:tailEnd/>
                                </a:ln>
                                <a:extLst>
                                  <a:ext uri="{909E8E84-426E-40DD-AFC4-6F175D3DCCD1}">
                                    <a14:hiddenFill xmlns:a14="http://schemas.microsoft.com/office/drawing/2010/main">
                                      <a:solidFill>
                                        <a:srgbClr val="FFFFFF"/>
                                      </a:solidFill>
                                    </a14:hiddenFill>
                                  </a:ext>
                                </a:extLst>
                              </wps:spPr>
                              <wps:bodyPr rot="0" vert="horz" wrap="none" lIns="0" tIns="0" rIns="0" bIns="0" anchor="ctr" anchorCtr="0" upright="1">
                                <a:noAutofit/>
                              </wps:bodyPr>
                            </wps:wsp>
                            <wps:wsp>
                              <wps:cNvPr id="26" name="Oval 53"/>
                              <wps:cNvSpPr>
                                <a:spLocks noChangeArrowheads="1"/>
                              </wps:cNvSpPr>
                              <wps:spPr bwMode="gray">
                                <a:xfrm rot="5400000">
                                  <a:off x="18" y="122"/>
                                  <a:ext cx="87" cy="88"/>
                                </a:xfrm>
                                <a:prstGeom prst="ellipse">
                                  <a:avLst/>
                                </a:prstGeom>
                                <a:noFill/>
                                <a:ln w="9525">
                                  <a:solidFill>
                                    <a:srgbClr val="A6A6A6"/>
                                  </a:solidFill>
                                  <a:round/>
                                  <a:headEnd/>
                                  <a:tailEnd/>
                                </a:ln>
                                <a:extLst>
                                  <a:ext uri="{909E8E84-426E-40DD-AFC4-6F175D3DCCD1}">
                                    <a14:hiddenFill xmlns:a14="http://schemas.microsoft.com/office/drawing/2010/main">
                                      <a:solidFill>
                                        <a:srgbClr val="FFFFFF"/>
                                      </a:solidFill>
                                    </a14:hiddenFill>
                                  </a:ext>
                                </a:extLst>
                              </wps:spPr>
                              <wps:bodyPr rot="0" vert="horz" wrap="none" lIns="0" tIns="0" rIns="0" bIns="0" anchor="ctr" anchorCtr="0" upright="1">
                                <a:noAutofit/>
                              </wps:bodyPr>
                            </wps:wsp>
                            <wps:wsp>
                              <wps:cNvPr id="27" name="Oval 54"/>
                              <wps:cNvSpPr>
                                <a:spLocks noChangeArrowheads="1"/>
                              </wps:cNvSpPr>
                              <wps:spPr bwMode="gray">
                                <a:xfrm rot="5400000">
                                  <a:off x="17" y="224"/>
                                  <a:ext cx="88" cy="89"/>
                                </a:xfrm>
                                <a:prstGeom prst="ellipse">
                                  <a:avLst/>
                                </a:prstGeom>
                                <a:solidFill>
                                  <a:srgbClr val="00FF00"/>
                                </a:solidFill>
                                <a:ln w="9525">
                                  <a:solidFill>
                                    <a:srgbClr val="A6A6A6"/>
                                  </a:solidFill>
                                  <a:round/>
                                  <a:headEnd/>
                                  <a:tailEnd/>
                                </a:ln>
                              </wps:spPr>
                              <wps:bodyPr rot="0" vert="horz" wrap="none" lIns="0" tIns="0" rIns="0" bIns="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7D06225" id="Group 50" o:spid="_x0000_s1026" style="position:absolute;margin-left:12.95pt;margin-top:3.65pt;width:11.05pt;height:28.55pt;z-index:251650048" coordsize="124,3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">
                      <v:rect id="Rectangle 51" o:spid="_x0000_s1027" style="position:absolute;left:-104;top:104;width:331;height:124;rotation:90;visibility:visible;mso-wrap-style:non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" filled="f" strokecolor="#b1b8a3" strokeweight="1pt">
                        <v:textbox inset="0,0,0,0"/>
                      </v:rect>
                      <v:oval id="Oval 52" o:spid="_x0000_s1028" style="position:absolute;left:18;top:16;width:87;height:89;rotation:90;visibility:visible;mso-wrap-style:non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" filled="f" strokecolor="#a6a6a6">
                        <v:textbox inset="0,0,0,0"/>
                      </v:oval>
                      <v:oval id="Oval 53" o:spid="_x0000_s1029" style="position:absolute;left:18;top:122;width:87;height:88;rotation:90;visibility:visible;mso-wrap-style:non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" filled="f" strokecolor="#a6a6a6">
                        <v:textbox inset="0,0,0,0"/>
                      </v:oval>
                      <v:oval id="Oval 54" o:spid="_x0000_s1030" style="position:absolute;left:17;top:224;width:88;height:89;rotation:90;visibility:visible;mso-wrap-style:non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" fillcolor="lime" strokecolor="#a6a6a6">
                        <v:textbox inset="0,0,0,0"/>
                      </v:oval>
                    </v:group>
                  </w:pict>
                </mc:Fallback>
              </mc:AlternateContent>
            </w:r>
          </w:p>
          <w:p w14:paraId="0922DCCE" w14:textId="77777777" w:rsidR="005B6C49" w:rsidRPr="002B5E14" w:rsidRDefault="005B6C49" w:rsidP="000C6C36"/>
          <w:p w14:paraId="197D910C" w14:textId="77777777" w:rsidR="005B6C49" w:rsidRPr="002B5E14" w:rsidRDefault="005B6C49" w:rsidP="000C6C36"/>
        </w:tc>
        <w:tc>
          <w:tcPr>
            <w:tcW w:w="2305" w:type="dxa"/>
            <w:shd w:val="clear" w:color="auto" w:fill="A8D08D"/>
            <w:vAlign w:val="center"/>
          </w:tcPr>
          <w:p w14:paraId="01323468" w14:textId="77777777" w:rsidR="008711B0" w:rsidRPr="002B5E14" w:rsidRDefault="008711B0" w:rsidP="000C6C36">
            <w:pPr>
              <w:rPr>
                <w:b/>
              </w:rPr>
            </w:pPr>
            <w:r w:rsidRPr="002B5E14">
              <w:rPr>
                <w:b/>
              </w:rPr>
              <w:t>Erläuterung</w:t>
            </w:r>
          </w:p>
        </w:tc>
        <w:tc>
          <w:tcPr>
            <w:tcW w:w="2374" w:type="dxa"/>
            <w:shd w:val="clear" w:color="auto" w:fill="auto"/>
            <w:vAlign w:val="center"/>
          </w:tcPr>
          <w:p w14:paraId="7E113259" w14:textId="3CCF7450" w:rsidR="008711B0" w:rsidRPr="00FE026C" w:rsidRDefault="00FE026C" w:rsidP="000C6C36">
            <w:r w:rsidRPr="00FE026C">
              <w:t>Kosten, Termine und Ergebnis (Leistung) des APs im Plan</w:t>
            </w:r>
          </w:p>
        </w:tc>
      </w:tr>
      <w:tr w:rsidR="00071681" w:rsidRPr="006940CE" w14:paraId="3D26BCF7" w14:textId="77777777" w:rsidTr="002B5E14">
        <w:trPr>
          <w:cantSplit/>
          <w:trHeight w:val="340"/>
        </w:trPr>
        <w:tc>
          <w:tcPr>
            <w:tcW w:w="2405" w:type="dxa"/>
            <w:shd w:val="clear" w:color="auto" w:fill="A8D08D"/>
            <w:vAlign w:val="center"/>
          </w:tcPr>
          <w:p w14:paraId="58ACFBCC" w14:textId="77777777" w:rsidR="00071681" w:rsidRPr="002B5E14" w:rsidRDefault="00071681" w:rsidP="000C6C36">
            <w:pPr>
              <w:rPr>
                <w:b/>
              </w:rPr>
            </w:pPr>
            <w:r w:rsidRPr="002B5E14">
              <w:rPr>
                <w:b/>
              </w:rPr>
              <w:t>Erreichte Ergebnisse</w:t>
            </w:r>
          </w:p>
        </w:tc>
        <w:tc>
          <w:tcPr>
            <w:tcW w:w="7089" w:type="dxa"/>
            <w:gridSpan w:val="3"/>
            <w:shd w:val="clear" w:color="auto" w:fill="auto"/>
            <w:vAlign w:val="center"/>
          </w:tcPr>
          <w:p w14:paraId="74FDF652" w14:textId="6D7BBACA" w:rsidR="00FE026C" w:rsidRDefault="00FE026C" w:rsidP="00FE026C">
            <w:r>
              <w:t xml:space="preserve">GAP-Analyse wurde durchgeführt, neue Prozesse dadurch definiert und an Leistungen der </w:t>
            </w:r>
            <w:r w:rsidR="00143F1B">
              <w:t>ABC</w:t>
            </w:r>
            <w:r>
              <w:t xml:space="preserve"> angepasst, GAPs geschlossen, </w:t>
            </w:r>
          </w:p>
          <w:p w14:paraId="5AB3C202" w14:textId="70388E9F" w:rsidR="005B6C49" w:rsidRPr="002B5E14" w:rsidRDefault="00FE026C" w:rsidP="00FE026C">
            <w:r>
              <w:t>Anforderungen &amp; Spezifikationen sind erstellt</w:t>
            </w:r>
          </w:p>
        </w:tc>
      </w:tr>
      <w:tr w:rsidR="00071681" w:rsidRPr="006940CE" w14:paraId="3ADD6348" w14:textId="77777777" w:rsidTr="002B5E14">
        <w:trPr>
          <w:cantSplit/>
          <w:trHeight w:val="340"/>
        </w:trPr>
        <w:tc>
          <w:tcPr>
            <w:tcW w:w="2405" w:type="dxa"/>
            <w:shd w:val="clear" w:color="auto" w:fill="A8D08D"/>
            <w:vAlign w:val="center"/>
          </w:tcPr>
          <w:p w14:paraId="122C1B56" w14:textId="77777777" w:rsidR="00071681" w:rsidRPr="002B5E14" w:rsidRDefault="00071681" w:rsidP="000C6C36">
            <w:pPr>
              <w:rPr>
                <w:b/>
              </w:rPr>
            </w:pPr>
            <w:r w:rsidRPr="002B5E14">
              <w:rPr>
                <w:b/>
              </w:rPr>
              <w:t>Anstehende Aufgaben</w:t>
            </w:r>
          </w:p>
        </w:tc>
        <w:tc>
          <w:tcPr>
            <w:tcW w:w="7089" w:type="dxa"/>
            <w:gridSpan w:val="3"/>
            <w:shd w:val="clear" w:color="auto" w:fill="auto"/>
            <w:vAlign w:val="center"/>
          </w:tcPr>
          <w:p w14:paraId="41217048" w14:textId="3322281D" w:rsidR="00071681" w:rsidRPr="002B5E14" w:rsidRDefault="00FE026C" w:rsidP="00FE026C">
            <w:pPr>
              <w:jc w:val="both"/>
            </w:pPr>
            <w:r>
              <w:rPr>
                <w:rFonts w:cs="Arial"/>
              </w:rPr>
              <w:t xml:space="preserve">Abgestimmte Fotodokumentation Netzwerkschränke liegt vor </w:t>
            </w:r>
          </w:p>
        </w:tc>
      </w:tr>
      <w:tr w:rsidR="009203E4" w:rsidRPr="006940CE" w14:paraId="6DC14CFE" w14:textId="77777777" w:rsidTr="002B5E14">
        <w:trPr>
          <w:cantSplit/>
          <w:trHeight w:val="340"/>
        </w:trPr>
        <w:tc>
          <w:tcPr>
            <w:tcW w:w="2405" w:type="dxa"/>
            <w:shd w:val="clear" w:color="auto" w:fill="A8D08D"/>
            <w:vAlign w:val="center"/>
          </w:tcPr>
          <w:p w14:paraId="5A3694ED" w14:textId="77777777" w:rsidR="009203E4" w:rsidRPr="002B5E14" w:rsidRDefault="009203E4" w:rsidP="000C6C36">
            <w:pPr>
              <w:rPr>
                <w:b/>
              </w:rPr>
            </w:pPr>
            <w:r w:rsidRPr="002B5E14">
              <w:rPr>
                <w:b/>
              </w:rPr>
              <w:t>Geplanter Aufwand</w:t>
            </w:r>
          </w:p>
        </w:tc>
        <w:tc>
          <w:tcPr>
            <w:tcW w:w="2410" w:type="dxa"/>
            <w:shd w:val="clear" w:color="auto" w:fill="auto"/>
            <w:vAlign w:val="center"/>
          </w:tcPr>
          <w:p w14:paraId="7AFC24C8" w14:textId="37335438" w:rsidR="009203E4" w:rsidRPr="002B5E14" w:rsidRDefault="00FE026C" w:rsidP="000C6C36">
            <w:r>
              <w:t>20 Projektstunden</w:t>
            </w:r>
          </w:p>
        </w:tc>
        <w:tc>
          <w:tcPr>
            <w:tcW w:w="2305" w:type="dxa"/>
            <w:shd w:val="clear" w:color="auto" w:fill="A8D08D"/>
            <w:vAlign w:val="center"/>
          </w:tcPr>
          <w:p w14:paraId="361C00F2" w14:textId="77777777" w:rsidR="009203E4" w:rsidRPr="002B5E14" w:rsidRDefault="009203E4" w:rsidP="000C6C36">
            <w:pPr>
              <w:rPr>
                <w:b/>
              </w:rPr>
            </w:pPr>
            <w:r w:rsidRPr="002B5E14">
              <w:rPr>
                <w:b/>
              </w:rPr>
              <w:t>Ist-Aufwand</w:t>
            </w:r>
          </w:p>
        </w:tc>
        <w:tc>
          <w:tcPr>
            <w:tcW w:w="2374" w:type="dxa"/>
            <w:shd w:val="clear" w:color="auto" w:fill="auto"/>
            <w:vAlign w:val="center"/>
          </w:tcPr>
          <w:p w14:paraId="6B5D1A27" w14:textId="22D6DEF8" w:rsidR="009203E4" w:rsidRPr="00FE026C" w:rsidRDefault="00FE026C" w:rsidP="000C6C36">
            <w:r w:rsidRPr="00FE026C">
              <w:t>20 Projektstunden</w:t>
            </w:r>
          </w:p>
        </w:tc>
      </w:tr>
      <w:tr w:rsidR="009203E4" w:rsidRPr="006940CE" w14:paraId="0E06B7A0" w14:textId="77777777" w:rsidTr="002B5E14">
        <w:trPr>
          <w:cantSplit/>
          <w:trHeight w:val="340"/>
        </w:trPr>
        <w:tc>
          <w:tcPr>
            <w:tcW w:w="2405" w:type="dxa"/>
            <w:shd w:val="clear" w:color="auto" w:fill="A8D08D"/>
            <w:vAlign w:val="center"/>
          </w:tcPr>
          <w:p w14:paraId="2BB38BCF" w14:textId="77777777" w:rsidR="009203E4" w:rsidRPr="002B5E14" w:rsidRDefault="009203E4" w:rsidP="000C6C36">
            <w:pPr>
              <w:rPr>
                <w:b/>
              </w:rPr>
            </w:pPr>
            <w:r w:rsidRPr="002B5E14">
              <w:rPr>
                <w:b/>
              </w:rPr>
              <w:t>Erwarteter Restaufwand</w:t>
            </w:r>
          </w:p>
        </w:tc>
        <w:tc>
          <w:tcPr>
            <w:tcW w:w="2410" w:type="dxa"/>
            <w:shd w:val="clear" w:color="auto" w:fill="auto"/>
            <w:vAlign w:val="center"/>
          </w:tcPr>
          <w:p w14:paraId="22074E75" w14:textId="6943297F" w:rsidR="009203E4" w:rsidRPr="002B5E14" w:rsidRDefault="00FE026C" w:rsidP="000C6C36">
            <w:r>
              <w:t>5 Projektstunden</w:t>
            </w:r>
          </w:p>
        </w:tc>
        <w:tc>
          <w:tcPr>
            <w:tcW w:w="2305" w:type="dxa"/>
            <w:shd w:val="clear" w:color="auto" w:fill="A8D08D"/>
            <w:vAlign w:val="center"/>
          </w:tcPr>
          <w:p w14:paraId="0D599235" w14:textId="77777777" w:rsidR="009203E4" w:rsidRPr="002B5E14" w:rsidRDefault="009203E4" w:rsidP="000C6C36">
            <w:pPr>
              <w:rPr>
                <w:b/>
              </w:rPr>
            </w:pPr>
            <w:r w:rsidRPr="002B5E14">
              <w:rPr>
                <w:b/>
              </w:rPr>
              <w:t>Gesamtaufwand Progn</w:t>
            </w:r>
            <w:r w:rsidR="007112C4" w:rsidRPr="002B5E14">
              <w:rPr>
                <w:b/>
              </w:rPr>
              <w:t>ose</w:t>
            </w:r>
          </w:p>
        </w:tc>
        <w:tc>
          <w:tcPr>
            <w:tcW w:w="2374" w:type="dxa"/>
            <w:shd w:val="clear" w:color="auto" w:fill="auto"/>
            <w:vAlign w:val="center"/>
          </w:tcPr>
          <w:p w14:paraId="404ABB78" w14:textId="20715EB3" w:rsidR="009203E4" w:rsidRPr="00FE026C" w:rsidRDefault="00FE026C" w:rsidP="000C6C36">
            <w:r w:rsidRPr="00FE026C">
              <w:t>20 Projektstunden</w:t>
            </w:r>
          </w:p>
        </w:tc>
      </w:tr>
      <w:tr w:rsidR="00A85E93" w:rsidRPr="006940CE" w14:paraId="2804A2C4" w14:textId="77777777" w:rsidTr="002B5E14">
        <w:trPr>
          <w:cantSplit/>
          <w:trHeight w:val="340"/>
        </w:trPr>
        <w:tc>
          <w:tcPr>
            <w:tcW w:w="2405" w:type="dxa"/>
            <w:shd w:val="clear" w:color="auto" w:fill="A8D08D"/>
            <w:vAlign w:val="center"/>
          </w:tcPr>
          <w:p w14:paraId="32BF1E1D" w14:textId="77777777" w:rsidR="00A85E93" w:rsidRPr="002B5E14" w:rsidRDefault="00C258EF" w:rsidP="000C6C36">
            <w:pPr>
              <w:rPr>
                <w:b/>
              </w:rPr>
            </w:pPr>
            <w:r w:rsidRPr="002B5E14">
              <w:rPr>
                <w:b/>
              </w:rPr>
              <w:t>Geplante</w:t>
            </w:r>
            <w:r w:rsidR="009203E4" w:rsidRPr="002B5E14">
              <w:rPr>
                <w:b/>
              </w:rPr>
              <w:t xml:space="preserve"> Kosten</w:t>
            </w:r>
          </w:p>
        </w:tc>
        <w:tc>
          <w:tcPr>
            <w:tcW w:w="2410" w:type="dxa"/>
            <w:shd w:val="clear" w:color="auto" w:fill="auto"/>
            <w:vAlign w:val="center"/>
          </w:tcPr>
          <w:p w14:paraId="68F2FFB8" w14:textId="350BD2DD" w:rsidR="00A85E93" w:rsidRPr="002B5E14" w:rsidRDefault="00FE026C" w:rsidP="000C6C36">
            <w:r>
              <w:t xml:space="preserve">1.100,00 </w:t>
            </w:r>
            <w:r>
              <w:rPr>
                <w:rFonts w:cs="Arial"/>
              </w:rPr>
              <w:t>€</w:t>
            </w:r>
          </w:p>
        </w:tc>
        <w:tc>
          <w:tcPr>
            <w:tcW w:w="2305" w:type="dxa"/>
            <w:shd w:val="clear" w:color="auto" w:fill="A8D08D"/>
            <w:vAlign w:val="center"/>
          </w:tcPr>
          <w:p w14:paraId="4D493718" w14:textId="77777777" w:rsidR="00A85E93" w:rsidRPr="002B5E14" w:rsidRDefault="00A85E93" w:rsidP="000C6C36">
            <w:pPr>
              <w:rPr>
                <w:b/>
              </w:rPr>
            </w:pPr>
            <w:r w:rsidRPr="002B5E14">
              <w:rPr>
                <w:b/>
              </w:rPr>
              <w:t>Ist-</w:t>
            </w:r>
            <w:r w:rsidR="009203E4" w:rsidRPr="002B5E14">
              <w:rPr>
                <w:b/>
              </w:rPr>
              <w:t>Kosten</w:t>
            </w:r>
          </w:p>
        </w:tc>
        <w:tc>
          <w:tcPr>
            <w:tcW w:w="2374" w:type="dxa"/>
            <w:shd w:val="clear" w:color="auto" w:fill="auto"/>
            <w:vAlign w:val="center"/>
          </w:tcPr>
          <w:p w14:paraId="0CD37A39" w14:textId="1AD19D2D" w:rsidR="00A85E93" w:rsidRPr="00FE026C" w:rsidRDefault="00FE026C" w:rsidP="000C6C36">
            <w:r w:rsidRPr="00FE026C">
              <w:t xml:space="preserve">1.100,00 </w:t>
            </w:r>
            <w:r w:rsidRPr="00FE026C">
              <w:rPr>
                <w:rFonts w:cs="Arial"/>
              </w:rPr>
              <w:t>€</w:t>
            </w:r>
          </w:p>
        </w:tc>
      </w:tr>
      <w:tr w:rsidR="00A85E93" w:rsidRPr="006940CE" w14:paraId="557AC563" w14:textId="77777777" w:rsidTr="002B5E14">
        <w:trPr>
          <w:cantSplit/>
          <w:trHeight w:val="340"/>
        </w:trPr>
        <w:tc>
          <w:tcPr>
            <w:tcW w:w="2405" w:type="dxa"/>
            <w:shd w:val="clear" w:color="auto" w:fill="A8D08D"/>
            <w:vAlign w:val="center"/>
          </w:tcPr>
          <w:p w14:paraId="54E50CAC" w14:textId="77777777" w:rsidR="00A85E93" w:rsidRPr="002B5E14" w:rsidRDefault="00A85E93" w:rsidP="000C6C36">
            <w:pPr>
              <w:rPr>
                <w:b/>
              </w:rPr>
            </w:pPr>
            <w:r w:rsidRPr="002B5E14">
              <w:rPr>
                <w:b/>
              </w:rPr>
              <w:t>Erwartete Rest</w:t>
            </w:r>
            <w:r w:rsidR="009203E4" w:rsidRPr="002B5E14">
              <w:rPr>
                <w:b/>
              </w:rPr>
              <w:t>kosten</w:t>
            </w:r>
          </w:p>
        </w:tc>
        <w:tc>
          <w:tcPr>
            <w:tcW w:w="2410" w:type="dxa"/>
            <w:shd w:val="clear" w:color="auto" w:fill="auto"/>
            <w:vAlign w:val="center"/>
          </w:tcPr>
          <w:p w14:paraId="722409A8" w14:textId="727C8399" w:rsidR="00A85E93" w:rsidRPr="002B5E14" w:rsidRDefault="006B7429" w:rsidP="000C6C36">
            <w:r>
              <w:t xml:space="preserve">275,00 </w:t>
            </w:r>
            <w:r>
              <w:rPr>
                <w:rFonts w:cs="Arial"/>
              </w:rPr>
              <w:t>€</w:t>
            </w:r>
          </w:p>
        </w:tc>
        <w:tc>
          <w:tcPr>
            <w:tcW w:w="2305" w:type="dxa"/>
            <w:shd w:val="clear" w:color="auto" w:fill="A8D08D"/>
            <w:vAlign w:val="center"/>
          </w:tcPr>
          <w:p w14:paraId="6B9376CD" w14:textId="77777777" w:rsidR="00A85E93" w:rsidRPr="002B5E14" w:rsidRDefault="00A85E93" w:rsidP="000C6C36">
            <w:pPr>
              <w:rPr>
                <w:b/>
              </w:rPr>
            </w:pPr>
            <w:r w:rsidRPr="002B5E14">
              <w:rPr>
                <w:b/>
              </w:rPr>
              <w:t>Gesamt</w:t>
            </w:r>
            <w:r w:rsidR="009203E4" w:rsidRPr="002B5E14">
              <w:rPr>
                <w:b/>
              </w:rPr>
              <w:t>kosten</w:t>
            </w:r>
            <w:r w:rsidRPr="002B5E14">
              <w:rPr>
                <w:b/>
              </w:rPr>
              <w:t xml:space="preserve"> Progn</w:t>
            </w:r>
            <w:r w:rsidR="007112C4" w:rsidRPr="002B5E14">
              <w:rPr>
                <w:b/>
              </w:rPr>
              <w:t>ose</w:t>
            </w:r>
          </w:p>
        </w:tc>
        <w:tc>
          <w:tcPr>
            <w:tcW w:w="2374" w:type="dxa"/>
            <w:shd w:val="clear" w:color="auto" w:fill="auto"/>
            <w:vAlign w:val="center"/>
          </w:tcPr>
          <w:p w14:paraId="13419195" w14:textId="2BCBD5B9" w:rsidR="00A85E93" w:rsidRPr="006B7429" w:rsidRDefault="006B7429" w:rsidP="000C6C36">
            <w:r w:rsidRPr="006B7429">
              <w:t xml:space="preserve">1.100,00 </w:t>
            </w:r>
            <w:r w:rsidRPr="006B7429">
              <w:rPr>
                <w:rFonts w:cs="Arial"/>
              </w:rPr>
              <w:t>€</w:t>
            </w:r>
          </w:p>
        </w:tc>
      </w:tr>
      <w:tr w:rsidR="00107E3F" w:rsidRPr="006940CE" w14:paraId="126B878C" w14:textId="77777777" w:rsidTr="002B5E14">
        <w:trPr>
          <w:cantSplit/>
          <w:trHeight w:val="340"/>
        </w:trPr>
        <w:tc>
          <w:tcPr>
            <w:tcW w:w="2405" w:type="dxa"/>
            <w:shd w:val="clear" w:color="auto" w:fill="A8D08D"/>
            <w:vAlign w:val="center"/>
          </w:tcPr>
          <w:p w14:paraId="61F35302" w14:textId="77777777" w:rsidR="00107E3F" w:rsidRPr="002B5E14" w:rsidRDefault="00107E3F" w:rsidP="00AC006B">
            <w:pPr>
              <w:rPr>
                <w:b/>
              </w:rPr>
            </w:pPr>
            <w:r w:rsidRPr="002B5E14">
              <w:rPr>
                <w:b/>
              </w:rPr>
              <w:t>Geplanter Startermin</w:t>
            </w:r>
          </w:p>
        </w:tc>
        <w:tc>
          <w:tcPr>
            <w:tcW w:w="2410" w:type="dxa"/>
            <w:shd w:val="clear" w:color="auto" w:fill="auto"/>
            <w:vAlign w:val="center"/>
          </w:tcPr>
          <w:p w14:paraId="4EC47115" w14:textId="2C499C8A" w:rsidR="00107E3F" w:rsidRPr="002B5E14" w:rsidRDefault="006B7429" w:rsidP="00AC006B">
            <w:r>
              <w:t>27.09.22</w:t>
            </w:r>
          </w:p>
        </w:tc>
        <w:tc>
          <w:tcPr>
            <w:tcW w:w="2305" w:type="dxa"/>
            <w:shd w:val="clear" w:color="auto" w:fill="A8D08D"/>
            <w:vAlign w:val="center"/>
          </w:tcPr>
          <w:p w14:paraId="6133080C" w14:textId="77777777" w:rsidR="00107E3F" w:rsidRPr="002B5E14" w:rsidRDefault="00107E3F" w:rsidP="00AC006B">
            <w:pPr>
              <w:rPr>
                <w:b/>
              </w:rPr>
            </w:pPr>
            <w:r w:rsidRPr="002B5E14">
              <w:rPr>
                <w:b/>
              </w:rPr>
              <w:t>Ist-Starttermin</w:t>
            </w:r>
          </w:p>
        </w:tc>
        <w:tc>
          <w:tcPr>
            <w:tcW w:w="2374" w:type="dxa"/>
            <w:shd w:val="clear" w:color="auto" w:fill="auto"/>
            <w:vAlign w:val="center"/>
          </w:tcPr>
          <w:p w14:paraId="7DC890E4" w14:textId="5FCC0E99" w:rsidR="00107E3F" w:rsidRPr="006940CE" w:rsidRDefault="006B7429" w:rsidP="00AC006B">
            <w:pPr>
              <w:rPr>
                <w:sz w:val="22"/>
                <w:szCs w:val="22"/>
              </w:rPr>
            </w:pPr>
            <w:r>
              <w:rPr>
                <w:sz w:val="22"/>
                <w:szCs w:val="22"/>
              </w:rPr>
              <w:t>27.09.22</w:t>
            </w:r>
          </w:p>
        </w:tc>
      </w:tr>
      <w:tr w:rsidR="00A85E93" w:rsidRPr="006940CE" w14:paraId="489E0F86" w14:textId="77777777" w:rsidTr="002B5E14">
        <w:trPr>
          <w:cantSplit/>
          <w:trHeight w:val="340"/>
        </w:trPr>
        <w:tc>
          <w:tcPr>
            <w:tcW w:w="2405" w:type="dxa"/>
            <w:shd w:val="clear" w:color="auto" w:fill="A8D08D"/>
            <w:vAlign w:val="center"/>
          </w:tcPr>
          <w:p w14:paraId="423BBE21" w14:textId="77777777" w:rsidR="00A85E93" w:rsidRPr="002B5E14" w:rsidRDefault="00A85E93" w:rsidP="000C6C36">
            <w:pPr>
              <w:rPr>
                <w:b/>
              </w:rPr>
            </w:pPr>
            <w:r w:rsidRPr="002B5E14">
              <w:rPr>
                <w:b/>
              </w:rPr>
              <w:t>Geplanter Endtermin</w:t>
            </w:r>
          </w:p>
        </w:tc>
        <w:tc>
          <w:tcPr>
            <w:tcW w:w="2410" w:type="dxa"/>
            <w:shd w:val="clear" w:color="auto" w:fill="auto"/>
            <w:vAlign w:val="center"/>
          </w:tcPr>
          <w:p w14:paraId="08F9E1A4" w14:textId="33ACEDF9" w:rsidR="00A85E93" w:rsidRPr="002B5E14" w:rsidRDefault="006B7429" w:rsidP="000C6C36">
            <w:r>
              <w:t>24.10.22</w:t>
            </w:r>
          </w:p>
        </w:tc>
        <w:tc>
          <w:tcPr>
            <w:tcW w:w="2305" w:type="dxa"/>
            <w:shd w:val="clear" w:color="auto" w:fill="A8D08D"/>
            <w:vAlign w:val="center"/>
          </w:tcPr>
          <w:p w14:paraId="75520866" w14:textId="77777777" w:rsidR="00A85E93" w:rsidRPr="002B5E14" w:rsidRDefault="008711B0" w:rsidP="000C6C36">
            <w:pPr>
              <w:rPr>
                <w:b/>
              </w:rPr>
            </w:pPr>
            <w:r w:rsidRPr="002B5E14">
              <w:rPr>
                <w:b/>
              </w:rPr>
              <w:t>Endtermin Prognose</w:t>
            </w:r>
          </w:p>
        </w:tc>
        <w:tc>
          <w:tcPr>
            <w:tcW w:w="2374" w:type="dxa"/>
            <w:shd w:val="clear" w:color="auto" w:fill="auto"/>
            <w:vAlign w:val="center"/>
          </w:tcPr>
          <w:p w14:paraId="67191741" w14:textId="0E7FC834" w:rsidR="00A85E93" w:rsidRPr="006940CE" w:rsidRDefault="006B7429" w:rsidP="000C6C36">
            <w:pPr>
              <w:rPr>
                <w:sz w:val="22"/>
                <w:szCs w:val="22"/>
              </w:rPr>
            </w:pPr>
            <w:r>
              <w:rPr>
                <w:sz w:val="22"/>
                <w:szCs w:val="22"/>
              </w:rPr>
              <w:t>24.10.22</w:t>
            </w:r>
          </w:p>
        </w:tc>
      </w:tr>
      <w:tr w:rsidR="00A85E93" w:rsidRPr="006940CE" w14:paraId="7DBE6BFB" w14:textId="77777777" w:rsidTr="002B5E14">
        <w:trPr>
          <w:cantSplit/>
          <w:trHeight w:val="340"/>
        </w:trPr>
        <w:tc>
          <w:tcPr>
            <w:tcW w:w="2405" w:type="dxa"/>
            <w:shd w:val="clear" w:color="auto" w:fill="A8D08D"/>
            <w:vAlign w:val="center"/>
          </w:tcPr>
          <w:p w14:paraId="72C66BA2" w14:textId="77777777" w:rsidR="00A85E93" w:rsidRPr="002B5E14" w:rsidRDefault="00A85E93" w:rsidP="000C6C36">
            <w:pPr>
              <w:rPr>
                <w:b/>
              </w:rPr>
            </w:pPr>
            <w:r w:rsidRPr="002B5E14">
              <w:rPr>
                <w:b/>
              </w:rPr>
              <w:t>Fortschrittsgrad</w:t>
            </w:r>
          </w:p>
        </w:tc>
        <w:tc>
          <w:tcPr>
            <w:tcW w:w="2410" w:type="dxa"/>
            <w:shd w:val="clear" w:color="auto" w:fill="auto"/>
            <w:vAlign w:val="center"/>
          </w:tcPr>
          <w:p w14:paraId="411C0B88" w14:textId="34AA8FB9" w:rsidR="00A85E93" w:rsidRPr="002B5E14" w:rsidRDefault="006B7429" w:rsidP="000C6C36">
            <w:r>
              <w:t xml:space="preserve">70 % </w:t>
            </w:r>
            <w:r w:rsidRPr="006B7429">
              <w:t>AP4 Netzwerkmanagement</w:t>
            </w:r>
          </w:p>
        </w:tc>
        <w:tc>
          <w:tcPr>
            <w:tcW w:w="2305" w:type="dxa"/>
            <w:shd w:val="clear" w:color="auto" w:fill="A8D08D"/>
            <w:vAlign w:val="center"/>
          </w:tcPr>
          <w:p w14:paraId="6BF3269D" w14:textId="77777777" w:rsidR="00A85E93" w:rsidRPr="002B5E14" w:rsidRDefault="008711B0" w:rsidP="000C6C36">
            <w:pPr>
              <w:rPr>
                <w:b/>
              </w:rPr>
            </w:pPr>
            <w:r w:rsidRPr="002B5E14">
              <w:rPr>
                <w:b/>
              </w:rPr>
              <w:t>Bemerkungen</w:t>
            </w:r>
          </w:p>
        </w:tc>
        <w:tc>
          <w:tcPr>
            <w:tcW w:w="2374" w:type="dxa"/>
            <w:shd w:val="clear" w:color="auto" w:fill="auto"/>
            <w:vAlign w:val="center"/>
          </w:tcPr>
          <w:p w14:paraId="6A1D3671" w14:textId="66325EA3" w:rsidR="00A85E93" w:rsidRPr="006940CE" w:rsidRDefault="006B7429" w:rsidP="000C6C36">
            <w:pPr>
              <w:rPr>
                <w:sz w:val="22"/>
                <w:szCs w:val="22"/>
              </w:rPr>
            </w:pPr>
            <w:r>
              <w:rPr>
                <w:sz w:val="22"/>
                <w:szCs w:val="22"/>
              </w:rPr>
              <w:t>Arbeitspaket verläuft nach Plan</w:t>
            </w:r>
          </w:p>
        </w:tc>
      </w:tr>
    </w:tbl>
    <w:p w14:paraId="0D4181B6" w14:textId="77777777" w:rsidR="00F547B9" w:rsidRDefault="00115497" w:rsidP="00115497">
      <w:pPr>
        <w:pStyle w:val="Descripcin"/>
      </w:pPr>
      <w:bookmarkStart w:id="117" w:name="_Toc142565841"/>
      <w:r>
        <w:t xml:space="preserve">Tabelle </w:t>
      </w:r>
      <w:r>
        <w:fldChar w:fldCharType="begin"/>
      </w:r>
      <w:r>
        <w:instrText xml:space="preserve"> </w:instrText>
      </w:r>
      <w:r w:rsidR="009E123B">
        <w:instrText>SEQ</w:instrText>
      </w:r>
      <w:r>
        <w:instrText xml:space="preserve"> Tabelle \* ARABIC </w:instrText>
      </w:r>
      <w:r>
        <w:fldChar w:fldCharType="separate"/>
      </w:r>
      <w:r w:rsidR="001E2DC0">
        <w:rPr>
          <w:noProof/>
        </w:rPr>
        <w:t>21</w:t>
      </w:r>
      <w:r>
        <w:fldChar w:fldCharType="end"/>
      </w:r>
      <w:r>
        <w:t xml:space="preserve"> Arbeitspaket-Statusbericht</w:t>
      </w:r>
      <w:bookmarkEnd w:id="117"/>
    </w:p>
    <w:p w14:paraId="2519CA9B" w14:textId="77777777" w:rsidR="00F547B9" w:rsidRPr="006940CE" w:rsidRDefault="00F547B9" w:rsidP="00A90153">
      <w:pPr>
        <w:rPr>
          <w:sz w:val="22"/>
          <w:szCs w:val="22"/>
        </w:rPr>
      </w:pPr>
    </w:p>
    <w:p w14:paraId="697E6B95" w14:textId="77777777" w:rsidR="000420C9" w:rsidRPr="00B12C41" w:rsidRDefault="000420C9" w:rsidP="00B12C41">
      <w:pPr>
        <w:pStyle w:val="Ttulo1"/>
      </w:pPr>
      <w:bookmarkStart w:id="118" w:name="_Toc142565892"/>
      <w:r w:rsidRPr="00B12C41">
        <w:t>Persönliche Kommunikation 4.4.3</w:t>
      </w:r>
      <w:r w:rsidR="00C11F73">
        <w:t>.</w:t>
      </w:r>
      <w:bookmarkEnd w:id="118"/>
    </w:p>
    <w:p w14:paraId="31F213B6" w14:textId="0E1A7857" w:rsidR="000420C9" w:rsidRDefault="000420C9" w:rsidP="000420C9">
      <w:pPr>
        <w:pStyle w:val="Ttulo2"/>
      </w:pPr>
      <w:bookmarkStart w:id="119" w:name="_Toc142565893"/>
      <w:r>
        <w:t>Kommunikationsmodell mit Beispielen</w:t>
      </w:r>
      <w:bookmarkEnd w:id="119"/>
    </w:p>
    <w:tbl>
      <w:tblPr>
        <w:tblStyle w:val="Tablaconcuadrcula"/>
        <w:tblW w:w="0" w:type="auto"/>
        <w:tblLook w:val="04A0" w:firstRow="1" w:lastRow="0" w:firstColumn="1" w:lastColumn="0" w:noHBand="0" w:noVBand="1"/>
      </w:tblPr>
      <w:tblGrid>
        <w:gridCol w:w="3209"/>
        <w:gridCol w:w="3209"/>
        <w:gridCol w:w="3210"/>
      </w:tblGrid>
      <w:tr w:rsidR="00A64D16" w14:paraId="59AA4C62" w14:textId="77777777" w:rsidTr="00FB2E08">
        <w:tc>
          <w:tcPr>
            <w:tcW w:w="9628" w:type="dxa"/>
            <w:gridSpan w:val="3"/>
          </w:tcPr>
          <w:p w14:paraId="70F09C55" w14:textId="68F52CAF" w:rsidR="00A64D16" w:rsidRDefault="0066657F" w:rsidP="00A64D16">
            <w:r>
              <w:t xml:space="preserve">Der Projektleiter sagt zum AP Verantwortlichen: Du solltest den Projektplan gewissenhafter pflegen. </w:t>
            </w:r>
          </w:p>
        </w:tc>
      </w:tr>
      <w:tr w:rsidR="00A64D16" w14:paraId="1F3F1543" w14:textId="77777777" w:rsidTr="00A64D16">
        <w:tc>
          <w:tcPr>
            <w:tcW w:w="3209" w:type="dxa"/>
          </w:tcPr>
          <w:p w14:paraId="75412DD4" w14:textId="3532764D" w:rsidR="00A64D16" w:rsidRDefault="0066657F" w:rsidP="00A64D16">
            <w:r>
              <w:t>Aspekt / Ebene</w:t>
            </w:r>
          </w:p>
        </w:tc>
        <w:tc>
          <w:tcPr>
            <w:tcW w:w="3209" w:type="dxa"/>
          </w:tcPr>
          <w:p w14:paraId="6088233D" w14:textId="52EEF960" w:rsidR="00A64D16" w:rsidRDefault="0066657F" w:rsidP="00A64D16">
            <w:r>
              <w:t>Projektleiter</w:t>
            </w:r>
          </w:p>
        </w:tc>
        <w:tc>
          <w:tcPr>
            <w:tcW w:w="3210" w:type="dxa"/>
          </w:tcPr>
          <w:p w14:paraId="61BCB380" w14:textId="0C3902F1" w:rsidR="00A64D16" w:rsidRDefault="0066657F" w:rsidP="00A64D16">
            <w:r>
              <w:t>AP Verantwortlicher</w:t>
            </w:r>
          </w:p>
        </w:tc>
      </w:tr>
      <w:tr w:rsidR="00A64D16" w14:paraId="4BFE4BE0" w14:textId="77777777" w:rsidTr="00A64D16">
        <w:tc>
          <w:tcPr>
            <w:tcW w:w="3209" w:type="dxa"/>
          </w:tcPr>
          <w:p w14:paraId="521F640F" w14:textId="66090767" w:rsidR="00A64D16" w:rsidRDefault="0066657F" w:rsidP="00A64D16">
            <w:r>
              <w:t>Sachinhalt</w:t>
            </w:r>
          </w:p>
        </w:tc>
        <w:tc>
          <w:tcPr>
            <w:tcW w:w="3209" w:type="dxa"/>
          </w:tcPr>
          <w:p w14:paraId="194E808C" w14:textId="3E4E62E1" w:rsidR="00A64D16" w:rsidRDefault="009E09A3" w:rsidP="00A64D16">
            <w:r>
              <w:t>Der Status im Projektplan fehlt.</w:t>
            </w:r>
          </w:p>
        </w:tc>
        <w:tc>
          <w:tcPr>
            <w:tcW w:w="3210" w:type="dxa"/>
          </w:tcPr>
          <w:p w14:paraId="73A64051" w14:textId="52B946F9" w:rsidR="00A64D16" w:rsidRDefault="009E09A3" w:rsidP="00A64D16">
            <w:r>
              <w:t>Der Status im Projektplan fehlt.</w:t>
            </w:r>
          </w:p>
        </w:tc>
      </w:tr>
      <w:tr w:rsidR="00A64D16" w14:paraId="332D1C51" w14:textId="77777777" w:rsidTr="00A64D16">
        <w:tc>
          <w:tcPr>
            <w:tcW w:w="3209" w:type="dxa"/>
          </w:tcPr>
          <w:p w14:paraId="75B1B24E" w14:textId="58CA3E1B" w:rsidR="00A64D16" w:rsidRDefault="009E09A3" w:rsidP="00A64D16">
            <w:r>
              <w:t>Selbstoffenbarung</w:t>
            </w:r>
          </w:p>
        </w:tc>
        <w:tc>
          <w:tcPr>
            <w:tcW w:w="3209" w:type="dxa"/>
          </w:tcPr>
          <w:p w14:paraId="3D1243B0" w14:textId="22FF389A" w:rsidR="00A64D16" w:rsidRDefault="009E09A3" w:rsidP="00A64D16">
            <w:r>
              <w:t>Die Genauigkeit hinsichtlich der Pflege des Status im Plan ist mir wichtig.</w:t>
            </w:r>
          </w:p>
        </w:tc>
        <w:tc>
          <w:tcPr>
            <w:tcW w:w="3210" w:type="dxa"/>
          </w:tcPr>
          <w:p w14:paraId="00BB7967" w14:textId="02E2F28C" w:rsidR="00A64D16" w:rsidRDefault="00CA1BB3" w:rsidP="00A64D16">
            <w:r>
              <w:t>Ich prüfe regelmäßig die des Projektteams.</w:t>
            </w:r>
          </w:p>
        </w:tc>
      </w:tr>
      <w:tr w:rsidR="00A64D16" w14:paraId="1A2AA4B6" w14:textId="77777777" w:rsidTr="00A64D16">
        <w:tc>
          <w:tcPr>
            <w:tcW w:w="3209" w:type="dxa"/>
          </w:tcPr>
          <w:p w14:paraId="64A4163B" w14:textId="372398C1" w:rsidR="00A64D16" w:rsidRDefault="009E09A3" w:rsidP="00A64D16">
            <w:r>
              <w:t>Beziehung</w:t>
            </w:r>
          </w:p>
        </w:tc>
        <w:tc>
          <w:tcPr>
            <w:tcW w:w="3209" w:type="dxa"/>
          </w:tcPr>
          <w:p w14:paraId="05F5D3BB" w14:textId="744CBFEE" w:rsidR="00A64D16" w:rsidRDefault="009E09A3" w:rsidP="00A64D16">
            <w:r>
              <w:t>Ich weise dich an den Status zu pflegen, da ich am Ende die Verantwortung dafür trage.</w:t>
            </w:r>
          </w:p>
        </w:tc>
        <w:tc>
          <w:tcPr>
            <w:tcW w:w="3210" w:type="dxa"/>
          </w:tcPr>
          <w:p w14:paraId="42C85326" w14:textId="00FDF632" w:rsidR="00A64D16" w:rsidRDefault="00CA1BB3" w:rsidP="00A64D16">
            <w:r>
              <w:t>Das hat Konsequenzen, wenn es sich wiederholt.</w:t>
            </w:r>
          </w:p>
        </w:tc>
      </w:tr>
      <w:tr w:rsidR="00A64D16" w14:paraId="7956EFA4" w14:textId="77777777" w:rsidTr="00A64D16">
        <w:tc>
          <w:tcPr>
            <w:tcW w:w="3209" w:type="dxa"/>
          </w:tcPr>
          <w:p w14:paraId="70FD8DAA" w14:textId="694A9BD1" w:rsidR="00A64D16" w:rsidRDefault="009E09A3" w:rsidP="00A64D16">
            <w:r>
              <w:t>Appell</w:t>
            </w:r>
          </w:p>
        </w:tc>
        <w:tc>
          <w:tcPr>
            <w:tcW w:w="3209" w:type="dxa"/>
          </w:tcPr>
          <w:p w14:paraId="4A30B1C3" w14:textId="7A8BF03A" w:rsidR="00A64D16" w:rsidRDefault="006D067B" w:rsidP="00A64D16">
            <w:r>
              <w:t>Ich möchte, dass dies in Zukunft abgestellt wird und sich nicht wiederholt.</w:t>
            </w:r>
          </w:p>
        </w:tc>
        <w:tc>
          <w:tcPr>
            <w:tcW w:w="3210" w:type="dxa"/>
          </w:tcPr>
          <w:p w14:paraId="49205B2F" w14:textId="10703602" w:rsidR="00A64D16" w:rsidRDefault="00CA1BB3" w:rsidP="00A64D16">
            <w:r>
              <w:t>Ich möchte, dass Du sofort den Projektplan auf den neuesten Stand bringst.</w:t>
            </w:r>
          </w:p>
        </w:tc>
      </w:tr>
    </w:tbl>
    <w:p w14:paraId="738BDA30" w14:textId="77777777" w:rsidR="00A64D16" w:rsidRPr="00A64D16" w:rsidRDefault="00A64D16" w:rsidP="00A64D16"/>
    <w:p w14:paraId="40DB7EF0" w14:textId="77777777" w:rsidR="00DB0CEA" w:rsidRPr="000307D7" w:rsidRDefault="00892C37" w:rsidP="00DB0CEA">
      <w:pPr>
        <w:rPr>
          <w:sz w:val="22"/>
          <w:szCs w:val="22"/>
        </w:rPr>
      </w:pPr>
      <w:commentRangeStart w:id="120"/>
      <w:commentRangeEnd w:id="120"/>
      <w:r>
        <w:rPr>
          <w:rStyle w:val="Refdecomentario"/>
        </w:rPr>
        <w:commentReference w:id="120"/>
      </w:r>
    </w:p>
    <w:p w14:paraId="32BF7336" w14:textId="50C663D3" w:rsidR="00593B27" w:rsidRPr="000307D7" w:rsidRDefault="009B2FFD" w:rsidP="00ED25DB">
      <w:pPr>
        <w:pStyle w:val="Ttulo1"/>
        <w:numPr>
          <w:ilvl w:val="0"/>
          <w:numId w:val="0"/>
        </w:numPr>
        <w:rPr>
          <w:sz w:val="22"/>
          <w:szCs w:val="22"/>
        </w:rPr>
      </w:pPr>
      <w:r>
        <w:br w:type="page"/>
      </w:r>
      <w:bookmarkStart w:id="121" w:name="_Toc142565894"/>
      <w:r w:rsidR="00593B27" w:rsidRPr="00282E50">
        <w:lastRenderedPageBreak/>
        <w:t>Anhang</w:t>
      </w:r>
      <w:bookmarkEnd w:id="121"/>
    </w:p>
    <w:p w14:paraId="75B39B75" w14:textId="77777777" w:rsidR="00593B27" w:rsidRDefault="00593B27" w:rsidP="00593B27">
      <w:pPr>
        <w:pStyle w:val="Ttulo2"/>
      </w:pPr>
      <w:bookmarkStart w:id="122" w:name="_Toc142565895"/>
      <w:r>
        <w:t>Abkürzungsverzeichnis</w:t>
      </w:r>
      <w:bookmarkEnd w:id="12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36"/>
        <w:gridCol w:w="3000"/>
        <w:gridCol w:w="4892"/>
      </w:tblGrid>
      <w:tr w:rsidR="00593B27" w:rsidRPr="000307D7" w14:paraId="4481D153" w14:textId="77777777" w:rsidTr="00A15504">
        <w:trPr>
          <w:cantSplit/>
          <w:tblHeader/>
        </w:trPr>
        <w:tc>
          <w:tcPr>
            <w:tcW w:w="1736" w:type="dxa"/>
            <w:shd w:val="clear" w:color="auto" w:fill="A8D08D"/>
          </w:tcPr>
          <w:p w14:paraId="0A09BA46" w14:textId="77777777" w:rsidR="00593B27" w:rsidRPr="000307D7" w:rsidRDefault="00593B27" w:rsidP="000C6C36">
            <w:pPr>
              <w:spacing w:before="60" w:after="60"/>
              <w:ind w:left="113"/>
              <w:rPr>
                <w:rFonts w:cs="Arial"/>
                <w:b/>
                <w:sz w:val="22"/>
                <w:szCs w:val="22"/>
              </w:rPr>
            </w:pPr>
            <w:r w:rsidRPr="000307D7">
              <w:rPr>
                <w:rFonts w:cs="Arial"/>
                <w:b/>
                <w:sz w:val="22"/>
                <w:szCs w:val="22"/>
              </w:rPr>
              <w:t>Abkürzung</w:t>
            </w:r>
          </w:p>
        </w:tc>
        <w:tc>
          <w:tcPr>
            <w:tcW w:w="3000" w:type="dxa"/>
            <w:shd w:val="clear" w:color="auto" w:fill="A8D08D"/>
          </w:tcPr>
          <w:p w14:paraId="323BD8A3" w14:textId="77777777" w:rsidR="00593B27" w:rsidRPr="000307D7" w:rsidRDefault="00593B27" w:rsidP="000C6C36">
            <w:pPr>
              <w:spacing w:before="60" w:after="60"/>
              <w:ind w:left="113"/>
              <w:rPr>
                <w:rFonts w:cs="Arial"/>
                <w:b/>
                <w:sz w:val="22"/>
                <w:szCs w:val="22"/>
              </w:rPr>
            </w:pPr>
            <w:r w:rsidRPr="000307D7">
              <w:rPr>
                <w:rFonts w:cs="Arial"/>
                <w:b/>
                <w:sz w:val="22"/>
                <w:szCs w:val="22"/>
              </w:rPr>
              <w:t>Begriff</w:t>
            </w:r>
          </w:p>
        </w:tc>
        <w:tc>
          <w:tcPr>
            <w:tcW w:w="4892" w:type="dxa"/>
            <w:shd w:val="clear" w:color="auto" w:fill="A8D08D"/>
          </w:tcPr>
          <w:p w14:paraId="3CF2AA73" w14:textId="77777777" w:rsidR="00593B27" w:rsidRPr="000307D7" w:rsidRDefault="00593B27" w:rsidP="000C6C36">
            <w:pPr>
              <w:spacing w:before="60" w:after="60"/>
              <w:ind w:left="113"/>
              <w:rPr>
                <w:rFonts w:cs="Arial"/>
                <w:b/>
                <w:sz w:val="22"/>
                <w:szCs w:val="22"/>
              </w:rPr>
            </w:pPr>
            <w:r w:rsidRPr="000307D7">
              <w:rPr>
                <w:rFonts w:cs="Arial"/>
                <w:b/>
                <w:sz w:val="22"/>
                <w:szCs w:val="22"/>
              </w:rPr>
              <w:t>Definition bzw. Hintergrund</w:t>
            </w:r>
          </w:p>
        </w:tc>
      </w:tr>
      <w:tr w:rsidR="004E3F80" w:rsidRPr="000307D7" w14:paraId="320F3DB2" w14:textId="77777777" w:rsidTr="00EA3CF1">
        <w:trPr>
          <w:cantSplit/>
        </w:trPr>
        <w:tc>
          <w:tcPr>
            <w:tcW w:w="1736" w:type="dxa"/>
            <w:vAlign w:val="center"/>
          </w:tcPr>
          <w:p w14:paraId="434824EF" w14:textId="5ECF1112" w:rsidR="004E3F80" w:rsidRPr="000307D7" w:rsidRDefault="004E3F80" w:rsidP="004E3F80">
            <w:pPr>
              <w:ind w:left="113"/>
              <w:rPr>
                <w:rFonts w:cs="Arial"/>
                <w:sz w:val="22"/>
                <w:szCs w:val="22"/>
              </w:rPr>
            </w:pPr>
            <w:r>
              <w:rPr>
                <w:rFonts w:cs="Arial"/>
                <w:color w:val="000000"/>
              </w:rPr>
              <w:t>AG</w:t>
            </w:r>
          </w:p>
        </w:tc>
        <w:tc>
          <w:tcPr>
            <w:tcW w:w="3000" w:type="dxa"/>
            <w:vAlign w:val="center"/>
          </w:tcPr>
          <w:p w14:paraId="41BDBF1D" w14:textId="4131274D" w:rsidR="004E3F80" w:rsidRPr="000307D7" w:rsidRDefault="004E3F80" w:rsidP="004E3F80">
            <w:pPr>
              <w:ind w:left="113"/>
              <w:rPr>
                <w:rFonts w:cs="Arial"/>
                <w:sz w:val="22"/>
                <w:szCs w:val="22"/>
              </w:rPr>
            </w:pPr>
            <w:r>
              <w:rPr>
                <w:rFonts w:cs="Arial"/>
                <w:color w:val="000000"/>
              </w:rPr>
              <w:t>Auftraggeber</w:t>
            </w:r>
          </w:p>
        </w:tc>
        <w:tc>
          <w:tcPr>
            <w:tcW w:w="4892" w:type="dxa"/>
            <w:vAlign w:val="center"/>
          </w:tcPr>
          <w:p w14:paraId="275990A8" w14:textId="2598022A" w:rsidR="004E3F80" w:rsidRPr="000307D7" w:rsidRDefault="004E3F80" w:rsidP="004E3F80">
            <w:pPr>
              <w:ind w:left="113"/>
              <w:rPr>
                <w:rFonts w:cs="Arial"/>
                <w:sz w:val="22"/>
                <w:szCs w:val="22"/>
              </w:rPr>
            </w:pPr>
            <w:r>
              <w:rPr>
                <w:rFonts w:cs="Arial"/>
                <w:color w:val="000000"/>
              </w:rPr>
              <w:t>AG eines Projektes / Stakeholder</w:t>
            </w:r>
          </w:p>
        </w:tc>
      </w:tr>
      <w:tr w:rsidR="004E3F80" w:rsidRPr="000307D7" w14:paraId="467B3037" w14:textId="77777777" w:rsidTr="00EA3CF1">
        <w:trPr>
          <w:cantSplit/>
        </w:trPr>
        <w:tc>
          <w:tcPr>
            <w:tcW w:w="1736" w:type="dxa"/>
            <w:vAlign w:val="center"/>
          </w:tcPr>
          <w:p w14:paraId="3E823337" w14:textId="033CE06F" w:rsidR="004E3F80" w:rsidRDefault="004E3F80" w:rsidP="004E3F80">
            <w:pPr>
              <w:ind w:left="113"/>
              <w:rPr>
                <w:rFonts w:cs="Arial"/>
                <w:sz w:val="22"/>
                <w:szCs w:val="22"/>
              </w:rPr>
            </w:pPr>
            <w:r>
              <w:rPr>
                <w:rFonts w:cs="Arial"/>
                <w:color w:val="000000"/>
              </w:rPr>
              <w:t>AP</w:t>
            </w:r>
          </w:p>
        </w:tc>
        <w:tc>
          <w:tcPr>
            <w:tcW w:w="3000" w:type="dxa"/>
            <w:vAlign w:val="center"/>
          </w:tcPr>
          <w:p w14:paraId="23F38CB0" w14:textId="68D46B38" w:rsidR="004E3F80" w:rsidRDefault="004E3F80" w:rsidP="004E3F80">
            <w:pPr>
              <w:ind w:left="113"/>
              <w:rPr>
                <w:rFonts w:cs="Arial"/>
                <w:sz w:val="22"/>
                <w:szCs w:val="22"/>
              </w:rPr>
            </w:pPr>
            <w:r>
              <w:rPr>
                <w:rFonts w:cs="Arial"/>
                <w:color w:val="000000"/>
              </w:rPr>
              <w:t>Arbeitspaket</w:t>
            </w:r>
          </w:p>
        </w:tc>
        <w:tc>
          <w:tcPr>
            <w:tcW w:w="4892" w:type="dxa"/>
            <w:vAlign w:val="center"/>
          </w:tcPr>
          <w:p w14:paraId="51690F42" w14:textId="1116B69E" w:rsidR="004E3F80" w:rsidRDefault="004E3F80" w:rsidP="004E3F80">
            <w:pPr>
              <w:ind w:left="113"/>
              <w:rPr>
                <w:rFonts w:cs="Arial"/>
                <w:sz w:val="22"/>
                <w:szCs w:val="22"/>
              </w:rPr>
            </w:pPr>
            <w:r>
              <w:rPr>
                <w:rFonts w:cs="Arial"/>
                <w:color w:val="000000"/>
              </w:rPr>
              <w:t>Element m Projektstrukturplan</w:t>
            </w:r>
          </w:p>
        </w:tc>
      </w:tr>
      <w:tr w:rsidR="004E3F80" w:rsidRPr="000307D7" w14:paraId="2B1347C7" w14:textId="77777777" w:rsidTr="00EA3CF1">
        <w:trPr>
          <w:cantSplit/>
        </w:trPr>
        <w:tc>
          <w:tcPr>
            <w:tcW w:w="1736" w:type="dxa"/>
            <w:vAlign w:val="center"/>
          </w:tcPr>
          <w:p w14:paraId="0DBEA624" w14:textId="59422D3E" w:rsidR="004E3F80" w:rsidRPr="000307D7" w:rsidRDefault="004E3F80" w:rsidP="004E3F80">
            <w:pPr>
              <w:ind w:left="113"/>
              <w:rPr>
                <w:rFonts w:cs="Arial"/>
                <w:sz w:val="22"/>
                <w:szCs w:val="22"/>
              </w:rPr>
            </w:pPr>
            <w:r>
              <w:rPr>
                <w:rFonts w:cs="Arial"/>
                <w:color w:val="000000"/>
              </w:rPr>
              <w:t>BaFin</w:t>
            </w:r>
          </w:p>
        </w:tc>
        <w:tc>
          <w:tcPr>
            <w:tcW w:w="3000" w:type="dxa"/>
            <w:vAlign w:val="bottom"/>
          </w:tcPr>
          <w:p w14:paraId="65F869B3" w14:textId="3E0E1192" w:rsidR="004E3F80" w:rsidRPr="000307D7" w:rsidRDefault="004E3F80" w:rsidP="004E3F80">
            <w:pPr>
              <w:ind w:left="113"/>
              <w:rPr>
                <w:rFonts w:cs="Arial"/>
                <w:sz w:val="22"/>
                <w:szCs w:val="22"/>
              </w:rPr>
            </w:pPr>
            <w:r>
              <w:rPr>
                <w:rFonts w:cs="Arial"/>
                <w:color w:val="000000"/>
              </w:rPr>
              <w:t>Bundesanstalt für Finanzdienstleistungsaufsicht</w:t>
            </w:r>
          </w:p>
        </w:tc>
        <w:tc>
          <w:tcPr>
            <w:tcW w:w="4892" w:type="dxa"/>
            <w:vAlign w:val="center"/>
          </w:tcPr>
          <w:p w14:paraId="05FBE1D4" w14:textId="68681B43" w:rsidR="004E3F80" w:rsidRPr="000307D7" w:rsidRDefault="004E3F80" w:rsidP="004E3F80">
            <w:pPr>
              <w:ind w:left="113"/>
              <w:rPr>
                <w:rFonts w:cs="Arial"/>
                <w:sz w:val="22"/>
                <w:szCs w:val="22"/>
              </w:rPr>
            </w:pPr>
            <w:r>
              <w:rPr>
                <w:rFonts w:cs="Arial"/>
                <w:color w:val="000000"/>
              </w:rPr>
              <w:t>Vereinigt die Aufsicht über Banken und Finanzdienstleister, Versicherer und den Wertpapierhandel unter einem Dach.</w:t>
            </w:r>
          </w:p>
        </w:tc>
      </w:tr>
      <w:tr w:rsidR="004E3F80" w:rsidRPr="000307D7" w14:paraId="1595F29A" w14:textId="77777777" w:rsidTr="00EA3CF1">
        <w:trPr>
          <w:cantSplit/>
        </w:trPr>
        <w:tc>
          <w:tcPr>
            <w:tcW w:w="1736" w:type="dxa"/>
            <w:vAlign w:val="center"/>
          </w:tcPr>
          <w:p w14:paraId="1DB554E4" w14:textId="56D3F03F" w:rsidR="004E3F80" w:rsidRPr="000307D7" w:rsidRDefault="004E3F80" w:rsidP="004E3F80">
            <w:pPr>
              <w:ind w:left="113"/>
              <w:rPr>
                <w:rFonts w:cs="Arial"/>
                <w:sz w:val="22"/>
                <w:szCs w:val="22"/>
              </w:rPr>
            </w:pPr>
            <w:r>
              <w:rPr>
                <w:rFonts w:cs="Arial"/>
                <w:color w:val="000000"/>
              </w:rPr>
              <w:t>EOS</w:t>
            </w:r>
          </w:p>
        </w:tc>
        <w:tc>
          <w:tcPr>
            <w:tcW w:w="3000" w:type="dxa"/>
            <w:vAlign w:val="center"/>
          </w:tcPr>
          <w:p w14:paraId="50868020" w14:textId="78B4E222" w:rsidR="004E3F80" w:rsidRPr="000307D7" w:rsidRDefault="004E3F80" w:rsidP="004E3F80">
            <w:pPr>
              <w:ind w:left="113"/>
              <w:rPr>
                <w:rFonts w:cs="Arial"/>
                <w:sz w:val="22"/>
                <w:szCs w:val="22"/>
              </w:rPr>
            </w:pPr>
            <w:r>
              <w:rPr>
                <w:rFonts w:cs="Arial"/>
                <w:color w:val="000000"/>
              </w:rPr>
              <w:t>End-of-Service</w:t>
            </w:r>
          </w:p>
        </w:tc>
        <w:tc>
          <w:tcPr>
            <w:tcW w:w="4892" w:type="dxa"/>
            <w:vAlign w:val="center"/>
          </w:tcPr>
          <w:p w14:paraId="52EE2889" w14:textId="0C332538" w:rsidR="004E3F80" w:rsidRPr="000307D7" w:rsidRDefault="004E3F80" w:rsidP="004E3F80">
            <w:pPr>
              <w:ind w:left="113"/>
              <w:rPr>
                <w:rFonts w:cs="Arial"/>
                <w:sz w:val="22"/>
                <w:szCs w:val="22"/>
              </w:rPr>
            </w:pPr>
            <w:r>
              <w:rPr>
                <w:rFonts w:cs="Arial"/>
                <w:color w:val="000000"/>
              </w:rPr>
              <w:t>Bezeichnung für elektronische Produkte, für die der Hersteller keinen Service oder Support mehr anbietet.</w:t>
            </w:r>
          </w:p>
        </w:tc>
      </w:tr>
      <w:tr w:rsidR="004E3F80" w:rsidRPr="000307D7" w14:paraId="4D9ABF56" w14:textId="77777777" w:rsidTr="00EA3CF1">
        <w:trPr>
          <w:cantSplit/>
        </w:trPr>
        <w:tc>
          <w:tcPr>
            <w:tcW w:w="1736" w:type="dxa"/>
            <w:vAlign w:val="center"/>
          </w:tcPr>
          <w:p w14:paraId="3488C7D3" w14:textId="06877D25" w:rsidR="004E3F80" w:rsidRPr="000307D7" w:rsidRDefault="004E3F80" w:rsidP="004E3F80">
            <w:pPr>
              <w:ind w:left="113"/>
              <w:rPr>
                <w:rFonts w:cs="Arial"/>
                <w:sz w:val="22"/>
                <w:szCs w:val="22"/>
              </w:rPr>
            </w:pPr>
            <w:r>
              <w:rPr>
                <w:rFonts w:cs="Arial"/>
                <w:color w:val="000000"/>
              </w:rPr>
              <w:t xml:space="preserve">FP </w:t>
            </w:r>
          </w:p>
        </w:tc>
        <w:tc>
          <w:tcPr>
            <w:tcW w:w="3000" w:type="dxa"/>
            <w:vAlign w:val="center"/>
          </w:tcPr>
          <w:p w14:paraId="7E66C73C" w14:textId="0EEB685A" w:rsidR="004E3F80" w:rsidRPr="000307D7" w:rsidRDefault="004E3F80" w:rsidP="004E3F80">
            <w:pPr>
              <w:ind w:left="113"/>
              <w:rPr>
                <w:rFonts w:cs="Arial"/>
                <w:sz w:val="22"/>
                <w:szCs w:val="22"/>
              </w:rPr>
            </w:pPr>
            <w:r>
              <w:rPr>
                <w:rFonts w:cs="Arial"/>
                <w:color w:val="000000"/>
              </w:rPr>
              <w:t>Fachpromotor</w:t>
            </w:r>
          </w:p>
        </w:tc>
        <w:tc>
          <w:tcPr>
            <w:tcW w:w="4892" w:type="dxa"/>
            <w:vAlign w:val="center"/>
          </w:tcPr>
          <w:p w14:paraId="47F643FB" w14:textId="707BEB5A" w:rsidR="004E3F80" w:rsidRPr="000307D7" w:rsidRDefault="004E3F80" w:rsidP="004E3F80">
            <w:pPr>
              <w:ind w:left="113"/>
              <w:rPr>
                <w:rFonts w:cs="Arial"/>
                <w:sz w:val="22"/>
                <w:szCs w:val="22"/>
              </w:rPr>
            </w:pPr>
            <w:r>
              <w:rPr>
                <w:rFonts w:cs="Arial"/>
                <w:color w:val="000000"/>
              </w:rPr>
              <w:t>Person mit Fachkenntnis und Erfahrung</w:t>
            </w:r>
          </w:p>
        </w:tc>
      </w:tr>
      <w:tr w:rsidR="00ED25DB" w:rsidRPr="000307D7" w14:paraId="05360747" w14:textId="77777777" w:rsidTr="00EA3CF1">
        <w:trPr>
          <w:cantSplit/>
        </w:trPr>
        <w:tc>
          <w:tcPr>
            <w:tcW w:w="1736" w:type="dxa"/>
            <w:vAlign w:val="center"/>
          </w:tcPr>
          <w:p w14:paraId="44AB2733" w14:textId="64C92436" w:rsidR="00ED25DB" w:rsidRPr="000307D7" w:rsidRDefault="00ED25DB" w:rsidP="00ED25DB">
            <w:pPr>
              <w:ind w:left="113"/>
              <w:rPr>
                <w:rFonts w:cs="Arial"/>
                <w:sz w:val="22"/>
                <w:szCs w:val="22"/>
              </w:rPr>
            </w:pPr>
            <w:r>
              <w:rPr>
                <w:rFonts w:cs="Arial"/>
                <w:color w:val="000000"/>
              </w:rPr>
              <w:t>IT</w:t>
            </w:r>
          </w:p>
        </w:tc>
        <w:tc>
          <w:tcPr>
            <w:tcW w:w="3000" w:type="dxa"/>
            <w:vAlign w:val="center"/>
          </w:tcPr>
          <w:p w14:paraId="750BAB03" w14:textId="0E374631" w:rsidR="00ED25DB" w:rsidRPr="000307D7" w:rsidRDefault="00ED25DB" w:rsidP="00ED25DB">
            <w:pPr>
              <w:ind w:left="113"/>
              <w:rPr>
                <w:rFonts w:cs="Arial"/>
                <w:sz w:val="22"/>
                <w:szCs w:val="22"/>
              </w:rPr>
            </w:pPr>
            <w:r>
              <w:rPr>
                <w:rFonts w:cs="Arial"/>
                <w:noProof/>
                <w:color w:val="000000"/>
              </w:rPr>
              <w:t>Informationstechnologie</w:t>
            </w:r>
          </w:p>
        </w:tc>
        <w:tc>
          <w:tcPr>
            <w:tcW w:w="4892" w:type="dxa"/>
            <w:vAlign w:val="center"/>
          </w:tcPr>
          <w:p w14:paraId="5BAC89F9" w14:textId="1E9C58E1" w:rsidR="00ED25DB" w:rsidRPr="000307D7" w:rsidRDefault="00ED25DB" w:rsidP="00ED25DB">
            <w:pPr>
              <w:ind w:left="113"/>
              <w:rPr>
                <w:rFonts w:cs="Arial"/>
                <w:sz w:val="22"/>
                <w:szCs w:val="22"/>
              </w:rPr>
            </w:pPr>
            <w:r>
              <w:rPr>
                <w:rFonts w:cs="Arial"/>
                <w:noProof/>
                <w:color w:val="000000"/>
              </w:rPr>
              <w:t>Oberbegriff für die Informations- und Datenverarbeitung</w:t>
            </w:r>
          </w:p>
        </w:tc>
      </w:tr>
      <w:tr w:rsidR="00ED25DB" w:rsidRPr="000307D7" w14:paraId="0D3175D4" w14:textId="77777777" w:rsidTr="00EA3CF1">
        <w:trPr>
          <w:cantSplit/>
        </w:trPr>
        <w:tc>
          <w:tcPr>
            <w:tcW w:w="1736" w:type="dxa"/>
            <w:vAlign w:val="center"/>
          </w:tcPr>
          <w:p w14:paraId="04C1DEE7" w14:textId="49E73193" w:rsidR="00ED25DB" w:rsidRPr="000307D7" w:rsidRDefault="00ED25DB" w:rsidP="00ED25DB">
            <w:pPr>
              <w:ind w:left="113"/>
              <w:rPr>
                <w:rFonts w:cs="Arial"/>
                <w:sz w:val="22"/>
                <w:szCs w:val="22"/>
              </w:rPr>
            </w:pPr>
            <w:r>
              <w:rPr>
                <w:rFonts w:cs="Arial"/>
                <w:color w:val="000000"/>
              </w:rPr>
              <w:t>JF</w:t>
            </w:r>
          </w:p>
        </w:tc>
        <w:tc>
          <w:tcPr>
            <w:tcW w:w="3000" w:type="dxa"/>
            <w:vAlign w:val="bottom"/>
          </w:tcPr>
          <w:p w14:paraId="1C90E88F" w14:textId="6A670059" w:rsidR="00ED25DB" w:rsidRPr="000307D7" w:rsidRDefault="00ED25DB" w:rsidP="00ED25DB">
            <w:pPr>
              <w:ind w:left="113"/>
              <w:rPr>
                <w:rFonts w:cs="Arial"/>
                <w:sz w:val="22"/>
                <w:szCs w:val="22"/>
              </w:rPr>
            </w:pPr>
            <w:r>
              <w:rPr>
                <w:rFonts w:cs="Arial"/>
                <w:color w:val="000000"/>
              </w:rPr>
              <w:t>Jour Fixé</w:t>
            </w:r>
          </w:p>
        </w:tc>
        <w:tc>
          <w:tcPr>
            <w:tcW w:w="4892" w:type="dxa"/>
            <w:vAlign w:val="bottom"/>
          </w:tcPr>
          <w:p w14:paraId="7E3688F7" w14:textId="6D874ECA" w:rsidR="00ED25DB" w:rsidRPr="000307D7" w:rsidRDefault="00ED25DB" w:rsidP="00ED25DB">
            <w:pPr>
              <w:ind w:left="113"/>
              <w:rPr>
                <w:rFonts w:cs="Arial"/>
                <w:sz w:val="22"/>
                <w:szCs w:val="22"/>
              </w:rPr>
            </w:pPr>
            <w:r>
              <w:rPr>
                <w:rFonts w:cs="Arial"/>
                <w:color w:val="000000"/>
              </w:rPr>
              <w:t>Ein regelmäßig (an einem bestimmten Wochentag) stattfindendes Treffen eines bestimmten Personenkreises</w:t>
            </w:r>
          </w:p>
        </w:tc>
      </w:tr>
      <w:tr w:rsidR="00ED25DB" w:rsidRPr="000307D7" w14:paraId="4C69A852" w14:textId="77777777" w:rsidTr="00EA3CF1">
        <w:trPr>
          <w:cantSplit/>
        </w:trPr>
        <w:tc>
          <w:tcPr>
            <w:tcW w:w="1736" w:type="dxa"/>
            <w:vAlign w:val="center"/>
          </w:tcPr>
          <w:p w14:paraId="16FD25DA" w14:textId="7AE69A3C" w:rsidR="00ED25DB" w:rsidRPr="000307D7" w:rsidRDefault="00ED25DB" w:rsidP="00ED25DB">
            <w:pPr>
              <w:ind w:left="113"/>
              <w:rPr>
                <w:rFonts w:cs="Arial"/>
                <w:sz w:val="22"/>
                <w:szCs w:val="22"/>
              </w:rPr>
            </w:pPr>
            <w:r>
              <w:rPr>
                <w:rFonts w:cs="Arial"/>
                <w:color w:val="000000"/>
              </w:rPr>
              <w:t>KW(0-52)</w:t>
            </w:r>
          </w:p>
        </w:tc>
        <w:tc>
          <w:tcPr>
            <w:tcW w:w="3000" w:type="dxa"/>
            <w:vAlign w:val="center"/>
          </w:tcPr>
          <w:p w14:paraId="08A1E089" w14:textId="7BB7DD90" w:rsidR="00ED25DB" w:rsidRPr="000307D7" w:rsidRDefault="00ED25DB" w:rsidP="00ED25DB">
            <w:pPr>
              <w:ind w:left="113"/>
              <w:rPr>
                <w:rFonts w:cs="Arial"/>
                <w:sz w:val="22"/>
                <w:szCs w:val="22"/>
              </w:rPr>
            </w:pPr>
            <w:r>
              <w:rPr>
                <w:rFonts w:cs="Arial"/>
                <w:color w:val="000000"/>
              </w:rPr>
              <w:t>Kalenderwoche (0-52)</w:t>
            </w:r>
          </w:p>
        </w:tc>
        <w:tc>
          <w:tcPr>
            <w:tcW w:w="4892" w:type="dxa"/>
            <w:vAlign w:val="center"/>
          </w:tcPr>
          <w:p w14:paraId="452F8E0F" w14:textId="57BBE18F" w:rsidR="00ED25DB" w:rsidRPr="000307D7" w:rsidRDefault="00ED25DB" w:rsidP="00ED25DB">
            <w:pPr>
              <w:ind w:left="113"/>
              <w:rPr>
                <w:rFonts w:cs="Arial"/>
                <w:sz w:val="22"/>
                <w:szCs w:val="22"/>
              </w:rPr>
            </w:pPr>
            <w:r>
              <w:rPr>
                <w:rFonts w:cs="Arial"/>
                <w:color w:val="000000"/>
              </w:rPr>
              <w:t>Durchnummerierte Woche des Jahreskalenders</w:t>
            </w:r>
          </w:p>
        </w:tc>
      </w:tr>
      <w:tr w:rsidR="00ED25DB" w:rsidRPr="000307D7" w14:paraId="7FD7C2BF" w14:textId="77777777" w:rsidTr="00EA3CF1">
        <w:trPr>
          <w:cantSplit/>
        </w:trPr>
        <w:tc>
          <w:tcPr>
            <w:tcW w:w="1736" w:type="dxa"/>
            <w:vAlign w:val="center"/>
          </w:tcPr>
          <w:p w14:paraId="2F889F41" w14:textId="5DC91BB7" w:rsidR="00ED25DB" w:rsidRPr="000307D7" w:rsidRDefault="00ED25DB" w:rsidP="00ED25DB">
            <w:pPr>
              <w:ind w:left="113"/>
              <w:rPr>
                <w:rFonts w:cs="Arial"/>
                <w:sz w:val="22"/>
                <w:szCs w:val="22"/>
              </w:rPr>
            </w:pPr>
            <w:r>
              <w:rPr>
                <w:rFonts w:cs="Arial"/>
                <w:color w:val="000000"/>
              </w:rPr>
              <w:t>MaRisk</w:t>
            </w:r>
          </w:p>
        </w:tc>
        <w:tc>
          <w:tcPr>
            <w:tcW w:w="3000" w:type="dxa"/>
            <w:vAlign w:val="center"/>
          </w:tcPr>
          <w:p w14:paraId="27525B47" w14:textId="0739237C" w:rsidR="00ED25DB" w:rsidRPr="000307D7" w:rsidRDefault="00ED25DB" w:rsidP="00ED25DB">
            <w:pPr>
              <w:ind w:left="113"/>
              <w:rPr>
                <w:rFonts w:cs="Arial"/>
                <w:sz w:val="22"/>
                <w:szCs w:val="22"/>
              </w:rPr>
            </w:pPr>
            <w:r>
              <w:rPr>
                <w:rFonts w:cs="Arial"/>
                <w:color w:val="000000"/>
              </w:rPr>
              <w:t>Mindestanforderungen an das Risikomanagement</w:t>
            </w:r>
          </w:p>
        </w:tc>
        <w:tc>
          <w:tcPr>
            <w:tcW w:w="4892" w:type="dxa"/>
            <w:vAlign w:val="center"/>
          </w:tcPr>
          <w:p w14:paraId="1D848464" w14:textId="4BD1CD1D" w:rsidR="00ED25DB" w:rsidRPr="000307D7" w:rsidRDefault="00ED25DB" w:rsidP="00ED25DB">
            <w:pPr>
              <w:ind w:left="113"/>
              <w:rPr>
                <w:rFonts w:cs="Arial"/>
                <w:sz w:val="22"/>
                <w:szCs w:val="22"/>
              </w:rPr>
            </w:pPr>
            <w:r>
              <w:rPr>
                <w:rFonts w:cs="Arial"/>
                <w:color w:val="000000"/>
              </w:rPr>
              <w:t>Die Mindestanforderungen an das Risikomanagement (MaRisk ) sind das zentrale Regelwerk der qualitativen Bankenaufsicht</w:t>
            </w:r>
          </w:p>
        </w:tc>
      </w:tr>
      <w:tr w:rsidR="00ED25DB" w:rsidRPr="000307D7" w14:paraId="088D9E43" w14:textId="77777777" w:rsidTr="00EA3CF1">
        <w:trPr>
          <w:cantSplit/>
        </w:trPr>
        <w:tc>
          <w:tcPr>
            <w:tcW w:w="1736" w:type="dxa"/>
            <w:vAlign w:val="center"/>
          </w:tcPr>
          <w:p w14:paraId="48C59D89" w14:textId="128E0198" w:rsidR="00ED25DB" w:rsidRPr="000307D7" w:rsidRDefault="00ED25DB" w:rsidP="00ED25DB">
            <w:pPr>
              <w:ind w:left="113"/>
              <w:rPr>
                <w:rFonts w:cs="Arial"/>
                <w:sz w:val="22"/>
                <w:szCs w:val="22"/>
              </w:rPr>
            </w:pPr>
            <w:r>
              <w:rPr>
                <w:rFonts w:cs="Arial"/>
                <w:color w:val="000000"/>
              </w:rPr>
              <w:t>MP</w:t>
            </w:r>
          </w:p>
        </w:tc>
        <w:tc>
          <w:tcPr>
            <w:tcW w:w="3000" w:type="dxa"/>
            <w:vAlign w:val="center"/>
          </w:tcPr>
          <w:p w14:paraId="603961C4" w14:textId="6CDFEC86" w:rsidR="00ED25DB" w:rsidRPr="000307D7" w:rsidRDefault="00ED25DB" w:rsidP="00ED25DB">
            <w:pPr>
              <w:ind w:left="113"/>
              <w:rPr>
                <w:rFonts w:cs="Arial"/>
                <w:sz w:val="22"/>
                <w:szCs w:val="22"/>
              </w:rPr>
            </w:pPr>
            <w:r>
              <w:rPr>
                <w:rFonts w:cs="Arial"/>
                <w:color w:val="000000"/>
              </w:rPr>
              <w:t>Machtpromotor</w:t>
            </w:r>
          </w:p>
        </w:tc>
        <w:tc>
          <w:tcPr>
            <w:tcW w:w="4892" w:type="dxa"/>
            <w:vAlign w:val="center"/>
          </w:tcPr>
          <w:p w14:paraId="1468839B" w14:textId="6581B562" w:rsidR="00ED25DB" w:rsidRPr="000307D7" w:rsidRDefault="00ED25DB" w:rsidP="00ED25DB">
            <w:pPr>
              <w:ind w:left="113"/>
              <w:rPr>
                <w:rFonts w:cs="Arial"/>
                <w:sz w:val="22"/>
                <w:szCs w:val="22"/>
              </w:rPr>
            </w:pPr>
            <w:r>
              <w:rPr>
                <w:rFonts w:cs="Arial"/>
                <w:color w:val="000000"/>
              </w:rPr>
              <w:t>Person mit hierarisch legitimer Macht</w:t>
            </w:r>
          </w:p>
        </w:tc>
      </w:tr>
      <w:tr w:rsidR="00ED25DB" w:rsidRPr="000307D7" w14:paraId="3FC5BC16" w14:textId="77777777" w:rsidTr="00EA3CF1">
        <w:trPr>
          <w:cantSplit/>
        </w:trPr>
        <w:tc>
          <w:tcPr>
            <w:tcW w:w="1736" w:type="dxa"/>
            <w:vAlign w:val="center"/>
          </w:tcPr>
          <w:p w14:paraId="74464F7F" w14:textId="3C184F3D" w:rsidR="00ED25DB" w:rsidRPr="000307D7" w:rsidRDefault="00ED25DB" w:rsidP="00ED25DB">
            <w:pPr>
              <w:ind w:left="113"/>
              <w:rPr>
                <w:rFonts w:cs="Arial"/>
                <w:sz w:val="22"/>
                <w:szCs w:val="22"/>
              </w:rPr>
            </w:pPr>
            <w:r>
              <w:rPr>
                <w:rFonts w:cs="Arial"/>
                <w:color w:val="000000"/>
              </w:rPr>
              <w:t>OPL</w:t>
            </w:r>
          </w:p>
        </w:tc>
        <w:tc>
          <w:tcPr>
            <w:tcW w:w="3000" w:type="dxa"/>
            <w:vAlign w:val="center"/>
          </w:tcPr>
          <w:p w14:paraId="4864A5FC" w14:textId="0BA49A73" w:rsidR="00ED25DB" w:rsidRPr="000307D7" w:rsidRDefault="00ED25DB" w:rsidP="00ED25DB">
            <w:pPr>
              <w:ind w:left="113"/>
              <w:rPr>
                <w:rFonts w:cs="Arial"/>
                <w:sz w:val="22"/>
                <w:szCs w:val="22"/>
              </w:rPr>
            </w:pPr>
            <w:r>
              <w:rPr>
                <w:rFonts w:cs="Arial"/>
                <w:color w:val="000000"/>
              </w:rPr>
              <w:t>Offene Punkte Liste</w:t>
            </w:r>
          </w:p>
        </w:tc>
        <w:tc>
          <w:tcPr>
            <w:tcW w:w="4892" w:type="dxa"/>
            <w:vAlign w:val="center"/>
          </w:tcPr>
          <w:p w14:paraId="58408F49" w14:textId="65F064B3" w:rsidR="00ED25DB" w:rsidRPr="000307D7" w:rsidRDefault="00ED25DB" w:rsidP="00ED25DB">
            <w:pPr>
              <w:ind w:left="113"/>
              <w:rPr>
                <w:rFonts w:cs="Arial"/>
                <w:sz w:val="22"/>
                <w:szCs w:val="22"/>
              </w:rPr>
            </w:pPr>
            <w:r>
              <w:rPr>
                <w:rFonts w:cs="Arial"/>
                <w:color w:val="000000"/>
              </w:rPr>
              <w:t>Die offene Punkte Liste ist ein zentrales Dokument zur Qualitätssicherung und Steuerung von Projekten</w:t>
            </w:r>
          </w:p>
        </w:tc>
      </w:tr>
      <w:tr w:rsidR="00ED25DB" w:rsidRPr="000307D7" w14:paraId="10C75E62" w14:textId="77777777" w:rsidTr="00EA3CF1">
        <w:trPr>
          <w:cantSplit/>
        </w:trPr>
        <w:tc>
          <w:tcPr>
            <w:tcW w:w="1736" w:type="dxa"/>
            <w:vAlign w:val="center"/>
          </w:tcPr>
          <w:p w14:paraId="45521052" w14:textId="770604C8" w:rsidR="00ED25DB" w:rsidRPr="000307D7" w:rsidRDefault="00ED25DB" w:rsidP="00ED25DB">
            <w:pPr>
              <w:ind w:left="113"/>
              <w:rPr>
                <w:rFonts w:cs="Arial"/>
                <w:sz w:val="22"/>
                <w:szCs w:val="22"/>
              </w:rPr>
            </w:pPr>
            <w:r>
              <w:rPr>
                <w:rFonts w:cs="Arial"/>
                <w:color w:val="000000"/>
              </w:rPr>
              <w:t>PL</w:t>
            </w:r>
          </w:p>
        </w:tc>
        <w:tc>
          <w:tcPr>
            <w:tcW w:w="3000" w:type="dxa"/>
            <w:vAlign w:val="center"/>
          </w:tcPr>
          <w:p w14:paraId="7848FDE4" w14:textId="3CF26391" w:rsidR="00ED25DB" w:rsidRPr="000307D7" w:rsidRDefault="00ED25DB" w:rsidP="00ED25DB">
            <w:pPr>
              <w:ind w:left="113"/>
              <w:rPr>
                <w:rFonts w:cs="Arial"/>
                <w:sz w:val="22"/>
                <w:szCs w:val="22"/>
              </w:rPr>
            </w:pPr>
            <w:r>
              <w:rPr>
                <w:rFonts w:cs="Arial"/>
                <w:color w:val="000000"/>
              </w:rPr>
              <w:t>Projektleiter/in</w:t>
            </w:r>
          </w:p>
        </w:tc>
        <w:tc>
          <w:tcPr>
            <w:tcW w:w="4892" w:type="dxa"/>
            <w:vAlign w:val="center"/>
          </w:tcPr>
          <w:p w14:paraId="23410772" w14:textId="39E295B5" w:rsidR="00ED25DB" w:rsidRPr="000307D7" w:rsidRDefault="00ED25DB" w:rsidP="00ED25DB">
            <w:pPr>
              <w:ind w:left="113"/>
              <w:rPr>
                <w:rFonts w:cs="Arial"/>
                <w:sz w:val="22"/>
                <w:szCs w:val="22"/>
              </w:rPr>
            </w:pPr>
            <w:r>
              <w:rPr>
                <w:rFonts w:cs="Arial"/>
                <w:color w:val="000000"/>
              </w:rPr>
              <w:t>Für die Projektleitung verantwortliche Person</w:t>
            </w:r>
          </w:p>
        </w:tc>
      </w:tr>
      <w:tr w:rsidR="00ED25DB" w:rsidRPr="000307D7" w14:paraId="760192A0" w14:textId="77777777" w:rsidTr="00EA3CF1">
        <w:trPr>
          <w:cantSplit/>
        </w:trPr>
        <w:tc>
          <w:tcPr>
            <w:tcW w:w="1736" w:type="dxa"/>
            <w:vAlign w:val="center"/>
          </w:tcPr>
          <w:p w14:paraId="1DF4F2CC" w14:textId="3EB34D56" w:rsidR="00ED25DB" w:rsidRPr="000307D7" w:rsidRDefault="00ED25DB" w:rsidP="00ED25DB">
            <w:pPr>
              <w:ind w:left="113"/>
              <w:rPr>
                <w:rFonts w:cs="Arial"/>
                <w:sz w:val="22"/>
                <w:szCs w:val="22"/>
              </w:rPr>
            </w:pPr>
            <w:r>
              <w:rPr>
                <w:rFonts w:cs="Arial"/>
                <w:color w:val="000000"/>
              </w:rPr>
              <w:t>PO</w:t>
            </w:r>
          </w:p>
        </w:tc>
        <w:tc>
          <w:tcPr>
            <w:tcW w:w="3000" w:type="dxa"/>
            <w:vAlign w:val="bottom"/>
          </w:tcPr>
          <w:p w14:paraId="59134636" w14:textId="7FAABAD6" w:rsidR="00ED25DB" w:rsidRPr="000307D7" w:rsidRDefault="00ED25DB" w:rsidP="00ED25DB">
            <w:pPr>
              <w:ind w:left="113"/>
              <w:rPr>
                <w:rFonts w:cs="Arial"/>
                <w:sz w:val="22"/>
                <w:szCs w:val="22"/>
              </w:rPr>
            </w:pPr>
            <w:r>
              <w:rPr>
                <w:rFonts w:cs="Arial"/>
                <w:color w:val="000000"/>
              </w:rPr>
              <w:t>Projekt Office</w:t>
            </w:r>
          </w:p>
        </w:tc>
        <w:tc>
          <w:tcPr>
            <w:tcW w:w="4892" w:type="dxa"/>
            <w:vAlign w:val="bottom"/>
          </w:tcPr>
          <w:p w14:paraId="5379781B" w14:textId="53CE9D20" w:rsidR="00ED25DB" w:rsidRPr="000307D7" w:rsidRDefault="00ED25DB" w:rsidP="00ED25DB">
            <w:pPr>
              <w:ind w:left="113"/>
              <w:rPr>
                <w:rFonts w:cs="Arial"/>
                <w:sz w:val="22"/>
                <w:szCs w:val="22"/>
              </w:rPr>
            </w:pPr>
            <w:r>
              <w:rPr>
                <w:rFonts w:cs="Arial"/>
                <w:color w:val="000000"/>
              </w:rPr>
              <w:t>Unterstützt die Projektleitung bei der Administration und Organisation des Projekts.</w:t>
            </w:r>
          </w:p>
        </w:tc>
      </w:tr>
      <w:tr w:rsidR="00ED25DB" w:rsidRPr="000307D7" w14:paraId="5021D1D0" w14:textId="77777777" w:rsidTr="00EA3CF1">
        <w:trPr>
          <w:cantSplit/>
        </w:trPr>
        <w:tc>
          <w:tcPr>
            <w:tcW w:w="1736" w:type="dxa"/>
            <w:vAlign w:val="center"/>
          </w:tcPr>
          <w:p w14:paraId="08E4549C" w14:textId="386EB85B" w:rsidR="00ED25DB" w:rsidRPr="000307D7" w:rsidRDefault="00ED25DB" w:rsidP="00ED25DB">
            <w:pPr>
              <w:ind w:left="113"/>
              <w:rPr>
                <w:rFonts w:cs="Arial"/>
                <w:sz w:val="22"/>
                <w:szCs w:val="22"/>
              </w:rPr>
            </w:pPr>
            <w:r>
              <w:rPr>
                <w:rFonts w:cs="Arial"/>
                <w:color w:val="000000"/>
              </w:rPr>
              <w:t xml:space="preserve">PSP </w:t>
            </w:r>
          </w:p>
        </w:tc>
        <w:tc>
          <w:tcPr>
            <w:tcW w:w="3000" w:type="dxa"/>
            <w:vAlign w:val="center"/>
          </w:tcPr>
          <w:p w14:paraId="3A8EAA95" w14:textId="0AA34BD6" w:rsidR="00ED25DB" w:rsidRPr="000307D7" w:rsidRDefault="00ED25DB" w:rsidP="00ED25DB">
            <w:pPr>
              <w:ind w:left="113"/>
              <w:rPr>
                <w:rFonts w:cs="Arial"/>
                <w:sz w:val="22"/>
                <w:szCs w:val="22"/>
              </w:rPr>
            </w:pPr>
            <w:r>
              <w:rPr>
                <w:rFonts w:cs="Arial"/>
                <w:color w:val="000000"/>
              </w:rPr>
              <w:t>Projektstrukturplan</w:t>
            </w:r>
          </w:p>
        </w:tc>
        <w:tc>
          <w:tcPr>
            <w:tcW w:w="4892" w:type="dxa"/>
            <w:vAlign w:val="center"/>
          </w:tcPr>
          <w:p w14:paraId="0E32DBAA" w14:textId="35A0FCE0" w:rsidR="00ED25DB" w:rsidRPr="000307D7" w:rsidRDefault="00ED25DB" w:rsidP="00ED25DB">
            <w:pPr>
              <w:ind w:left="113"/>
              <w:rPr>
                <w:rFonts w:cs="Arial"/>
                <w:sz w:val="22"/>
                <w:szCs w:val="22"/>
              </w:rPr>
            </w:pPr>
            <w:r>
              <w:rPr>
                <w:rFonts w:cs="Arial"/>
                <w:color w:val="000000"/>
              </w:rPr>
              <w:t>Zentrales Ordnungsinstrument im Projekt</w:t>
            </w:r>
          </w:p>
        </w:tc>
      </w:tr>
      <w:tr w:rsidR="00ED25DB" w:rsidRPr="000307D7" w14:paraId="47590C9B" w14:textId="77777777" w:rsidTr="00EA3CF1">
        <w:trPr>
          <w:cantSplit/>
        </w:trPr>
        <w:tc>
          <w:tcPr>
            <w:tcW w:w="1736" w:type="dxa"/>
            <w:vAlign w:val="center"/>
          </w:tcPr>
          <w:p w14:paraId="22114F89" w14:textId="7C11F6B0" w:rsidR="00ED25DB" w:rsidRPr="000307D7" w:rsidRDefault="00ED25DB" w:rsidP="00ED25DB">
            <w:pPr>
              <w:ind w:left="113"/>
              <w:rPr>
                <w:rFonts w:cs="Arial"/>
                <w:sz w:val="22"/>
                <w:szCs w:val="22"/>
              </w:rPr>
            </w:pPr>
            <w:r>
              <w:rPr>
                <w:rFonts w:cs="Arial"/>
                <w:color w:val="000000"/>
              </w:rPr>
              <w:t>PT</w:t>
            </w:r>
          </w:p>
        </w:tc>
        <w:tc>
          <w:tcPr>
            <w:tcW w:w="3000" w:type="dxa"/>
            <w:vAlign w:val="center"/>
          </w:tcPr>
          <w:p w14:paraId="0D251104" w14:textId="5831AB8E" w:rsidR="00ED25DB" w:rsidRPr="000307D7" w:rsidRDefault="00ED25DB" w:rsidP="00ED25DB">
            <w:pPr>
              <w:ind w:left="113"/>
              <w:rPr>
                <w:rFonts w:cs="Arial"/>
                <w:sz w:val="22"/>
                <w:szCs w:val="22"/>
              </w:rPr>
            </w:pPr>
            <w:r>
              <w:rPr>
                <w:rFonts w:cs="Arial"/>
                <w:noProof/>
                <w:color w:val="000000"/>
              </w:rPr>
              <w:t>Personentage</w:t>
            </w:r>
          </w:p>
        </w:tc>
        <w:tc>
          <w:tcPr>
            <w:tcW w:w="4892" w:type="dxa"/>
            <w:vAlign w:val="center"/>
          </w:tcPr>
          <w:p w14:paraId="620A7C8D" w14:textId="048F5CE7" w:rsidR="00ED25DB" w:rsidRPr="000307D7" w:rsidRDefault="00ED25DB" w:rsidP="00ED25DB">
            <w:pPr>
              <w:ind w:left="113"/>
              <w:rPr>
                <w:rFonts w:cs="Arial"/>
                <w:sz w:val="22"/>
                <w:szCs w:val="22"/>
              </w:rPr>
            </w:pPr>
            <w:r>
              <w:rPr>
                <w:rFonts w:cs="Arial"/>
                <w:noProof/>
                <w:color w:val="000000"/>
              </w:rPr>
              <w:t>Arbeitstage zur Erledigung einer Aufgabe durch eine Person</w:t>
            </w:r>
          </w:p>
        </w:tc>
      </w:tr>
      <w:tr w:rsidR="00ED25DB" w:rsidRPr="000307D7" w14:paraId="0BB84230" w14:textId="77777777" w:rsidTr="00EA3CF1">
        <w:trPr>
          <w:cantSplit/>
        </w:trPr>
        <w:tc>
          <w:tcPr>
            <w:tcW w:w="1736" w:type="dxa"/>
            <w:vAlign w:val="center"/>
          </w:tcPr>
          <w:p w14:paraId="5DD5B3FD" w14:textId="0AEBB621" w:rsidR="00ED25DB" w:rsidRPr="000307D7" w:rsidRDefault="00ED25DB" w:rsidP="00ED25DB">
            <w:pPr>
              <w:ind w:left="113"/>
              <w:rPr>
                <w:rFonts w:cs="Arial"/>
                <w:sz w:val="22"/>
                <w:szCs w:val="22"/>
              </w:rPr>
            </w:pPr>
            <w:r>
              <w:rPr>
                <w:rFonts w:cs="Arial"/>
                <w:color w:val="000000"/>
              </w:rPr>
              <w:t xml:space="preserve">QG </w:t>
            </w:r>
          </w:p>
        </w:tc>
        <w:tc>
          <w:tcPr>
            <w:tcW w:w="3000" w:type="dxa"/>
            <w:vAlign w:val="bottom"/>
          </w:tcPr>
          <w:p w14:paraId="6A66E725" w14:textId="0FB6C9E9" w:rsidR="00ED25DB" w:rsidRPr="000307D7" w:rsidRDefault="00ED25DB" w:rsidP="00ED25DB">
            <w:pPr>
              <w:ind w:left="113"/>
              <w:rPr>
                <w:rFonts w:cs="Arial"/>
                <w:sz w:val="22"/>
                <w:szCs w:val="22"/>
              </w:rPr>
            </w:pPr>
            <w:r>
              <w:rPr>
                <w:rFonts w:cs="Arial"/>
                <w:color w:val="000000"/>
              </w:rPr>
              <w:t>Quality Gate</w:t>
            </w:r>
          </w:p>
        </w:tc>
        <w:tc>
          <w:tcPr>
            <w:tcW w:w="4892" w:type="dxa"/>
            <w:vAlign w:val="bottom"/>
          </w:tcPr>
          <w:p w14:paraId="08BE6869" w14:textId="726CB2C7" w:rsidR="00ED25DB" w:rsidRPr="000307D7" w:rsidRDefault="00ED25DB" w:rsidP="00ED25DB">
            <w:pPr>
              <w:ind w:left="113"/>
              <w:rPr>
                <w:rFonts w:cs="Arial"/>
                <w:sz w:val="22"/>
                <w:szCs w:val="22"/>
              </w:rPr>
            </w:pPr>
            <w:r>
              <w:rPr>
                <w:rFonts w:cs="Arial"/>
                <w:color w:val="000000"/>
              </w:rPr>
              <w:t>Sind Punkte, die im Ablauf eines Projekts, bei denen anhand von im Voraus eindeutig bestimmten Qualitätskriterien über die Freigabe des nächsten Projektschrittes entscheiden.</w:t>
            </w:r>
          </w:p>
        </w:tc>
      </w:tr>
      <w:tr w:rsidR="00ED25DB" w:rsidRPr="000307D7" w14:paraId="3BCC749A" w14:textId="77777777" w:rsidTr="00EA3CF1">
        <w:trPr>
          <w:cantSplit/>
        </w:trPr>
        <w:tc>
          <w:tcPr>
            <w:tcW w:w="1736" w:type="dxa"/>
            <w:vAlign w:val="center"/>
          </w:tcPr>
          <w:p w14:paraId="36774041" w14:textId="4F1372E7" w:rsidR="00ED25DB" w:rsidRPr="000307D7" w:rsidRDefault="00ED25DB" w:rsidP="00ED25DB">
            <w:pPr>
              <w:ind w:left="113"/>
              <w:rPr>
                <w:rFonts w:cs="Arial"/>
                <w:sz w:val="22"/>
                <w:szCs w:val="22"/>
              </w:rPr>
            </w:pPr>
            <w:r>
              <w:rPr>
                <w:rFonts w:cs="Arial"/>
                <w:color w:val="000000"/>
              </w:rPr>
              <w:t>R(1-6)</w:t>
            </w:r>
          </w:p>
        </w:tc>
        <w:tc>
          <w:tcPr>
            <w:tcW w:w="3000" w:type="dxa"/>
            <w:vAlign w:val="center"/>
          </w:tcPr>
          <w:p w14:paraId="17E8C89F" w14:textId="382BF670" w:rsidR="00ED25DB" w:rsidRPr="000307D7" w:rsidRDefault="00ED25DB" w:rsidP="00ED25DB">
            <w:pPr>
              <w:ind w:left="113"/>
              <w:rPr>
                <w:rFonts w:cs="Arial"/>
                <w:sz w:val="22"/>
                <w:szCs w:val="22"/>
              </w:rPr>
            </w:pPr>
            <w:r>
              <w:rPr>
                <w:rFonts w:cs="Arial"/>
                <w:color w:val="000000"/>
              </w:rPr>
              <w:t>Risiko (1-6)</w:t>
            </w:r>
          </w:p>
        </w:tc>
        <w:tc>
          <w:tcPr>
            <w:tcW w:w="4892" w:type="dxa"/>
            <w:vAlign w:val="center"/>
          </w:tcPr>
          <w:p w14:paraId="5865286B" w14:textId="0999FD75" w:rsidR="00ED25DB" w:rsidRPr="000307D7" w:rsidRDefault="00ED25DB" w:rsidP="00ED25DB">
            <w:pPr>
              <w:ind w:left="113"/>
              <w:rPr>
                <w:rFonts w:cs="Arial"/>
                <w:sz w:val="22"/>
                <w:szCs w:val="22"/>
              </w:rPr>
            </w:pPr>
            <w:r>
              <w:rPr>
                <w:rFonts w:cs="Arial"/>
                <w:color w:val="000000"/>
              </w:rPr>
              <w:t>Ungeplante Ereignisse mit negativen Auswirkungen</w:t>
            </w:r>
          </w:p>
        </w:tc>
      </w:tr>
      <w:tr w:rsidR="00ED25DB" w:rsidRPr="000307D7" w14:paraId="6FB41638" w14:textId="77777777" w:rsidTr="00EA3CF1">
        <w:trPr>
          <w:cantSplit/>
        </w:trPr>
        <w:tc>
          <w:tcPr>
            <w:tcW w:w="1736" w:type="dxa"/>
            <w:vAlign w:val="center"/>
          </w:tcPr>
          <w:p w14:paraId="590D69F4" w14:textId="739D3204" w:rsidR="00ED25DB" w:rsidRPr="000307D7" w:rsidRDefault="00ED25DB" w:rsidP="00ED25DB">
            <w:pPr>
              <w:ind w:left="113"/>
              <w:rPr>
                <w:rFonts w:cs="Arial"/>
                <w:sz w:val="22"/>
                <w:szCs w:val="22"/>
              </w:rPr>
            </w:pPr>
            <w:r>
              <w:rPr>
                <w:rFonts w:cs="Arial"/>
                <w:color w:val="000000"/>
              </w:rPr>
              <w:t>S(1-7)</w:t>
            </w:r>
          </w:p>
        </w:tc>
        <w:tc>
          <w:tcPr>
            <w:tcW w:w="3000" w:type="dxa"/>
            <w:vAlign w:val="center"/>
          </w:tcPr>
          <w:p w14:paraId="72A68DAE" w14:textId="7094AC5A" w:rsidR="00ED25DB" w:rsidRPr="000307D7" w:rsidRDefault="00ED25DB" w:rsidP="00ED25DB">
            <w:pPr>
              <w:ind w:left="113"/>
              <w:rPr>
                <w:rFonts w:cs="Arial"/>
                <w:sz w:val="22"/>
                <w:szCs w:val="22"/>
              </w:rPr>
            </w:pPr>
            <w:r>
              <w:rPr>
                <w:rFonts w:cs="Arial"/>
                <w:color w:val="000000"/>
              </w:rPr>
              <w:t>Stakeholder (1-7)</w:t>
            </w:r>
          </w:p>
        </w:tc>
        <w:tc>
          <w:tcPr>
            <w:tcW w:w="4892" w:type="dxa"/>
            <w:vAlign w:val="center"/>
          </w:tcPr>
          <w:p w14:paraId="7A963675" w14:textId="12A4DDED" w:rsidR="00ED25DB" w:rsidRPr="000307D7" w:rsidRDefault="00ED25DB" w:rsidP="00ED25DB">
            <w:pPr>
              <w:ind w:left="113"/>
              <w:rPr>
                <w:rFonts w:cs="Arial"/>
                <w:sz w:val="22"/>
                <w:szCs w:val="22"/>
              </w:rPr>
            </w:pPr>
            <w:r>
              <w:rPr>
                <w:rFonts w:cs="Arial"/>
                <w:color w:val="000000"/>
              </w:rPr>
              <w:t>Personen oder Gruppen die Interesse am Projekt haben.</w:t>
            </w:r>
          </w:p>
        </w:tc>
      </w:tr>
      <w:tr w:rsidR="00ED25DB" w:rsidRPr="000307D7" w14:paraId="3B81D441" w14:textId="77777777" w:rsidTr="00EA3CF1">
        <w:trPr>
          <w:cantSplit/>
        </w:trPr>
        <w:tc>
          <w:tcPr>
            <w:tcW w:w="1736" w:type="dxa"/>
            <w:vAlign w:val="center"/>
          </w:tcPr>
          <w:p w14:paraId="7458BC93" w14:textId="59E28FDC" w:rsidR="00ED25DB" w:rsidRPr="000307D7" w:rsidRDefault="00ED25DB" w:rsidP="00ED25DB">
            <w:pPr>
              <w:ind w:left="113"/>
              <w:rPr>
                <w:rFonts w:cs="Arial"/>
                <w:sz w:val="22"/>
                <w:szCs w:val="22"/>
              </w:rPr>
            </w:pPr>
            <w:r>
              <w:rPr>
                <w:rFonts w:cs="Arial"/>
                <w:color w:val="000000"/>
              </w:rPr>
              <w:t>SH</w:t>
            </w:r>
          </w:p>
        </w:tc>
        <w:tc>
          <w:tcPr>
            <w:tcW w:w="3000" w:type="dxa"/>
            <w:vAlign w:val="center"/>
          </w:tcPr>
          <w:p w14:paraId="0B474B84" w14:textId="63B5BEB1" w:rsidR="00ED25DB" w:rsidRPr="000307D7" w:rsidRDefault="00ED25DB" w:rsidP="00ED25DB">
            <w:pPr>
              <w:ind w:left="113"/>
              <w:rPr>
                <w:rFonts w:cs="Arial"/>
                <w:sz w:val="22"/>
                <w:szCs w:val="22"/>
              </w:rPr>
            </w:pPr>
            <w:r>
              <w:rPr>
                <w:rFonts w:cs="Arial"/>
                <w:color w:val="000000"/>
              </w:rPr>
              <w:t>Schadenshöhe</w:t>
            </w:r>
          </w:p>
        </w:tc>
        <w:tc>
          <w:tcPr>
            <w:tcW w:w="4892" w:type="dxa"/>
            <w:vAlign w:val="center"/>
          </w:tcPr>
          <w:p w14:paraId="4928C106" w14:textId="4E6168FD" w:rsidR="00ED25DB" w:rsidRPr="000307D7" w:rsidRDefault="00ED25DB" w:rsidP="00ED25DB">
            <w:pPr>
              <w:ind w:left="113"/>
              <w:rPr>
                <w:rFonts w:cs="Arial"/>
                <w:sz w:val="22"/>
                <w:szCs w:val="22"/>
              </w:rPr>
            </w:pPr>
            <w:r>
              <w:rPr>
                <w:rFonts w:cs="Arial"/>
                <w:color w:val="000000"/>
              </w:rPr>
              <w:t>Beschreibt die Kosten, die entstehen, falls ein  Risiko eintritt.</w:t>
            </w:r>
          </w:p>
        </w:tc>
      </w:tr>
    </w:tbl>
    <w:p w14:paraId="3D81F080" w14:textId="77777777" w:rsidR="00593B27" w:rsidRPr="000307D7" w:rsidRDefault="00593B27" w:rsidP="00593B27">
      <w:pPr>
        <w:pStyle w:val="Absatztextnormal"/>
        <w:ind w:left="0"/>
        <w:rPr>
          <w:sz w:val="22"/>
          <w:szCs w:val="22"/>
        </w:rPr>
      </w:pPr>
    </w:p>
    <w:p w14:paraId="380FC369" w14:textId="7F528C8B" w:rsidR="00D7738D" w:rsidRDefault="00593B27" w:rsidP="00ED25DB">
      <w:pPr>
        <w:pStyle w:val="Ttulo2"/>
      </w:pPr>
      <w:bookmarkStart w:id="123" w:name="_Toc142565896"/>
      <w:r>
        <w:t>Glossar</w:t>
      </w:r>
      <w:bookmarkEnd w:id="123"/>
    </w:p>
    <w:p w14:paraId="1CE6BBDD" w14:textId="79F5EEE5" w:rsidR="00ED25DB" w:rsidRPr="00ED25DB" w:rsidRDefault="00ED25DB" w:rsidP="00ED25DB">
      <w:pPr>
        <w:rPr>
          <w:sz w:val="22"/>
          <w:szCs w:val="22"/>
        </w:rPr>
      </w:pPr>
      <w:r w:rsidRPr="00ED25DB">
        <w:rPr>
          <w:sz w:val="22"/>
          <w:szCs w:val="22"/>
        </w:rPr>
        <w:t>Die Erläuterung der Fachbegriffe ist im entsprechenden Kontext erfolgt.</w:t>
      </w:r>
    </w:p>
    <w:p w14:paraId="4FC85D19" w14:textId="77777777" w:rsidR="00593B27" w:rsidRPr="000307D7" w:rsidRDefault="00593B27" w:rsidP="00593B27">
      <w:pPr>
        <w:rPr>
          <w:sz w:val="22"/>
          <w:szCs w:val="22"/>
        </w:rPr>
      </w:pPr>
    </w:p>
    <w:p w14:paraId="54A86CA3" w14:textId="77777777" w:rsidR="000E2089" w:rsidRDefault="000E2089" w:rsidP="000E2089">
      <w:pPr>
        <w:pStyle w:val="Ttulo2"/>
      </w:pPr>
      <w:bookmarkStart w:id="124" w:name="_Toc142565897"/>
      <w:r>
        <w:t>Quellenverzeichnis</w:t>
      </w:r>
      <w:bookmarkEnd w:id="124"/>
    </w:p>
    <w:p w14:paraId="797FD702" w14:textId="7ECEE7CC" w:rsidR="000E2089" w:rsidRPr="000307D7" w:rsidRDefault="00ED25DB" w:rsidP="000E2089">
      <w:pPr>
        <w:rPr>
          <w:sz w:val="22"/>
          <w:szCs w:val="22"/>
        </w:rPr>
      </w:pPr>
      <w:r>
        <w:rPr>
          <w:sz w:val="22"/>
          <w:szCs w:val="22"/>
        </w:rPr>
        <w:t>Ohne Quellen</w:t>
      </w:r>
    </w:p>
    <w:p w14:paraId="38685CD7" w14:textId="77777777" w:rsidR="00593B27" w:rsidRDefault="00E973E4" w:rsidP="00593B27">
      <w:pPr>
        <w:pStyle w:val="Ttulo2"/>
      </w:pPr>
      <w:r>
        <w:br w:type="page"/>
      </w:r>
      <w:bookmarkStart w:id="125" w:name="_Toc142565898"/>
      <w:r w:rsidR="00593B27">
        <w:lastRenderedPageBreak/>
        <w:t>Abbildungsverzeichnis</w:t>
      </w:r>
      <w:bookmarkEnd w:id="125"/>
    </w:p>
    <w:tbl>
      <w:tblPr>
        <w:tblW w:w="5000" w:type="pct"/>
        <w:tblBorders>
          <w:top w:val="single" w:sz="4" w:space="0" w:color="auto"/>
          <w:left w:val="single" w:sz="4" w:space="0" w:color="auto"/>
          <w:bottom w:val="single" w:sz="4" w:space="0" w:color="auto"/>
          <w:right w:val="single" w:sz="4" w:space="0" w:color="auto"/>
        </w:tblBorders>
        <w:tblLayout w:type="fixed"/>
        <w:tblLook w:val="01E0" w:firstRow="1" w:lastRow="1" w:firstColumn="1" w:lastColumn="1" w:noHBand="0" w:noVBand="0"/>
      </w:tblPr>
      <w:tblGrid>
        <w:gridCol w:w="8076"/>
        <w:gridCol w:w="1552"/>
      </w:tblGrid>
      <w:tr w:rsidR="00593B27" w:rsidRPr="002D6BB1" w14:paraId="7BA2A789" w14:textId="77777777" w:rsidTr="00A339E0">
        <w:trPr>
          <w:cantSplit/>
          <w:tblHeader/>
        </w:trPr>
        <w:tc>
          <w:tcPr>
            <w:tcW w:w="8076" w:type="dxa"/>
            <w:shd w:val="clear" w:color="auto" w:fill="A8D08D"/>
          </w:tcPr>
          <w:p w14:paraId="585FE71B" w14:textId="77777777" w:rsidR="00593B27" w:rsidRPr="002D6BB1" w:rsidRDefault="00593B27" w:rsidP="00881021">
            <w:pPr>
              <w:spacing w:before="60"/>
              <w:ind w:left="113"/>
              <w:rPr>
                <w:rFonts w:cs="Arial"/>
                <w:b/>
                <w:szCs w:val="18"/>
              </w:rPr>
            </w:pPr>
            <w:r w:rsidRPr="002D6BB1">
              <w:rPr>
                <w:rFonts w:cs="Arial"/>
                <w:b/>
                <w:szCs w:val="18"/>
              </w:rPr>
              <w:t>Abbildung</w:t>
            </w:r>
            <w:r>
              <w:rPr>
                <w:rFonts w:cs="Arial"/>
                <w:b/>
                <w:szCs w:val="18"/>
              </w:rPr>
              <w:t>sverzeichnis</w:t>
            </w:r>
            <w:r w:rsidRPr="002D6BB1">
              <w:rPr>
                <w:rFonts w:cs="Arial"/>
                <w:b/>
                <w:szCs w:val="18"/>
              </w:rPr>
              <w:t xml:space="preserve"> </w:t>
            </w:r>
          </w:p>
        </w:tc>
        <w:tc>
          <w:tcPr>
            <w:tcW w:w="1552" w:type="dxa"/>
            <w:shd w:val="clear" w:color="auto" w:fill="A8D08D"/>
          </w:tcPr>
          <w:p w14:paraId="7231CD6C" w14:textId="77777777" w:rsidR="00593B27" w:rsidRPr="002D6BB1" w:rsidRDefault="00593B27" w:rsidP="00881021">
            <w:pPr>
              <w:spacing w:before="60"/>
              <w:ind w:left="113"/>
              <w:jc w:val="right"/>
              <w:rPr>
                <w:rFonts w:cs="Arial"/>
                <w:b/>
                <w:szCs w:val="18"/>
              </w:rPr>
            </w:pPr>
            <w:r w:rsidRPr="002D6BB1">
              <w:rPr>
                <w:rFonts w:cs="Arial"/>
                <w:b/>
                <w:szCs w:val="18"/>
              </w:rPr>
              <w:t>Seite</w:t>
            </w:r>
          </w:p>
        </w:tc>
      </w:tr>
    </w:tbl>
    <w:p w14:paraId="2A0223FD" w14:textId="77777777" w:rsidR="001E2DC0" w:rsidRPr="00310B90" w:rsidRDefault="00CD413B">
      <w:pPr>
        <w:pStyle w:val="Tabladeilustraciones"/>
        <w:tabs>
          <w:tab w:val="right" w:leader="dot" w:pos="9628"/>
        </w:tabs>
        <w:rPr>
          <w:rFonts w:ascii="Calibri" w:hAnsi="Calibri"/>
          <w:noProof/>
          <w:kern w:val="2"/>
          <w:sz w:val="22"/>
          <w:szCs w:val="22"/>
        </w:rPr>
      </w:pPr>
      <w:r>
        <w:fldChar w:fldCharType="begin"/>
      </w:r>
      <w:r>
        <w:instrText xml:space="preserve"> </w:instrText>
      </w:r>
      <w:r w:rsidR="009E123B">
        <w:instrText>TOC</w:instrText>
      </w:r>
      <w:r>
        <w:instrText xml:space="preserve"> \h \z \c "Abbildung" </w:instrText>
      </w:r>
      <w:r>
        <w:fldChar w:fldCharType="separate"/>
      </w:r>
      <w:hyperlink w:anchor="_Toc142565813" w:history="1">
        <w:r w:rsidR="001E2DC0" w:rsidRPr="00496D4C">
          <w:rPr>
            <w:rStyle w:val="Hipervnculo"/>
            <w:noProof/>
          </w:rPr>
          <w:t>Abbildung 1 Stakeholderportfolio</w:t>
        </w:r>
        <w:r w:rsidR="001E2DC0">
          <w:rPr>
            <w:noProof/>
            <w:webHidden/>
          </w:rPr>
          <w:tab/>
        </w:r>
        <w:r w:rsidR="001E2DC0">
          <w:rPr>
            <w:noProof/>
            <w:webHidden/>
          </w:rPr>
          <w:fldChar w:fldCharType="begin"/>
        </w:r>
        <w:r w:rsidR="001E2DC0">
          <w:rPr>
            <w:noProof/>
            <w:webHidden/>
          </w:rPr>
          <w:instrText xml:space="preserve"> PAGEREF _Toc142565813 \h </w:instrText>
        </w:r>
        <w:r w:rsidR="001E2DC0">
          <w:rPr>
            <w:noProof/>
            <w:webHidden/>
          </w:rPr>
        </w:r>
        <w:r w:rsidR="001E2DC0">
          <w:rPr>
            <w:noProof/>
            <w:webHidden/>
          </w:rPr>
          <w:fldChar w:fldCharType="separate"/>
        </w:r>
        <w:r w:rsidR="001E2DC0">
          <w:rPr>
            <w:noProof/>
            <w:webHidden/>
          </w:rPr>
          <w:t>14</w:t>
        </w:r>
        <w:r w:rsidR="001E2DC0">
          <w:rPr>
            <w:noProof/>
            <w:webHidden/>
          </w:rPr>
          <w:fldChar w:fldCharType="end"/>
        </w:r>
      </w:hyperlink>
    </w:p>
    <w:p w14:paraId="2F2B6612" w14:textId="77777777" w:rsidR="001E2DC0" w:rsidRPr="00310B90" w:rsidRDefault="00000000">
      <w:pPr>
        <w:pStyle w:val="Tabladeilustraciones"/>
        <w:tabs>
          <w:tab w:val="right" w:leader="dot" w:pos="9628"/>
        </w:tabs>
        <w:rPr>
          <w:rFonts w:ascii="Calibri" w:hAnsi="Calibri"/>
          <w:noProof/>
          <w:kern w:val="2"/>
          <w:sz w:val="22"/>
          <w:szCs w:val="22"/>
        </w:rPr>
      </w:pPr>
      <w:hyperlink w:anchor="_Toc142565814" w:history="1">
        <w:r w:rsidR="001E2DC0" w:rsidRPr="00496D4C">
          <w:rPr>
            <w:rStyle w:val="Hipervnculo"/>
            <w:noProof/>
          </w:rPr>
          <w:t>Abbildung 2 Projektorganigramm</w:t>
        </w:r>
        <w:r w:rsidR="001E2DC0">
          <w:rPr>
            <w:noProof/>
            <w:webHidden/>
          </w:rPr>
          <w:tab/>
        </w:r>
        <w:r w:rsidR="001E2DC0">
          <w:rPr>
            <w:noProof/>
            <w:webHidden/>
          </w:rPr>
          <w:fldChar w:fldCharType="begin"/>
        </w:r>
        <w:r w:rsidR="001E2DC0">
          <w:rPr>
            <w:noProof/>
            <w:webHidden/>
          </w:rPr>
          <w:instrText xml:space="preserve"> PAGEREF _Toc142565814 \h </w:instrText>
        </w:r>
        <w:r w:rsidR="001E2DC0">
          <w:rPr>
            <w:noProof/>
            <w:webHidden/>
          </w:rPr>
        </w:r>
        <w:r w:rsidR="001E2DC0">
          <w:rPr>
            <w:noProof/>
            <w:webHidden/>
          </w:rPr>
          <w:fldChar w:fldCharType="separate"/>
        </w:r>
        <w:r w:rsidR="001E2DC0">
          <w:rPr>
            <w:noProof/>
            <w:webHidden/>
          </w:rPr>
          <w:t>23</w:t>
        </w:r>
        <w:r w:rsidR="001E2DC0">
          <w:rPr>
            <w:noProof/>
            <w:webHidden/>
          </w:rPr>
          <w:fldChar w:fldCharType="end"/>
        </w:r>
      </w:hyperlink>
    </w:p>
    <w:p w14:paraId="2EF78D1E" w14:textId="77777777" w:rsidR="001E2DC0" w:rsidRPr="00310B90" w:rsidRDefault="00000000">
      <w:pPr>
        <w:pStyle w:val="Tabladeilustraciones"/>
        <w:tabs>
          <w:tab w:val="right" w:leader="dot" w:pos="9628"/>
        </w:tabs>
        <w:rPr>
          <w:rFonts w:ascii="Calibri" w:hAnsi="Calibri"/>
          <w:noProof/>
          <w:kern w:val="2"/>
          <w:sz w:val="22"/>
          <w:szCs w:val="22"/>
        </w:rPr>
      </w:pPr>
      <w:hyperlink w:anchor="_Toc142565815" w:history="1">
        <w:r w:rsidR="001E2DC0" w:rsidRPr="00496D4C">
          <w:rPr>
            <w:rStyle w:val="Hipervnculo"/>
            <w:noProof/>
          </w:rPr>
          <w:t>Abbildung 3 Phasenplan</w:t>
        </w:r>
        <w:r w:rsidR="001E2DC0">
          <w:rPr>
            <w:noProof/>
            <w:webHidden/>
          </w:rPr>
          <w:tab/>
        </w:r>
        <w:r w:rsidR="001E2DC0">
          <w:rPr>
            <w:noProof/>
            <w:webHidden/>
          </w:rPr>
          <w:fldChar w:fldCharType="begin"/>
        </w:r>
        <w:r w:rsidR="001E2DC0">
          <w:rPr>
            <w:noProof/>
            <w:webHidden/>
          </w:rPr>
          <w:instrText xml:space="preserve"> PAGEREF _Toc142565815 \h </w:instrText>
        </w:r>
        <w:r w:rsidR="001E2DC0">
          <w:rPr>
            <w:noProof/>
            <w:webHidden/>
          </w:rPr>
        </w:r>
        <w:r w:rsidR="001E2DC0">
          <w:rPr>
            <w:noProof/>
            <w:webHidden/>
          </w:rPr>
          <w:fldChar w:fldCharType="separate"/>
        </w:r>
        <w:r w:rsidR="001E2DC0">
          <w:rPr>
            <w:noProof/>
            <w:webHidden/>
          </w:rPr>
          <w:t>26</w:t>
        </w:r>
        <w:r w:rsidR="001E2DC0">
          <w:rPr>
            <w:noProof/>
            <w:webHidden/>
          </w:rPr>
          <w:fldChar w:fldCharType="end"/>
        </w:r>
      </w:hyperlink>
    </w:p>
    <w:p w14:paraId="69ED83CC" w14:textId="77777777" w:rsidR="001E2DC0" w:rsidRPr="00310B90" w:rsidRDefault="00000000">
      <w:pPr>
        <w:pStyle w:val="Tabladeilustraciones"/>
        <w:tabs>
          <w:tab w:val="right" w:leader="dot" w:pos="9628"/>
        </w:tabs>
        <w:rPr>
          <w:rFonts w:ascii="Calibri" w:hAnsi="Calibri"/>
          <w:noProof/>
          <w:kern w:val="2"/>
          <w:sz w:val="22"/>
          <w:szCs w:val="22"/>
        </w:rPr>
      </w:pPr>
      <w:hyperlink w:anchor="_Toc142565816" w:history="1">
        <w:r w:rsidR="001E2DC0" w:rsidRPr="00496D4C">
          <w:rPr>
            <w:rStyle w:val="Hipervnculo"/>
            <w:noProof/>
          </w:rPr>
          <w:t>Abbildung 4 Projektstrukturplan</w:t>
        </w:r>
        <w:r w:rsidR="001E2DC0">
          <w:rPr>
            <w:noProof/>
            <w:webHidden/>
          </w:rPr>
          <w:tab/>
        </w:r>
        <w:r w:rsidR="001E2DC0">
          <w:rPr>
            <w:noProof/>
            <w:webHidden/>
          </w:rPr>
          <w:fldChar w:fldCharType="begin"/>
        </w:r>
        <w:r w:rsidR="001E2DC0">
          <w:rPr>
            <w:noProof/>
            <w:webHidden/>
          </w:rPr>
          <w:instrText xml:space="preserve"> PAGEREF _Toc142565816 \h </w:instrText>
        </w:r>
        <w:r w:rsidR="001E2DC0">
          <w:rPr>
            <w:noProof/>
            <w:webHidden/>
          </w:rPr>
        </w:r>
        <w:r w:rsidR="001E2DC0">
          <w:rPr>
            <w:noProof/>
            <w:webHidden/>
          </w:rPr>
          <w:fldChar w:fldCharType="separate"/>
        </w:r>
        <w:r w:rsidR="001E2DC0">
          <w:rPr>
            <w:noProof/>
            <w:webHidden/>
          </w:rPr>
          <w:t>29</w:t>
        </w:r>
        <w:r w:rsidR="001E2DC0">
          <w:rPr>
            <w:noProof/>
            <w:webHidden/>
          </w:rPr>
          <w:fldChar w:fldCharType="end"/>
        </w:r>
      </w:hyperlink>
    </w:p>
    <w:p w14:paraId="57E62963" w14:textId="77777777" w:rsidR="001E2DC0" w:rsidRPr="00310B90" w:rsidRDefault="00000000">
      <w:pPr>
        <w:pStyle w:val="Tabladeilustraciones"/>
        <w:tabs>
          <w:tab w:val="right" w:leader="dot" w:pos="9628"/>
        </w:tabs>
        <w:rPr>
          <w:rFonts w:ascii="Calibri" w:hAnsi="Calibri"/>
          <w:noProof/>
          <w:kern w:val="2"/>
          <w:sz w:val="22"/>
          <w:szCs w:val="22"/>
        </w:rPr>
      </w:pPr>
      <w:hyperlink w:anchor="_Toc142565817" w:history="1">
        <w:r w:rsidR="001E2DC0" w:rsidRPr="00496D4C">
          <w:rPr>
            <w:rStyle w:val="Hipervnculo"/>
            <w:noProof/>
          </w:rPr>
          <w:t>Abbildung 4 vernetzter Balkenplan</w:t>
        </w:r>
        <w:r w:rsidR="001E2DC0">
          <w:rPr>
            <w:noProof/>
            <w:webHidden/>
          </w:rPr>
          <w:tab/>
        </w:r>
        <w:r w:rsidR="001E2DC0">
          <w:rPr>
            <w:noProof/>
            <w:webHidden/>
          </w:rPr>
          <w:fldChar w:fldCharType="begin"/>
        </w:r>
        <w:r w:rsidR="001E2DC0">
          <w:rPr>
            <w:noProof/>
            <w:webHidden/>
          </w:rPr>
          <w:instrText xml:space="preserve"> PAGEREF _Toc142565817 \h </w:instrText>
        </w:r>
        <w:r w:rsidR="001E2DC0">
          <w:rPr>
            <w:noProof/>
            <w:webHidden/>
          </w:rPr>
        </w:r>
        <w:r w:rsidR="001E2DC0">
          <w:rPr>
            <w:noProof/>
            <w:webHidden/>
          </w:rPr>
          <w:fldChar w:fldCharType="separate"/>
        </w:r>
        <w:r w:rsidR="001E2DC0">
          <w:rPr>
            <w:noProof/>
            <w:webHidden/>
          </w:rPr>
          <w:t>33</w:t>
        </w:r>
        <w:r w:rsidR="001E2DC0">
          <w:rPr>
            <w:noProof/>
            <w:webHidden/>
          </w:rPr>
          <w:fldChar w:fldCharType="end"/>
        </w:r>
      </w:hyperlink>
    </w:p>
    <w:p w14:paraId="33CE939B" w14:textId="77777777" w:rsidR="001E2DC0" w:rsidRPr="00310B90" w:rsidRDefault="00000000">
      <w:pPr>
        <w:pStyle w:val="Tabladeilustraciones"/>
        <w:tabs>
          <w:tab w:val="right" w:leader="dot" w:pos="9628"/>
        </w:tabs>
        <w:rPr>
          <w:rFonts w:ascii="Calibri" w:hAnsi="Calibri"/>
          <w:noProof/>
          <w:kern w:val="2"/>
          <w:sz w:val="22"/>
          <w:szCs w:val="22"/>
        </w:rPr>
      </w:pPr>
      <w:hyperlink w:anchor="_Toc142565818" w:history="1">
        <w:r w:rsidR="001E2DC0" w:rsidRPr="00496D4C">
          <w:rPr>
            <w:rStyle w:val="Hipervnculo"/>
            <w:noProof/>
          </w:rPr>
          <w:t>Abbildung 6 Einsatzmittelganglinie</w:t>
        </w:r>
        <w:r w:rsidR="001E2DC0">
          <w:rPr>
            <w:noProof/>
            <w:webHidden/>
          </w:rPr>
          <w:tab/>
        </w:r>
        <w:r w:rsidR="001E2DC0">
          <w:rPr>
            <w:noProof/>
            <w:webHidden/>
          </w:rPr>
          <w:fldChar w:fldCharType="begin"/>
        </w:r>
        <w:r w:rsidR="001E2DC0">
          <w:rPr>
            <w:noProof/>
            <w:webHidden/>
          </w:rPr>
          <w:instrText xml:space="preserve"> PAGEREF _Toc142565818 \h </w:instrText>
        </w:r>
        <w:r w:rsidR="001E2DC0">
          <w:rPr>
            <w:noProof/>
            <w:webHidden/>
          </w:rPr>
        </w:r>
        <w:r w:rsidR="001E2DC0">
          <w:rPr>
            <w:noProof/>
            <w:webHidden/>
          </w:rPr>
          <w:fldChar w:fldCharType="separate"/>
        </w:r>
        <w:r w:rsidR="001E2DC0">
          <w:rPr>
            <w:noProof/>
            <w:webHidden/>
          </w:rPr>
          <w:t>35</w:t>
        </w:r>
        <w:r w:rsidR="001E2DC0">
          <w:rPr>
            <w:noProof/>
            <w:webHidden/>
          </w:rPr>
          <w:fldChar w:fldCharType="end"/>
        </w:r>
      </w:hyperlink>
    </w:p>
    <w:p w14:paraId="17017694" w14:textId="77777777" w:rsidR="001E2DC0" w:rsidRPr="00310B90" w:rsidRDefault="00000000">
      <w:pPr>
        <w:pStyle w:val="Tabladeilustraciones"/>
        <w:tabs>
          <w:tab w:val="right" w:leader="dot" w:pos="9628"/>
        </w:tabs>
        <w:rPr>
          <w:rFonts w:ascii="Calibri" w:hAnsi="Calibri"/>
          <w:noProof/>
          <w:kern w:val="2"/>
          <w:sz w:val="22"/>
          <w:szCs w:val="22"/>
        </w:rPr>
      </w:pPr>
      <w:hyperlink w:anchor="_Toc142565819" w:history="1">
        <w:r w:rsidR="001E2DC0" w:rsidRPr="00496D4C">
          <w:rPr>
            <w:rStyle w:val="Hipervnculo"/>
            <w:noProof/>
          </w:rPr>
          <w:t>Abbildung 7 Kostenganglinie</w:t>
        </w:r>
        <w:r w:rsidR="001E2DC0">
          <w:rPr>
            <w:noProof/>
            <w:webHidden/>
          </w:rPr>
          <w:tab/>
        </w:r>
        <w:r w:rsidR="001E2DC0">
          <w:rPr>
            <w:noProof/>
            <w:webHidden/>
          </w:rPr>
          <w:fldChar w:fldCharType="begin"/>
        </w:r>
        <w:r w:rsidR="001E2DC0">
          <w:rPr>
            <w:noProof/>
            <w:webHidden/>
          </w:rPr>
          <w:instrText xml:space="preserve"> PAGEREF _Toc142565819 \h </w:instrText>
        </w:r>
        <w:r w:rsidR="001E2DC0">
          <w:rPr>
            <w:noProof/>
            <w:webHidden/>
          </w:rPr>
        </w:r>
        <w:r w:rsidR="001E2DC0">
          <w:rPr>
            <w:noProof/>
            <w:webHidden/>
          </w:rPr>
          <w:fldChar w:fldCharType="separate"/>
        </w:r>
        <w:r w:rsidR="001E2DC0">
          <w:rPr>
            <w:noProof/>
            <w:webHidden/>
          </w:rPr>
          <w:t>37</w:t>
        </w:r>
        <w:r w:rsidR="001E2DC0">
          <w:rPr>
            <w:noProof/>
            <w:webHidden/>
          </w:rPr>
          <w:fldChar w:fldCharType="end"/>
        </w:r>
      </w:hyperlink>
    </w:p>
    <w:p w14:paraId="2E2EDA5E" w14:textId="77777777" w:rsidR="001E2DC0" w:rsidRPr="00310B90" w:rsidRDefault="00000000">
      <w:pPr>
        <w:pStyle w:val="Tabladeilustraciones"/>
        <w:tabs>
          <w:tab w:val="right" w:leader="dot" w:pos="9628"/>
        </w:tabs>
        <w:rPr>
          <w:rFonts w:ascii="Calibri" w:hAnsi="Calibri"/>
          <w:noProof/>
          <w:kern w:val="2"/>
          <w:sz w:val="22"/>
          <w:szCs w:val="22"/>
        </w:rPr>
      </w:pPr>
      <w:hyperlink w:anchor="_Toc142565820" w:history="1">
        <w:r w:rsidR="001E2DC0" w:rsidRPr="00496D4C">
          <w:rPr>
            <w:rStyle w:val="Hipervnculo"/>
            <w:noProof/>
          </w:rPr>
          <w:t>Abbildung 8 Kostensummenlinie</w:t>
        </w:r>
        <w:r w:rsidR="001E2DC0">
          <w:rPr>
            <w:noProof/>
            <w:webHidden/>
          </w:rPr>
          <w:tab/>
        </w:r>
        <w:r w:rsidR="001E2DC0">
          <w:rPr>
            <w:noProof/>
            <w:webHidden/>
          </w:rPr>
          <w:fldChar w:fldCharType="begin"/>
        </w:r>
        <w:r w:rsidR="001E2DC0">
          <w:rPr>
            <w:noProof/>
            <w:webHidden/>
          </w:rPr>
          <w:instrText xml:space="preserve"> PAGEREF _Toc142565820 \h </w:instrText>
        </w:r>
        <w:r w:rsidR="001E2DC0">
          <w:rPr>
            <w:noProof/>
            <w:webHidden/>
          </w:rPr>
        </w:r>
        <w:r w:rsidR="001E2DC0">
          <w:rPr>
            <w:noProof/>
            <w:webHidden/>
          </w:rPr>
          <w:fldChar w:fldCharType="separate"/>
        </w:r>
        <w:r w:rsidR="001E2DC0">
          <w:rPr>
            <w:noProof/>
            <w:webHidden/>
          </w:rPr>
          <w:t>38</w:t>
        </w:r>
        <w:r w:rsidR="001E2DC0">
          <w:rPr>
            <w:noProof/>
            <w:webHidden/>
          </w:rPr>
          <w:fldChar w:fldCharType="end"/>
        </w:r>
      </w:hyperlink>
    </w:p>
    <w:p w14:paraId="567C1061" w14:textId="77777777" w:rsidR="00593B27" w:rsidRPr="000307D7" w:rsidRDefault="00CD413B" w:rsidP="00593B27">
      <w:pPr>
        <w:pStyle w:val="Absatztextnormal"/>
        <w:ind w:left="0"/>
        <w:rPr>
          <w:sz w:val="22"/>
          <w:szCs w:val="22"/>
        </w:rPr>
      </w:pPr>
      <w:r>
        <w:fldChar w:fldCharType="end"/>
      </w:r>
    </w:p>
    <w:p w14:paraId="708D36F9" w14:textId="77777777" w:rsidR="007E2EEC" w:rsidRDefault="005E0C4A" w:rsidP="007E2EEC">
      <w:pPr>
        <w:pStyle w:val="Ttulo2"/>
      </w:pPr>
      <w:bookmarkStart w:id="126" w:name="_Toc142565899"/>
      <w:r>
        <w:t>Tabellen</w:t>
      </w:r>
      <w:r w:rsidR="007E2EEC">
        <w:t>verzeichnis</w:t>
      </w:r>
      <w:bookmarkEnd w:id="126"/>
    </w:p>
    <w:tbl>
      <w:tblPr>
        <w:tblW w:w="5000" w:type="pct"/>
        <w:tblBorders>
          <w:top w:val="single" w:sz="4" w:space="0" w:color="auto"/>
          <w:left w:val="single" w:sz="4" w:space="0" w:color="auto"/>
          <w:bottom w:val="single" w:sz="4" w:space="0" w:color="auto"/>
          <w:right w:val="single" w:sz="4" w:space="0" w:color="auto"/>
        </w:tblBorders>
        <w:tblLayout w:type="fixed"/>
        <w:tblLook w:val="01E0" w:firstRow="1" w:lastRow="1" w:firstColumn="1" w:lastColumn="1" w:noHBand="0" w:noVBand="0"/>
      </w:tblPr>
      <w:tblGrid>
        <w:gridCol w:w="8076"/>
        <w:gridCol w:w="1552"/>
      </w:tblGrid>
      <w:tr w:rsidR="00593B27" w:rsidRPr="002D6BB1" w14:paraId="0F748CF3" w14:textId="77777777" w:rsidTr="00A339E0">
        <w:trPr>
          <w:cantSplit/>
          <w:tblHeader/>
        </w:trPr>
        <w:tc>
          <w:tcPr>
            <w:tcW w:w="8076" w:type="dxa"/>
            <w:shd w:val="clear" w:color="auto" w:fill="A8D08D"/>
          </w:tcPr>
          <w:p w14:paraId="0E6730C6" w14:textId="77777777" w:rsidR="00593B27" w:rsidRPr="002D6BB1" w:rsidRDefault="00593B27" w:rsidP="00881021">
            <w:pPr>
              <w:spacing w:before="60"/>
              <w:ind w:left="113"/>
              <w:rPr>
                <w:rFonts w:cs="Arial"/>
                <w:b/>
                <w:szCs w:val="18"/>
              </w:rPr>
            </w:pPr>
            <w:r w:rsidRPr="002D6BB1">
              <w:rPr>
                <w:rFonts w:cs="Arial"/>
                <w:b/>
                <w:szCs w:val="18"/>
              </w:rPr>
              <w:t>Tabelle</w:t>
            </w:r>
            <w:r>
              <w:rPr>
                <w:rFonts w:cs="Arial"/>
                <w:b/>
                <w:szCs w:val="18"/>
              </w:rPr>
              <w:t>nverzeichnis</w:t>
            </w:r>
            <w:r w:rsidRPr="002D6BB1">
              <w:rPr>
                <w:rFonts w:cs="Arial"/>
                <w:b/>
                <w:szCs w:val="18"/>
              </w:rPr>
              <w:t xml:space="preserve"> </w:t>
            </w:r>
          </w:p>
        </w:tc>
        <w:tc>
          <w:tcPr>
            <w:tcW w:w="1552" w:type="dxa"/>
            <w:shd w:val="clear" w:color="auto" w:fill="A8D08D"/>
          </w:tcPr>
          <w:p w14:paraId="27C6C4B1" w14:textId="77777777" w:rsidR="00593B27" w:rsidRPr="002D6BB1" w:rsidRDefault="00593B27" w:rsidP="00881021">
            <w:pPr>
              <w:spacing w:before="60"/>
              <w:ind w:left="113"/>
              <w:jc w:val="right"/>
              <w:rPr>
                <w:rFonts w:cs="Arial"/>
                <w:b/>
                <w:szCs w:val="18"/>
              </w:rPr>
            </w:pPr>
            <w:r w:rsidRPr="002D6BB1">
              <w:rPr>
                <w:rFonts w:cs="Arial"/>
                <w:b/>
                <w:szCs w:val="18"/>
              </w:rPr>
              <w:t>Seite</w:t>
            </w:r>
          </w:p>
        </w:tc>
      </w:tr>
    </w:tbl>
    <w:p w14:paraId="0550072B" w14:textId="77777777" w:rsidR="001E2DC0" w:rsidRPr="00310B90" w:rsidRDefault="00593B27">
      <w:pPr>
        <w:pStyle w:val="Tabladeilustraciones"/>
        <w:tabs>
          <w:tab w:val="right" w:leader="dot" w:pos="9628"/>
        </w:tabs>
        <w:rPr>
          <w:rFonts w:ascii="Calibri" w:hAnsi="Calibri"/>
          <w:noProof/>
          <w:kern w:val="2"/>
          <w:sz w:val="22"/>
          <w:szCs w:val="22"/>
        </w:rPr>
      </w:pPr>
      <w:r>
        <w:fldChar w:fldCharType="begin"/>
      </w:r>
      <w:r>
        <w:instrText xml:space="preserve"> </w:instrText>
      </w:r>
      <w:r w:rsidR="009E123B">
        <w:instrText>TOC</w:instrText>
      </w:r>
      <w:r>
        <w:instrText xml:space="preserve"> \h \z \c "Tabelle" </w:instrText>
      </w:r>
      <w:r>
        <w:fldChar w:fldCharType="separate"/>
      </w:r>
      <w:hyperlink w:anchor="_Toc142565821" w:history="1">
        <w:r w:rsidR="001E2DC0" w:rsidRPr="008F5122">
          <w:rPr>
            <w:rStyle w:val="Hipervnculo"/>
            <w:noProof/>
          </w:rPr>
          <w:t>Tabelle 1 Steckbrief</w:t>
        </w:r>
        <w:r w:rsidR="001E2DC0">
          <w:rPr>
            <w:noProof/>
            <w:webHidden/>
          </w:rPr>
          <w:tab/>
        </w:r>
        <w:r w:rsidR="001E2DC0">
          <w:rPr>
            <w:noProof/>
            <w:webHidden/>
          </w:rPr>
          <w:fldChar w:fldCharType="begin"/>
        </w:r>
        <w:r w:rsidR="001E2DC0">
          <w:rPr>
            <w:noProof/>
            <w:webHidden/>
          </w:rPr>
          <w:instrText xml:space="preserve"> PAGEREF _Toc142565821 \h </w:instrText>
        </w:r>
        <w:r w:rsidR="001E2DC0">
          <w:rPr>
            <w:noProof/>
            <w:webHidden/>
          </w:rPr>
        </w:r>
        <w:r w:rsidR="001E2DC0">
          <w:rPr>
            <w:noProof/>
            <w:webHidden/>
          </w:rPr>
          <w:fldChar w:fldCharType="separate"/>
        </w:r>
        <w:r w:rsidR="001E2DC0">
          <w:rPr>
            <w:noProof/>
            <w:webHidden/>
          </w:rPr>
          <w:t>10</w:t>
        </w:r>
        <w:r w:rsidR="001E2DC0">
          <w:rPr>
            <w:noProof/>
            <w:webHidden/>
          </w:rPr>
          <w:fldChar w:fldCharType="end"/>
        </w:r>
      </w:hyperlink>
    </w:p>
    <w:p w14:paraId="6A2FBBA2" w14:textId="77777777" w:rsidR="001E2DC0" w:rsidRPr="00310B90" w:rsidRDefault="00000000">
      <w:pPr>
        <w:pStyle w:val="Tabladeilustraciones"/>
        <w:tabs>
          <w:tab w:val="right" w:leader="dot" w:pos="9628"/>
        </w:tabs>
        <w:rPr>
          <w:rFonts w:ascii="Calibri" w:hAnsi="Calibri"/>
          <w:noProof/>
          <w:kern w:val="2"/>
          <w:sz w:val="22"/>
          <w:szCs w:val="22"/>
        </w:rPr>
      </w:pPr>
      <w:hyperlink w:anchor="_Toc142565822" w:history="1">
        <w:r w:rsidR="001E2DC0" w:rsidRPr="008F5122">
          <w:rPr>
            <w:rStyle w:val="Hipervnculo"/>
            <w:noProof/>
          </w:rPr>
          <w:t>Tabelle 2 Zielhierarchie</w:t>
        </w:r>
        <w:r w:rsidR="001E2DC0">
          <w:rPr>
            <w:noProof/>
            <w:webHidden/>
          </w:rPr>
          <w:tab/>
        </w:r>
        <w:r w:rsidR="001E2DC0">
          <w:rPr>
            <w:noProof/>
            <w:webHidden/>
          </w:rPr>
          <w:fldChar w:fldCharType="begin"/>
        </w:r>
        <w:r w:rsidR="001E2DC0">
          <w:rPr>
            <w:noProof/>
            <w:webHidden/>
          </w:rPr>
          <w:instrText xml:space="preserve"> PAGEREF _Toc142565822 \h </w:instrText>
        </w:r>
        <w:r w:rsidR="001E2DC0">
          <w:rPr>
            <w:noProof/>
            <w:webHidden/>
          </w:rPr>
        </w:r>
        <w:r w:rsidR="001E2DC0">
          <w:rPr>
            <w:noProof/>
            <w:webHidden/>
          </w:rPr>
          <w:fldChar w:fldCharType="separate"/>
        </w:r>
        <w:r w:rsidR="001E2DC0">
          <w:rPr>
            <w:noProof/>
            <w:webHidden/>
          </w:rPr>
          <w:t>11</w:t>
        </w:r>
        <w:r w:rsidR="001E2DC0">
          <w:rPr>
            <w:noProof/>
            <w:webHidden/>
          </w:rPr>
          <w:fldChar w:fldCharType="end"/>
        </w:r>
      </w:hyperlink>
    </w:p>
    <w:p w14:paraId="443E2CD6" w14:textId="77777777" w:rsidR="001E2DC0" w:rsidRPr="00310B90" w:rsidRDefault="00000000">
      <w:pPr>
        <w:pStyle w:val="Tabladeilustraciones"/>
        <w:tabs>
          <w:tab w:val="right" w:leader="dot" w:pos="9628"/>
        </w:tabs>
        <w:rPr>
          <w:rFonts w:ascii="Calibri" w:hAnsi="Calibri"/>
          <w:noProof/>
          <w:kern w:val="2"/>
          <w:sz w:val="22"/>
          <w:szCs w:val="22"/>
        </w:rPr>
      </w:pPr>
      <w:hyperlink w:anchor="_Toc142565823" w:history="1">
        <w:r w:rsidR="001E2DC0" w:rsidRPr="008F5122">
          <w:rPr>
            <w:rStyle w:val="Hipervnculo"/>
            <w:noProof/>
          </w:rPr>
          <w:t>Tabelle 3 Nicht-Ziele</w:t>
        </w:r>
        <w:r w:rsidR="001E2DC0">
          <w:rPr>
            <w:noProof/>
            <w:webHidden/>
          </w:rPr>
          <w:tab/>
        </w:r>
        <w:r w:rsidR="001E2DC0">
          <w:rPr>
            <w:noProof/>
            <w:webHidden/>
          </w:rPr>
          <w:fldChar w:fldCharType="begin"/>
        </w:r>
        <w:r w:rsidR="001E2DC0">
          <w:rPr>
            <w:noProof/>
            <w:webHidden/>
          </w:rPr>
          <w:instrText xml:space="preserve"> PAGEREF _Toc142565823 \h </w:instrText>
        </w:r>
        <w:r w:rsidR="001E2DC0">
          <w:rPr>
            <w:noProof/>
            <w:webHidden/>
          </w:rPr>
        </w:r>
        <w:r w:rsidR="001E2DC0">
          <w:rPr>
            <w:noProof/>
            <w:webHidden/>
          </w:rPr>
          <w:fldChar w:fldCharType="separate"/>
        </w:r>
        <w:r w:rsidR="001E2DC0">
          <w:rPr>
            <w:noProof/>
            <w:webHidden/>
          </w:rPr>
          <w:t>12</w:t>
        </w:r>
        <w:r w:rsidR="001E2DC0">
          <w:rPr>
            <w:noProof/>
            <w:webHidden/>
          </w:rPr>
          <w:fldChar w:fldCharType="end"/>
        </w:r>
      </w:hyperlink>
    </w:p>
    <w:p w14:paraId="204AF8AB" w14:textId="77777777" w:rsidR="001E2DC0" w:rsidRPr="00310B90" w:rsidRDefault="00000000">
      <w:pPr>
        <w:pStyle w:val="Tabladeilustraciones"/>
        <w:tabs>
          <w:tab w:val="right" w:leader="dot" w:pos="9628"/>
        </w:tabs>
        <w:rPr>
          <w:rFonts w:ascii="Calibri" w:hAnsi="Calibri"/>
          <w:noProof/>
          <w:kern w:val="2"/>
          <w:sz w:val="22"/>
          <w:szCs w:val="22"/>
        </w:rPr>
      </w:pPr>
      <w:hyperlink w:anchor="_Toc142565824" w:history="1">
        <w:r w:rsidR="001E2DC0" w:rsidRPr="008F5122">
          <w:rPr>
            <w:rStyle w:val="Hipervnculo"/>
            <w:noProof/>
          </w:rPr>
          <w:t>Tabelle 4 Zielkonflikte</w:t>
        </w:r>
        <w:r w:rsidR="001E2DC0">
          <w:rPr>
            <w:noProof/>
            <w:webHidden/>
          </w:rPr>
          <w:tab/>
        </w:r>
        <w:r w:rsidR="001E2DC0">
          <w:rPr>
            <w:noProof/>
            <w:webHidden/>
          </w:rPr>
          <w:fldChar w:fldCharType="begin"/>
        </w:r>
        <w:r w:rsidR="001E2DC0">
          <w:rPr>
            <w:noProof/>
            <w:webHidden/>
          </w:rPr>
          <w:instrText xml:space="preserve"> PAGEREF _Toc142565824 \h </w:instrText>
        </w:r>
        <w:r w:rsidR="001E2DC0">
          <w:rPr>
            <w:noProof/>
            <w:webHidden/>
          </w:rPr>
        </w:r>
        <w:r w:rsidR="001E2DC0">
          <w:rPr>
            <w:noProof/>
            <w:webHidden/>
          </w:rPr>
          <w:fldChar w:fldCharType="separate"/>
        </w:r>
        <w:r w:rsidR="001E2DC0">
          <w:rPr>
            <w:noProof/>
            <w:webHidden/>
          </w:rPr>
          <w:t>12</w:t>
        </w:r>
        <w:r w:rsidR="001E2DC0">
          <w:rPr>
            <w:noProof/>
            <w:webHidden/>
          </w:rPr>
          <w:fldChar w:fldCharType="end"/>
        </w:r>
      </w:hyperlink>
    </w:p>
    <w:p w14:paraId="77327350" w14:textId="77777777" w:rsidR="001E2DC0" w:rsidRPr="00310B90" w:rsidRDefault="00000000">
      <w:pPr>
        <w:pStyle w:val="Tabladeilustraciones"/>
        <w:tabs>
          <w:tab w:val="right" w:leader="dot" w:pos="9628"/>
        </w:tabs>
        <w:rPr>
          <w:rFonts w:ascii="Calibri" w:hAnsi="Calibri"/>
          <w:noProof/>
          <w:kern w:val="2"/>
          <w:sz w:val="22"/>
          <w:szCs w:val="22"/>
        </w:rPr>
      </w:pPr>
      <w:hyperlink w:anchor="_Toc142565825" w:history="1">
        <w:r w:rsidR="001E2DC0" w:rsidRPr="008F5122">
          <w:rPr>
            <w:rStyle w:val="Hipervnculo"/>
            <w:noProof/>
          </w:rPr>
          <w:t>Tabelle 5 Umfeldportfolio</w:t>
        </w:r>
        <w:r w:rsidR="001E2DC0">
          <w:rPr>
            <w:noProof/>
            <w:webHidden/>
          </w:rPr>
          <w:tab/>
        </w:r>
        <w:r w:rsidR="001E2DC0">
          <w:rPr>
            <w:noProof/>
            <w:webHidden/>
          </w:rPr>
          <w:fldChar w:fldCharType="begin"/>
        </w:r>
        <w:r w:rsidR="001E2DC0">
          <w:rPr>
            <w:noProof/>
            <w:webHidden/>
          </w:rPr>
          <w:instrText xml:space="preserve"> PAGEREF _Toc142565825 \h </w:instrText>
        </w:r>
        <w:r w:rsidR="001E2DC0">
          <w:rPr>
            <w:noProof/>
            <w:webHidden/>
          </w:rPr>
        </w:r>
        <w:r w:rsidR="001E2DC0">
          <w:rPr>
            <w:noProof/>
            <w:webHidden/>
          </w:rPr>
          <w:fldChar w:fldCharType="separate"/>
        </w:r>
        <w:r w:rsidR="001E2DC0">
          <w:rPr>
            <w:noProof/>
            <w:webHidden/>
          </w:rPr>
          <w:t>13</w:t>
        </w:r>
        <w:r w:rsidR="001E2DC0">
          <w:rPr>
            <w:noProof/>
            <w:webHidden/>
          </w:rPr>
          <w:fldChar w:fldCharType="end"/>
        </w:r>
      </w:hyperlink>
    </w:p>
    <w:p w14:paraId="657EB0EE" w14:textId="77777777" w:rsidR="001E2DC0" w:rsidRPr="00310B90" w:rsidRDefault="00000000">
      <w:pPr>
        <w:pStyle w:val="Tabladeilustraciones"/>
        <w:tabs>
          <w:tab w:val="right" w:leader="dot" w:pos="9628"/>
        </w:tabs>
        <w:rPr>
          <w:rFonts w:ascii="Calibri" w:hAnsi="Calibri"/>
          <w:noProof/>
          <w:kern w:val="2"/>
          <w:sz w:val="22"/>
          <w:szCs w:val="22"/>
        </w:rPr>
      </w:pPr>
      <w:hyperlink w:anchor="_Toc142565826" w:history="1">
        <w:r w:rsidR="001E2DC0" w:rsidRPr="008F5122">
          <w:rPr>
            <w:rStyle w:val="Hipervnculo"/>
            <w:noProof/>
          </w:rPr>
          <w:t>Tabelle 6 Schnittstellen</w:t>
        </w:r>
        <w:r w:rsidR="001E2DC0">
          <w:rPr>
            <w:noProof/>
            <w:webHidden/>
          </w:rPr>
          <w:tab/>
        </w:r>
        <w:r w:rsidR="001E2DC0">
          <w:rPr>
            <w:noProof/>
            <w:webHidden/>
          </w:rPr>
          <w:fldChar w:fldCharType="begin"/>
        </w:r>
        <w:r w:rsidR="001E2DC0">
          <w:rPr>
            <w:noProof/>
            <w:webHidden/>
          </w:rPr>
          <w:instrText xml:space="preserve"> PAGEREF _Toc142565826 \h </w:instrText>
        </w:r>
        <w:r w:rsidR="001E2DC0">
          <w:rPr>
            <w:noProof/>
            <w:webHidden/>
          </w:rPr>
        </w:r>
        <w:r w:rsidR="001E2DC0">
          <w:rPr>
            <w:noProof/>
            <w:webHidden/>
          </w:rPr>
          <w:fldChar w:fldCharType="separate"/>
        </w:r>
        <w:r w:rsidR="001E2DC0">
          <w:rPr>
            <w:noProof/>
            <w:webHidden/>
          </w:rPr>
          <w:t>14</w:t>
        </w:r>
        <w:r w:rsidR="001E2DC0">
          <w:rPr>
            <w:noProof/>
            <w:webHidden/>
          </w:rPr>
          <w:fldChar w:fldCharType="end"/>
        </w:r>
      </w:hyperlink>
    </w:p>
    <w:p w14:paraId="485697D1" w14:textId="77777777" w:rsidR="001E2DC0" w:rsidRPr="00310B90" w:rsidRDefault="00000000">
      <w:pPr>
        <w:pStyle w:val="Tabladeilustraciones"/>
        <w:tabs>
          <w:tab w:val="right" w:leader="dot" w:pos="9628"/>
        </w:tabs>
        <w:rPr>
          <w:rFonts w:ascii="Calibri" w:hAnsi="Calibri"/>
          <w:noProof/>
          <w:kern w:val="2"/>
          <w:sz w:val="22"/>
          <w:szCs w:val="22"/>
        </w:rPr>
      </w:pPr>
      <w:hyperlink w:anchor="_Toc142565827" w:history="1">
        <w:r w:rsidR="001E2DC0" w:rsidRPr="008F5122">
          <w:rPr>
            <w:rStyle w:val="Hipervnculo"/>
            <w:noProof/>
          </w:rPr>
          <w:t>Tabelle 7 Stakeholder</w:t>
        </w:r>
        <w:r w:rsidR="001E2DC0">
          <w:rPr>
            <w:noProof/>
            <w:webHidden/>
          </w:rPr>
          <w:tab/>
        </w:r>
        <w:r w:rsidR="001E2DC0">
          <w:rPr>
            <w:noProof/>
            <w:webHidden/>
          </w:rPr>
          <w:fldChar w:fldCharType="begin"/>
        </w:r>
        <w:r w:rsidR="001E2DC0">
          <w:rPr>
            <w:noProof/>
            <w:webHidden/>
          </w:rPr>
          <w:instrText xml:space="preserve"> PAGEREF _Toc142565827 \h </w:instrText>
        </w:r>
        <w:r w:rsidR="001E2DC0">
          <w:rPr>
            <w:noProof/>
            <w:webHidden/>
          </w:rPr>
        </w:r>
        <w:r w:rsidR="001E2DC0">
          <w:rPr>
            <w:noProof/>
            <w:webHidden/>
          </w:rPr>
          <w:fldChar w:fldCharType="separate"/>
        </w:r>
        <w:r w:rsidR="001E2DC0">
          <w:rPr>
            <w:noProof/>
            <w:webHidden/>
          </w:rPr>
          <w:t>15</w:t>
        </w:r>
        <w:r w:rsidR="001E2DC0">
          <w:rPr>
            <w:noProof/>
            <w:webHidden/>
          </w:rPr>
          <w:fldChar w:fldCharType="end"/>
        </w:r>
      </w:hyperlink>
    </w:p>
    <w:p w14:paraId="3D0B0258" w14:textId="77777777" w:rsidR="001E2DC0" w:rsidRPr="00310B90" w:rsidRDefault="00000000">
      <w:pPr>
        <w:pStyle w:val="Tabladeilustraciones"/>
        <w:tabs>
          <w:tab w:val="right" w:leader="dot" w:pos="9628"/>
        </w:tabs>
        <w:rPr>
          <w:rFonts w:ascii="Calibri" w:hAnsi="Calibri"/>
          <w:noProof/>
          <w:kern w:val="2"/>
          <w:sz w:val="22"/>
          <w:szCs w:val="22"/>
        </w:rPr>
      </w:pPr>
      <w:hyperlink w:anchor="_Toc142565828" w:history="1">
        <w:r w:rsidR="001E2DC0" w:rsidRPr="008F5122">
          <w:rPr>
            <w:rStyle w:val="Hipervnculo"/>
            <w:noProof/>
          </w:rPr>
          <w:t>Tabelle 8 Macht</w:t>
        </w:r>
        <w:r w:rsidR="001E2DC0">
          <w:rPr>
            <w:noProof/>
            <w:webHidden/>
          </w:rPr>
          <w:tab/>
        </w:r>
        <w:r w:rsidR="001E2DC0">
          <w:rPr>
            <w:noProof/>
            <w:webHidden/>
          </w:rPr>
          <w:fldChar w:fldCharType="begin"/>
        </w:r>
        <w:r w:rsidR="001E2DC0">
          <w:rPr>
            <w:noProof/>
            <w:webHidden/>
          </w:rPr>
          <w:instrText xml:space="preserve"> PAGEREF _Toc142565828 \h </w:instrText>
        </w:r>
        <w:r w:rsidR="001E2DC0">
          <w:rPr>
            <w:noProof/>
            <w:webHidden/>
          </w:rPr>
        </w:r>
        <w:r w:rsidR="001E2DC0">
          <w:rPr>
            <w:noProof/>
            <w:webHidden/>
          </w:rPr>
          <w:fldChar w:fldCharType="separate"/>
        </w:r>
        <w:r w:rsidR="001E2DC0">
          <w:rPr>
            <w:noProof/>
            <w:webHidden/>
          </w:rPr>
          <w:t>16</w:t>
        </w:r>
        <w:r w:rsidR="001E2DC0">
          <w:rPr>
            <w:noProof/>
            <w:webHidden/>
          </w:rPr>
          <w:fldChar w:fldCharType="end"/>
        </w:r>
      </w:hyperlink>
    </w:p>
    <w:p w14:paraId="6A65C681" w14:textId="77777777" w:rsidR="001E2DC0" w:rsidRPr="00310B90" w:rsidRDefault="00000000">
      <w:pPr>
        <w:pStyle w:val="Tabladeilustraciones"/>
        <w:tabs>
          <w:tab w:val="right" w:leader="dot" w:pos="9628"/>
        </w:tabs>
        <w:rPr>
          <w:rFonts w:ascii="Calibri" w:hAnsi="Calibri"/>
          <w:noProof/>
          <w:kern w:val="2"/>
          <w:sz w:val="22"/>
          <w:szCs w:val="22"/>
        </w:rPr>
      </w:pPr>
      <w:hyperlink w:anchor="_Toc142565829" w:history="1">
        <w:r w:rsidR="001E2DC0" w:rsidRPr="008F5122">
          <w:rPr>
            <w:rStyle w:val="Hipervnculo"/>
            <w:noProof/>
          </w:rPr>
          <w:t>Tabelle 9 Risiken (1)</w:t>
        </w:r>
        <w:r w:rsidR="001E2DC0">
          <w:rPr>
            <w:noProof/>
            <w:webHidden/>
          </w:rPr>
          <w:tab/>
        </w:r>
        <w:r w:rsidR="001E2DC0">
          <w:rPr>
            <w:noProof/>
            <w:webHidden/>
          </w:rPr>
          <w:fldChar w:fldCharType="begin"/>
        </w:r>
        <w:r w:rsidR="001E2DC0">
          <w:rPr>
            <w:noProof/>
            <w:webHidden/>
          </w:rPr>
          <w:instrText xml:space="preserve"> PAGEREF _Toc142565829 \h </w:instrText>
        </w:r>
        <w:r w:rsidR="001E2DC0">
          <w:rPr>
            <w:noProof/>
            <w:webHidden/>
          </w:rPr>
        </w:r>
        <w:r w:rsidR="001E2DC0">
          <w:rPr>
            <w:noProof/>
            <w:webHidden/>
          </w:rPr>
          <w:fldChar w:fldCharType="separate"/>
        </w:r>
        <w:r w:rsidR="001E2DC0">
          <w:rPr>
            <w:noProof/>
            <w:webHidden/>
          </w:rPr>
          <w:t>17</w:t>
        </w:r>
        <w:r w:rsidR="001E2DC0">
          <w:rPr>
            <w:noProof/>
            <w:webHidden/>
          </w:rPr>
          <w:fldChar w:fldCharType="end"/>
        </w:r>
      </w:hyperlink>
    </w:p>
    <w:p w14:paraId="5D7D2937" w14:textId="77777777" w:rsidR="001E2DC0" w:rsidRPr="00310B90" w:rsidRDefault="00000000">
      <w:pPr>
        <w:pStyle w:val="Tabladeilustraciones"/>
        <w:tabs>
          <w:tab w:val="right" w:leader="dot" w:pos="9628"/>
        </w:tabs>
        <w:rPr>
          <w:rFonts w:ascii="Calibri" w:hAnsi="Calibri"/>
          <w:noProof/>
          <w:kern w:val="2"/>
          <w:sz w:val="22"/>
          <w:szCs w:val="22"/>
        </w:rPr>
      </w:pPr>
      <w:hyperlink w:anchor="_Toc142565830" w:history="1">
        <w:r w:rsidR="001E2DC0" w:rsidRPr="008F5122">
          <w:rPr>
            <w:rStyle w:val="Hipervnculo"/>
            <w:noProof/>
          </w:rPr>
          <w:t>Tabelle 10 Risiken (2)</w:t>
        </w:r>
        <w:r w:rsidR="001E2DC0">
          <w:rPr>
            <w:noProof/>
            <w:webHidden/>
          </w:rPr>
          <w:tab/>
        </w:r>
        <w:r w:rsidR="001E2DC0">
          <w:rPr>
            <w:noProof/>
            <w:webHidden/>
          </w:rPr>
          <w:fldChar w:fldCharType="begin"/>
        </w:r>
        <w:r w:rsidR="001E2DC0">
          <w:rPr>
            <w:noProof/>
            <w:webHidden/>
          </w:rPr>
          <w:instrText xml:space="preserve"> PAGEREF _Toc142565830 \h </w:instrText>
        </w:r>
        <w:r w:rsidR="001E2DC0">
          <w:rPr>
            <w:noProof/>
            <w:webHidden/>
          </w:rPr>
        </w:r>
        <w:r w:rsidR="001E2DC0">
          <w:rPr>
            <w:noProof/>
            <w:webHidden/>
          </w:rPr>
          <w:fldChar w:fldCharType="separate"/>
        </w:r>
        <w:r w:rsidR="001E2DC0">
          <w:rPr>
            <w:noProof/>
            <w:webHidden/>
          </w:rPr>
          <w:t>17</w:t>
        </w:r>
        <w:r w:rsidR="001E2DC0">
          <w:rPr>
            <w:noProof/>
            <w:webHidden/>
          </w:rPr>
          <w:fldChar w:fldCharType="end"/>
        </w:r>
      </w:hyperlink>
    </w:p>
    <w:p w14:paraId="25A30178" w14:textId="77777777" w:rsidR="001E2DC0" w:rsidRPr="00310B90" w:rsidRDefault="00000000">
      <w:pPr>
        <w:pStyle w:val="Tabladeilustraciones"/>
        <w:tabs>
          <w:tab w:val="right" w:leader="dot" w:pos="9628"/>
        </w:tabs>
        <w:rPr>
          <w:rFonts w:ascii="Calibri" w:hAnsi="Calibri"/>
          <w:noProof/>
          <w:kern w:val="2"/>
          <w:sz w:val="22"/>
          <w:szCs w:val="22"/>
        </w:rPr>
      </w:pPr>
      <w:hyperlink w:anchor="_Toc142565831" w:history="1">
        <w:r w:rsidR="001E2DC0" w:rsidRPr="008F5122">
          <w:rPr>
            <w:rStyle w:val="Hipervnculo"/>
            <w:noProof/>
          </w:rPr>
          <w:t>Tabelle 11 Risiken (3)</w:t>
        </w:r>
        <w:r w:rsidR="001E2DC0">
          <w:rPr>
            <w:noProof/>
            <w:webHidden/>
          </w:rPr>
          <w:tab/>
        </w:r>
        <w:r w:rsidR="001E2DC0">
          <w:rPr>
            <w:noProof/>
            <w:webHidden/>
          </w:rPr>
          <w:fldChar w:fldCharType="begin"/>
        </w:r>
        <w:r w:rsidR="001E2DC0">
          <w:rPr>
            <w:noProof/>
            <w:webHidden/>
          </w:rPr>
          <w:instrText xml:space="preserve"> PAGEREF _Toc142565831 \h </w:instrText>
        </w:r>
        <w:r w:rsidR="001E2DC0">
          <w:rPr>
            <w:noProof/>
            <w:webHidden/>
          </w:rPr>
        </w:r>
        <w:r w:rsidR="001E2DC0">
          <w:rPr>
            <w:noProof/>
            <w:webHidden/>
          </w:rPr>
          <w:fldChar w:fldCharType="separate"/>
        </w:r>
        <w:r w:rsidR="001E2DC0">
          <w:rPr>
            <w:noProof/>
            <w:webHidden/>
          </w:rPr>
          <w:t>18</w:t>
        </w:r>
        <w:r w:rsidR="001E2DC0">
          <w:rPr>
            <w:noProof/>
            <w:webHidden/>
          </w:rPr>
          <w:fldChar w:fldCharType="end"/>
        </w:r>
      </w:hyperlink>
    </w:p>
    <w:p w14:paraId="797C0DF1" w14:textId="77777777" w:rsidR="001E2DC0" w:rsidRPr="00310B90" w:rsidRDefault="00000000">
      <w:pPr>
        <w:pStyle w:val="Tabladeilustraciones"/>
        <w:tabs>
          <w:tab w:val="right" w:leader="dot" w:pos="9628"/>
        </w:tabs>
        <w:rPr>
          <w:rFonts w:ascii="Calibri" w:hAnsi="Calibri"/>
          <w:noProof/>
          <w:kern w:val="2"/>
          <w:sz w:val="22"/>
          <w:szCs w:val="22"/>
        </w:rPr>
      </w:pPr>
      <w:hyperlink w:anchor="_Toc142565832" w:history="1">
        <w:r w:rsidR="001E2DC0" w:rsidRPr="008F5122">
          <w:rPr>
            <w:rStyle w:val="Hipervnculo"/>
            <w:noProof/>
          </w:rPr>
          <w:t>Tabelle 12 Risiken (4)</w:t>
        </w:r>
        <w:r w:rsidR="001E2DC0">
          <w:rPr>
            <w:noProof/>
            <w:webHidden/>
          </w:rPr>
          <w:tab/>
        </w:r>
        <w:r w:rsidR="001E2DC0">
          <w:rPr>
            <w:noProof/>
            <w:webHidden/>
          </w:rPr>
          <w:fldChar w:fldCharType="begin"/>
        </w:r>
        <w:r w:rsidR="001E2DC0">
          <w:rPr>
            <w:noProof/>
            <w:webHidden/>
          </w:rPr>
          <w:instrText xml:space="preserve"> PAGEREF _Toc142565832 \h </w:instrText>
        </w:r>
        <w:r w:rsidR="001E2DC0">
          <w:rPr>
            <w:noProof/>
            <w:webHidden/>
          </w:rPr>
        </w:r>
        <w:r w:rsidR="001E2DC0">
          <w:rPr>
            <w:noProof/>
            <w:webHidden/>
          </w:rPr>
          <w:fldChar w:fldCharType="separate"/>
        </w:r>
        <w:r w:rsidR="001E2DC0">
          <w:rPr>
            <w:noProof/>
            <w:webHidden/>
          </w:rPr>
          <w:t>18</w:t>
        </w:r>
        <w:r w:rsidR="001E2DC0">
          <w:rPr>
            <w:noProof/>
            <w:webHidden/>
          </w:rPr>
          <w:fldChar w:fldCharType="end"/>
        </w:r>
      </w:hyperlink>
    </w:p>
    <w:p w14:paraId="272FBCFB" w14:textId="77777777" w:rsidR="001E2DC0" w:rsidRPr="00310B90" w:rsidRDefault="00000000">
      <w:pPr>
        <w:pStyle w:val="Tabladeilustraciones"/>
        <w:tabs>
          <w:tab w:val="right" w:leader="dot" w:pos="9628"/>
        </w:tabs>
        <w:rPr>
          <w:rFonts w:ascii="Calibri" w:hAnsi="Calibri"/>
          <w:noProof/>
          <w:kern w:val="2"/>
          <w:sz w:val="22"/>
          <w:szCs w:val="22"/>
        </w:rPr>
      </w:pPr>
      <w:hyperlink w:anchor="_Toc142565833" w:history="1">
        <w:r w:rsidR="001E2DC0" w:rsidRPr="008F5122">
          <w:rPr>
            <w:rStyle w:val="Hipervnculo"/>
            <w:noProof/>
          </w:rPr>
          <w:t>Tabelle 13 Chancen (1)</w:t>
        </w:r>
        <w:r w:rsidR="001E2DC0">
          <w:rPr>
            <w:noProof/>
            <w:webHidden/>
          </w:rPr>
          <w:tab/>
        </w:r>
        <w:r w:rsidR="001E2DC0">
          <w:rPr>
            <w:noProof/>
            <w:webHidden/>
          </w:rPr>
          <w:fldChar w:fldCharType="begin"/>
        </w:r>
        <w:r w:rsidR="001E2DC0">
          <w:rPr>
            <w:noProof/>
            <w:webHidden/>
          </w:rPr>
          <w:instrText xml:space="preserve"> PAGEREF _Toc142565833 \h </w:instrText>
        </w:r>
        <w:r w:rsidR="001E2DC0">
          <w:rPr>
            <w:noProof/>
            <w:webHidden/>
          </w:rPr>
        </w:r>
        <w:r w:rsidR="001E2DC0">
          <w:rPr>
            <w:noProof/>
            <w:webHidden/>
          </w:rPr>
          <w:fldChar w:fldCharType="separate"/>
        </w:r>
        <w:r w:rsidR="001E2DC0">
          <w:rPr>
            <w:noProof/>
            <w:webHidden/>
          </w:rPr>
          <w:t>19</w:t>
        </w:r>
        <w:r w:rsidR="001E2DC0">
          <w:rPr>
            <w:noProof/>
            <w:webHidden/>
          </w:rPr>
          <w:fldChar w:fldCharType="end"/>
        </w:r>
      </w:hyperlink>
    </w:p>
    <w:p w14:paraId="6D71A858" w14:textId="77777777" w:rsidR="001E2DC0" w:rsidRPr="00310B90" w:rsidRDefault="00000000">
      <w:pPr>
        <w:pStyle w:val="Tabladeilustraciones"/>
        <w:tabs>
          <w:tab w:val="right" w:leader="dot" w:pos="9628"/>
        </w:tabs>
        <w:rPr>
          <w:rFonts w:ascii="Calibri" w:hAnsi="Calibri"/>
          <w:noProof/>
          <w:kern w:val="2"/>
          <w:sz w:val="22"/>
          <w:szCs w:val="22"/>
        </w:rPr>
      </w:pPr>
      <w:hyperlink w:anchor="_Toc142565834" w:history="1">
        <w:r w:rsidR="001E2DC0" w:rsidRPr="008F5122">
          <w:rPr>
            <w:rStyle w:val="Hipervnculo"/>
            <w:noProof/>
          </w:rPr>
          <w:t>Tabelle 14 Chancen (2)</w:t>
        </w:r>
        <w:r w:rsidR="001E2DC0">
          <w:rPr>
            <w:noProof/>
            <w:webHidden/>
          </w:rPr>
          <w:tab/>
        </w:r>
        <w:r w:rsidR="001E2DC0">
          <w:rPr>
            <w:noProof/>
            <w:webHidden/>
          </w:rPr>
          <w:fldChar w:fldCharType="begin"/>
        </w:r>
        <w:r w:rsidR="001E2DC0">
          <w:rPr>
            <w:noProof/>
            <w:webHidden/>
          </w:rPr>
          <w:instrText xml:space="preserve"> PAGEREF _Toc142565834 \h </w:instrText>
        </w:r>
        <w:r w:rsidR="001E2DC0">
          <w:rPr>
            <w:noProof/>
            <w:webHidden/>
          </w:rPr>
        </w:r>
        <w:r w:rsidR="001E2DC0">
          <w:rPr>
            <w:noProof/>
            <w:webHidden/>
          </w:rPr>
          <w:fldChar w:fldCharType="separate"/>
        </w:r>
        <w:r w:rsidR="001E2DC0">
          <w:rPr>
            <w:noProof/>
            <w:webHidden/>
          </w:rPr>
          <w:t>19</w:t>
        </w:r>
        <w:r w:rsidR="001E2DC0">
          <w:rPr>
            <w:noProof/>
            <w:webHidden/>
          </w:rPr>
          <w:fldChar w:fldCharType="end"/>
        </w:r>
      </w:hyperlink>
    </w:p>
    <w:p w14:paraId="3C543CE4" w14:textId="77777777" w:rsidR="001E2DC0" w:rsidRPr="00310B90" w:rsidRDefault="00000000">
      <w:pPr>
        <w:pStyle w:val="Tabladeilustraciones"/>
        <w:tabs>
          <w:tab w:val="right" w:leader="dot" w:pos="9628"/>
        </w:tabs>
        <w:rPr>
          <w:rFonts w:ascii="Calibri" w:hAnsi="Calibri"/>
          <w:noProof/>
          <w:kern w:val="2"/>
          <w:sz w:val="22"/>
          <w:szCs w:val="22"/>
        </w:rPr>
      </w:pPr>
      <w:hyperlink w:anchor="_Toc142565835" w:history="1">
        <w:r w:rsidR="001E2DC0" w:rsidRPr="008F5122">
          <w:rPr>
            <w:rStyle w:val="Hipervnculo"/>
            <w:noProof/>
          </w:rPr>
          <w:t>Tabelle 15 AKV-Matrix</w:t>
        </w:r>
        <w:r w:rsidR="001E2DC0">
          <w:rPr>
            <w:noProof/>
            <w:webHidden/>
          </w:rPr>
          <w:tab/>
        </w:r>
        <w:r w:rsidR="001E2DC0">
          <w:rPr>
            <w:noProof/>
            <w:webHidden/>
          </w:rPr>
          <w:fldChar w:fldCharType="begin"/>
        </w:r>
        <w:r w:rsidR="001E2DC0">
          <w:rPr>
            <w:noProof/>
            <w:webHidden/>
          </w:rPr>
          <w:instrText xml:space="preserve"> PAGEREF _Toc142565835 \h </w:instrText>
        </w:r>
        <w:r w:rsidR="001E2DC0">
          <w:rPr>
            <w:noProof/>
            <w:webHidden/>
          </w:rPr>
        </w:r>
        <w:r w:rsidR="001E2DC0">
          <w:rPr>
            <w:noProof/>
            <w:webHidden/>
          </w:rPr>
          <w:fldChar w:fldCharType="separate"/>
        </w:r>
        <w:r w:rsidR="001E2DC0">
          <w:rPr>
            <w:noProof/>
            <w:webHidden/>
          </w:rPr>
          <w:t>24</w:t>
        </w:r>
        <w:r w:rsidR="001E2DC0">
          <w:rPr>
            <w:noProof/>
            <w:webHidden/>
          </w:rPr>
          <w:fldChar w:fldCharType="end"/>
        </w:r>
      </w:hyperlink>
    </w:p>
    <w:p w14:paraId="06B0D9AA" w14:textId="77777777" w:rsidR="001E2DC0" w:rsidRPr="00310B90" w:rsidRDefault="00000000">
      <w:pPr>
        <w:pStyle w:val="Tabladeilustraciones"/>
        <w:tabs>
          <w:tab w:val="right" w:leader="dot" w:pos="9628"/>
        </w:tabs>
        <w:rPr>
          <w:rFonts w:ascii="Calibri" w:hAnsi="Calibri"/>
          <w:noProof/>
          <w:kern w:val="2"/>
          <w:sz w:val="22"/>
          <w:szCs w:val="22"/>
        </w:rPr>
      </w:pPr>
      <w:hyperlink w:anchor="_Toc142565836" w:history="1">
        <w:r w:rsidR="001E2DC0" w:rsidRPr="008F5122">
          <w:rPr>
            <w:rStyle w:val="Hipervnculo"/>
            <w:noProof/>
          </w:rPr>
          <w:t>Tabelle 16 Kommunikationsmatrix</w:t>
        </w:r>
        <w:r w:rsidR="001E2DC0">
          <w:rPr>
            <w:noProof/>
            <w:webHidden/>
          </w:rPr>
          <w:tab/>
        </w:r>
        <w:r w:rsidR="001E2DC0">
          <w:rPr>
            <w:noProof/>
            <w:webHidden/>
          </w:rPr>
          <w:fldChar w:fldCharType="begin"/>
        </w:r>
        <w:r w:rsidR="001E2DC0">
          <w:rPr>
            <w:noProof/>
            <w:webHidden/>
          </w:rPr>
          <w:instrText xml:space="preserve"> PAGEREF _Toc142565836 \h </w:instrText>
        </w:r>
        <w:r w:rsidR="001E2DC0">
          <w:rPr>
            <w:noProof/>
            <w:webHidden/>
          </w:rPr>
        </w:r>
        <w:r w:rsidR="001E2DC0">
          <w:rPr>
            <w:noProof/>
            <w:webHidden/>
          </w:rPr>
          <w:fldChar w:fldCharType="separate"/>
        </w:r>
        <w:r w:rsidR="001E2DC0">
          <w:rPr>
            <w:noProof/>
            <w:webHidden/>
          </w:rPr>
          <w:t>25</w:t>
        </w:r>
        <w:r w:rsidR="001E2DC0">
          <w:rPr>
            <w:noProof/>
            <w:webHidden/>
          </w:rPr>
          <w:fldChar w:fldCharType="end"/>
        </w:r>
      </w:hyperlink>
    </w:p>
    <w:p w14:paraId="499AF246" w14:textId="77777777" w:rsidR="001E2DC0" w:rsidRPr="00310B90" w:rsidRDefault="00000000">
      <w:pPr>
        <w:pStyle w:val="Tabladeilustraciones"/>
        <w:tabs>
          <w:tab w:val="right" w:leader="dot" w:pos="9628"/>
        </w:tabs>
        <w:rPr>
          <w:rFonts w:ascii="Calibri" w:hAnsi="Calibri"/>
          <w:noProof/>
          <w:kern w:val="2"/>
          <w:sz w:val="22"/>
          <w:szCs w:val="22"/>
        </w:rPr>
      </w:pPr>
      <w:hyperlink w:anchor="_Toc142565837" w:history="1">
        <w:r w:rsidR="001E2DC0" w:rsidRPr="008F5122">
          <w:rPr>
            <w:rStyle w:val="Hipervnculo"/>
            <w:noProof/>
          </w:rPr>
          <w:t>Tabelle 17 Projektphasen</w:t>
        </w:r>
        <w:r w:rsidR="001E2DC0">
          <w:rPr>
            <w:noProof/>
            <w:webHidden/>
          </w:rPr>
          <w:tab/>
        </w:r>
        <w:r w:rsidR="001E2DC0">
          <w:rPr>
            <w:noProof/>
            <w:webHidden/>
          </w:rPr>
          <w:fldChar w:fldCharType="begin"/>
        </w:r>
        <w:r w:rsidR="001E2DC0">
          <w:rPr>
            <w:noProof/>
            <w:webHidden/>
          </w:rPr>
          <w:instrText xml:space="preserve"> PAGEREF _Toc142565837 \h </w:instrText>
        </w:r>
        <w:r w:rsidR="001E2DC0">
          <w:rPr>
            <w:noProof/>
            <w:webHidden/>
          </w:rPr>
        </w:r>
        <w:r w:rsidR="001E2DC0">
          <w:rPr>
            <w:noProof/>
            <w:webHidden/>
          </w:rPr>
          <w:fldChar w:fldCharType="separate"/>
        </w:r>
        <w:r w:rsidR="001E2DC0">
          <w:rPr>
            <w:noProof/>
            <w:webHidden/>
          </w:rPr>
          <w:t>27</w:t>
        </w:r>
        <w:r w:rsidR="001E2DC0">
          <w:rPr>
            <w:noProof/>
            <w:webHidden/>
          </w:rPr>
          <w:fldChar w:fldCharType="end"/>
        </w:r>
      </w:hyperlink>
    </w:p>
    <w:p w14:paraId="584D4504" w14:textId="77777777" w:rsidR="001E2DC0" w:rsidRPr="00310B90" w:rsidRDefault="00000000">
      <w:pPr>
        <w:pStyle w:val="Tabladeilustraciones"/>
        <w:tabs>
          <w:tab w:val="right" w:leader="dot" w:pos="9628"/>
        </w:tabs>
        <w:rPr>
          <w:rFonts w:ascii="Calibri" w:hAnsi="Calibri"/>
          <w:noProof/>
          <w:kern w:val="2"/>
          <w:sz w:val="22"/>
          <w:szCs w:val="22"/>
        </w:rPr>
      </w:pPr>
      <w:hyperlink w:anchor="_Toc142565838" w:history="1">
        <w:r w:rsidR="001E2DC0" w:rsidRPr="008F5122">
          <w:rPr>
            <w:rStyle w:val="Hipervnculo"/>
            <w:noProof/>
          </w:rPr>
          <w:t>Tabelle 18 Arbeitspaketbeschreibung</w:t>
        </w:r>
        <w:r w:rsidR="001E2DC0">
          <w:rPr>
            <w:noProof/>
            <w:webHidden/>
          </w:rPr>
          <w:tab/>
        </w:r>
        <w:r w:rsidR="001E2DC0">
          <w:rPr>
            <w:noProof/>
            <w:webHidden/>
          </w:rPr>
          <w:fldChar w:fldCharType="begin"/>
        </w:r>
        <w:r w:rsidR="001E2DC0">
          <w:rPr>
            <w:noProof/>
            <w:webHidden/>
          </w:rPr>
          <w:instrText xml:space="preserve"> PAGEREF _Toc142565838 \h </w:instrText>
        </w:r>
        <w:r w:rsidR="001E2DC0">
          <w:rPr>
            <w:noProof/>
            <w:webHidden/>
          </w:rPr>
        </w:r>
        <w:r w:rsidR="001E2DC0">
          <w:rPr>
            <w:noProof/>
            <w:webHidden/>
          </w:rPr>
          <w:fldChar w:fldCharType="separate"/>
        </w:r>
        <w:r w:rsidR="001E2DC0">
          <w:rPr>
            <w:noProof/>
            <w:webHidden/>
          </w:rPr>
          <w:t>32</w:t>
        </w:r>
        <w:r w:rsidR="001E2DC0">
          <w:rPr>
            <w:noProof/>
            <w:webHidden/>
          </w:rPr>
          <w:fldChar w:fldCharType="end"/>
        </w:r>
      </w:hyperlink>
    </w:p>
    <w:p w14:paraId="275D7F46" w14:textId="77777777" w:rsidR="001E2DC0" w:rsidRPr="00310B90" w:rsidRDefault="00000000">
      <w:pPr>
        <w:pStyle w:val="Tabladeilustraciones"/>
        <w:tabs>
          <w:tab w:val="right" w:leader="dot" w:pos="9628"/>
        </w:tabs>
        <w:rPr>
          <w:rFonts w:ascii="Calibri" w:hAnsi="Calibri"/>
          <w:noProof/>
          <w:kern w:val="2"/>
          <w:sz w:val="22"/>
          <w:szCs w:val="22"/>
        </w:rPr>
      </w:pPr>
      <w:hyperlink w:anchor="_Toc142565839" w:history="1">
        <w:r w:rsidR="001E2DC0" w:rsidRPr="008F5122">
          <w:rPr>
            <w:rStyle w:val="Hipervnculo"/>
            <w:noProof/>
          </w:rPr>
          <w:t>Tabelle 19 Kostenart</w:t>
        </w:r>
        <w:r w:rsidR="001E2DC0">
          <w:rPr>
            <w:noProof/>
            <w:webHidden/>
          </w:rPr>
          <w:tab/>
        </w:r>
        <w:r w:rsidR="001E2DC0">
          <w:rPr>
            <w:noProof/>
            <w:webHidden/>
          </w:rPr>
          <w:fldChar w:fldCharType="begin"/>
        </w:r>
        <w:r w:rsidR="001E2DC0">
          <w:rPr>
            <w:noProof/>
            <w:webHidden/>
          </w:rPr>
          <w:instrText xml:space="preserve"> PAGEREF _Toc142565839 \h </w:instrText>
        </w:r>
        <w:r w:rsidR="001E2DC0">
          <w:rPr>
            <w:noProof/>
            <w:webHidden/>
          </w:rPr>
        </w:r>
        <w:r w:rsidR="001E2DC0">
          <w:rPr>
            <w:noProof/>
            <w:webHidden/>
          </w:rPr>
          <w:fldChar w:fldCharType="separate"/>
        </w:r>
        <w:r w:rsidR="001E2DC0">
          <w:rPr>
            <w:noProof/>
            <w:webHidden/>
          </w:rPr>
          <w:t>36</w:t>
        </w:r>
        <w:r w:rsidR="001E2DC0">
          <w:rPr>
            <w:noProof/>
            <w:webHidden/>
          </w:rPr>
          <w:fldChar w:fldCharType="end"/>
        </w:r>
      </w:hyperlink>
    </w:p>
    <w:p w14:paraId="48E86B95" w14:textId="77777777" w:rsidR="001E2DC0" w:rsidRPr="00310B90" w:rsidRDefault="00000000">
      <w:pPr>
        <w:pStyle w:val="Tabladeilustraciones"/>
        <w:tabs>
          <w:tab w:val="right" w:leader="dot" w:pos="9628"/>
        </w:tabs>
        <w:rPr>
          <w:rFonts w:ascii="Calibri" w:hAnsi="Calibri"/>
          <w:noProof/>
          <w:kern w:val="2"/>
          <w:sz w:val="22"/>
          <w:szCs w:val="22"/>
        </w:rPr>
      </w:pPr>
      <w:hyperlink w:anchor="_Toc142565840" w:history="1">
        <w:r w:rsidR="001E2DC0" w:rsidRPr="008F5122">
          <w:rPr>
            <w:rStyle w:val="Hipervnculo"/>
            <w:noProof/>
          </w:rPr>
          <w:t>Tabelle 20 Kostentabelle</w:t>
        </w:r>
        <w:r w:rsidR="001E2DC0">
          <w:rPr>
            <w:noProof/>
            <w:webHidden/>
          </w:rPr>
          <w:tab/>
        </w:r>
        <w:r w:rsidR="001E2DC0">
          <w:rPr>
            <w:noProof/>
            <w:webHidden/>
          </w:rPr>
          <w:fldChar w:fldCharType="begin"/>
        </w:r>
        <w:r w:rsidR="001E2DC0">
          <w:rPr>
            <w:noProof/>
            <w:webHidden/>
          </w:rPr>
          <w:instrText xml:space="preserve"> PAGEREF _Toc142565840 \h </w:instrText>
        </w:r>
        <w:r w:rsidR="001E2DC0">
          <w:rPr>
            <w:noProof/>
            <w:webHidden/>
          </w:rPr>
        </w:r>
        <w:r w:rsidR="001E2DC0">
          <w:rPr>
            <w:noProof/>
            <w:webHidden/>
          </w:rPr>
          <w:fldChar w:fldCharType="separate"/>
        </w:r>
        <w:r w:rsidR="001E2DC0">
          <w:rPr>
            <w:noProof/>
            <w:webHidden/>
          </w:rPr>
          <w:t>36</w:t>
        </w:r>
        <w:r w:rsidR="001E2DC0">
          <w:rPr>
            <w:noProof/>
            <w:webHidden/>
          </w:rPr>
          <w:fldChar w:fldCharType="end"/>
        </w:r>
      </w:hyperlink>
    </w:p>
    <w:p w14:paraId="17741417" w14:textId="77777777" w:rsidR="001E2DC0" w:rsidRPr="00310B90" w:rsidRDefault="00000000">
      <w:pPr>
        <w:pStyle w:val="Tabladeilustraciones"/>
        <w:tabs>
          <w:tab w:val="right" w:leader="dot" w:pos="9628"/>
        </w:tabs>
        <w:rPr>
          <w:rFonts w:ascii="Calibri" w:hAnsi="Calibri"/>
          <w:noProof/>
          <w:kern w:val="2"/>
          <w:sz w:val="22"/>
          <w:szCs w:val="22"/>
        </w:rPr>
      </w:pPr>
      <w:hyperlink w:anchor="_Toc142565841" w:history="1">
        <w:r w:rsidR="001E2DC0" w:rsidRPr="008F5122">
          <w:rPr>
            <w:rStyle w:val="Hipervnculo"/>
            <w:noProof/>
          </w:rPr>
          <w:t>Tabelle 21 Arbeitspaket-Statusbericht</w:t>
        </w:r>
        <w:r w:rsidR="001E2DC0">
          <w:rPr>
            <w:noProof/>
            <w:webHidden/>
          </w:rPr>
          <w:tab/>
        </w:r>
        <w:r w:rsidR="001E2DC0">
          <w:rPr>
            <w:noProof/>
            <w:webHidden/>
          </w:rPr>
          <w:fldChar w:fldCharType="begin"/>
        </w:r>
        <w:r w:rsidR="001E2DC0">
          <w:rPr>
            <w:noProof/>
            <w:webHidden/>
          </w:rPr>
          <w:instrText xml:space="preserve"> PAGEREF _Toc142565841 \h </w:instrText>
        </w:r>
        <w:r w:rsidR="001E2DC0">
          <w:rPr>
            <w:noProof/>
            <w:webHidden/>
          </w:rPr>
        </w:r>
        <w:r w:rsidR="001E2DC0">
          <w:rPr>
            <w:noProof/>
            <w:webHidden/>
          </w:rPr>
          <w:fldChar w:fldCharType="separate"/>
        </w:r>
        <w:r w:rsidR="001E2DC0">
          <w:rPr>
            <w:noProof/>
            <w:webHidden/>
          </w:rPr>
          <w:t>39</w:t>
        </w:r>
        <w:r w:rsidR="001E2DC0">
          <w:rPr>
            <w:noProof/>
            <w:webHidden/>
          </w:rPr>
          <w:fldChar w:fldCharType="end"/>
        </w:r>
      </w:hyperlink>
    </w:p>
    <w:p w14:paraId="5B336B7A" w14:textId="77777777" w:rsidR="00593B27" w:rsidRPr="000307D7" w:rsidRDefault="00593B27" w:rsidP="00593B27">
      <w:pPr>
        <w:pStyle w:val="Absatztextnormal"/>
        <w:ind w:left="0"/>
        <w:rPr>
          <w:sz w:val="22"/>
          <w:szCs w:val="22"/>
        </w:rPr>
      </w:pPr>
      <w:r>
        <w:fldChar w:fldCharType="end"/>
      </w:r>
    </w:p>
    <w:p w14:paraId="5EAF1F34" w14:textId="77777777" w:rsidR="00593B27" w:rsidRDefault="00593B27" w:rsidP="00A50340">
      <w:pPr>
        <w:pStyle w:val="Ttulo2"/>
      </w:pPr>
      <w:bookmarkStart w:id="127" w:name="_Toc142565900"/>
      <w:r>
        <w:t>Anlagenverzeichnis</w:t>
      </w:r>
      <w:bookmarkEnd w:id="127"/>
      <w:r>
        <w:t xml:space="preserve"> </w:t>
      </w:r>
    </w:p>
    <w:p w14:paraId="42834D75" w14:textId="3438BA19" w:rsidR="000E2089" w:rsidRPr="000307D7" w:rsidRDefault="00A339E0" w:rsidP="00593B27">
      <w:pPr>
        <w:rPr>
          <w:sz w:val="22"/>
          <w:szCs w:val="22"/>
        </w:rPr>
      </w:pPr>
      <w:r>
        <w:rPr>
          <w:sz w:val="22"/>
          <w:szCs w:val="22"/>
        </w:rPr>
        <w:t>Ohne Anlagen</w:t>
      </w:r>
    </w:p>
    <w:p w14:paraId="423F495C" w14:textId="77777777" w:rsidR="00C547A5" w:rsidRPr="007112C4" w:rsidRDefault="00C547A5" w:rsidP="00735A3F">
      <w:pPr>
        <w:rPr>
          <w:sz w:val="22"/>
          <w:szCs w:val="22"/>
        </w:rPr>
      </w:pPr>
      <w:r>
        <w:br w:type="page"/>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628"/>
      </w:tblGrid>
      <w:tr w:rsidR="00593B27" w:rsidRPr="007771A8" w14:paraId="1CA7F736" w14:textId="77777777" w:rsidTr="00881021">
        <w:tc>
          <w:tcPr>
            <w:tcW w:w="9570" w:type="dxa"/>
            <w:shd w:val="clear" w:color="auto" w:fill="FFC000"/>
          </w:tcPr>
          <w:p w14:paraId="10EE2FAF" w14:textId="77777777" w:rsidR="00593B27" w:rsidRPr="007771A8" w:rsidRDefault="00593B27" w:rsidP="006C45F4">
            <w:pPr>
              <w:pStyle w:val="Absatztextnormal"/>
              <w:spacing w:before="60" w:after="60"/>
              <w:ind w:left="0"/>
              <w:rPr>
                <w:b/>
                <w:bCs/>
              </w:rPr>
            </w:pPr>
            <w:r>
              <w:rPr>
                <w:b/>
                <w:bCs/>
              </w:rPr>
              <w:lastRenderedPageBreak/>
              <w:t>Hinweis</w:t>
            </w:r>
            <w:r w:rsidR="00C214D7">
              <w:rPr>
                <w:b/>
                <w:bCs/>
              </w:rPr>
              <w:t>e</w:t>
            </w:r>
            <w:r w:rsidR="00D7738D">
              <w:rPr>
                <w:b/>
                <w:bCs/>
              </w:rPr>
              <w:t xml:space="preserve"> zur Bearbeitung von Kapitel 1</w:t>
            </w:r>
            <w:r w:rsidR="00B03ECC">
              <w:rPr>
                <w:b/>
                <w:bCs/>
              </w:rPr>
              <w:t>6</w:t>
            </w:r>
          </w:p>
        </w:tc>
      </w:tr>
      <w:tr w:rsidR="00593B27" w:rsidRPr="007771A8" w14:paraId="6A1F4C30" w14:textId="77777777" w:rsidTr="00881021">
        <w:tc>
          <w:tcPr>
            <w:tcW w:w="9570" w:type="dxa"/>
          </w:tcPr>
          <w:p w14:paraId="72C393A7" w14:textId="77777777" w:rsidR="00593B27" w:rsidRDefault="00593B27" w:rsidP="00881021">
            <w:pPr>
              <w:pStyle w:val="Absatztextnormal"/>
              <w:ind w:left="0"/>
            </w:pPr>
          </w:p>
          <w:p w14:paraId="540460FB" w14:textId="77777777" w:rsidR="00593B27" w:rsidRDefault="00593B27" w:rsidP="00881021">
            <w:pPr>
              <w:pStyle w:val="Absatztextnormal"/>
              <w:ind w:left="0"/>
            </w:pPr>
            <w:r>
              <w:t xml:space="preserve">Für den Aufbau der Verzeichnisse müssen diverse Vorbereitungen getroffen sein, damit </w:t>
            </w:r>
            <w:r w:rsidR="00C4149F">
              <w:t>diese sich automatisch erstellen</w:t>
            </w:r>
            <w:r>
              <w:t>. Daher w</w:t>
            </w:r>
            <w:r w:rsidR="00C4149F">
              <w:t>e</w:t>
            </w:r>
            <w:r>
              <w:t>rden bei der Vorgehensweise zwei Schritte je Verzeichnis aufgeführt.</w:t>
            </w:r>
          </w:p>
          <w:p w14:paraId="47096C01" w14:textId="77777777" w:rsidR="00593B27" w:rsidRDefault="00593B27" w:rsidP="00881021">
            <w:pPr>
              <w:pStyle w:val="Absatztextnormal"/>
              <w:ind w:left="0"/>
            </w:pPr>
          </w:p>
          <w:p w14:paraId="4F812EA4" w14:textId="77777777" w:rsidR="00593B27" w:rsidRPr="00876291" w:rsidRDefault="00593B27" w:rsidP="00881021">
            <w:pPr>
              <w:pStyle w:val="Absatztextnormal"/>
              <w:ind w:left="0"/>
              <w:rPr>
                <w:b/>
              </w:rPr>
            </w:pPr>
            <w:r w:rsidRPr="00876291">
              <w:rPr>
                <w:b/>
              </w:rPr>
              <w:t>Eine Anleitung für das Abbildungsverzeichnis</w:t>
            </w:r>
          </w:p>
          <w:p w14:paraId="29E71FF9" w14:textId="77777777" w:rsidR="00593B27" w:rsidRDefault="00593B27" w:rsidP="00881021">
            <w:pPr>
              <w:pStyle w:val="Absatztextnormal"/>
              <w:ind w:left="0"/>
            </w:pPr>
          </w:p>
          <w:p w14:paraId="22C2577E" w14:textId="77777777" w:rsidR="00593B27" w:rsidRPr="002D6BB1" w:rsidRDefault="00593B27" w:rsidP="00C0491E">
            <w:pPr>
              <w:pStyle w:val="Absatztextnormal"/>
              <w:numPr>
                <w:ilvl w:val="0"/>
                <w:numId w:val="10"/>
              </w:numPr>
              <w:rPr>
                <w:b/>
              </w:rPr>
            </w:pPr>
            <w:r w:rsidRPr="002D6BB1">
              <w:rPr>
                <w:b/>
              </w:rPr>
              <w:t>Schritt</w:t>
            </w:r>
          </w:p>
          <w:p w14:paraId="14A353EB" w14:textId="77777777" w:rsidR="00593B27" w:rsidRDefault="00593B27" w:rsidP="00C0491E">
            <w:pPr>
              <w:pStyle w:val="Absatztextnormal"/>
              <w:numPr>
                <w:ilvl w:val="0"/>
                <w:numId w:val="9"/>
              </w:numPr>
            </w:pPr>
            <w:r>
              <w:t>Gehe eine Zeile unter die Abbildung. (diese Zeile sollte leer sein)</w:t>
            </w:r>
          </w:p>
          <w:p w14:paraId="58D71B5D" w14:textId="77777777" w:rsidR="00593B27" w:rsidRDefault="00593B27" w:rsidP="00C0491E">
            <w:pPr>
              <w:pStyle w:val="Absatztextnormal"/>
              <w:numPr>
                <w:ilvl w:val="0"/>
                <w:numId w:val="9"/>
              </w:numPr>
            </w:pPr>
            <w:r>
              <w:t>1x Links Klick im Menü auf „Verweise“</w:t>
            </w:r>
          </w:p>
          <w:p w14:paraId="4F419314" w14:textId="77777777" w:rsidR="00593B27" w:rsidRDefault="00593B27" w:rsidP="00C0491E">
            <w:pPr>
              <w:pStyle w:val="Absatztextnormal"/>
              <w:numPr>
                <w:ilvl w:val="0"/>
                <w:numId w:val="9"/>
              </w:numPr>
            </w:pPr>
            <w:r>
              <w:t>1x Links Klick auf das Symbol auf „Beschriftung einfügen“</w:t>
            </w:r>
          </w:p>
          <w:p w14:paraId="21B44D5E" w14:textId="77777777" w:rsidR="00593B27" w:rsidRDefault="00593B27" w:rsidP="00C0491E">
            <w:pPr>
              <w:pStyle w:val="Absatztextnormal"/>
              <w:numPr>
                <w:ilvl w:val="0"/>
                <w:numId w:val="9"/>
              </w:numPr>
            </w:pPr>
            <w:r>
              <w:t>Im Fenster bei „Beschreibung“ auf Abbildung umschalten (mit dem Dreieck rechts davon)</w:t>
            </w:r>
          </w:p>
          <w:p w14:paraId="1D08E698" w14:textId="77777777" w:rsidR="00593B27" w:rsidRDefault="00593B27" w:rsidP="00C0491E">
            <w:pPr>
              <w:pStyle w:val="Absatztextnormal"/>
              <w:numPr>
                <w:ilvl w:val="0"/>
                <w:numId w:val="9"/>
              </w:numPr>
            </w:pPr>
            <w:r>
              <w:t>Im Feld „Beschriftung“: 1x Leertaste drücken und dann den Namen der Abbildung eintippen</w:t>
            </w:r>
            <w:r>
              <w:br/>
              <w:t>(Achtung: die vorgegebenen/ vorgeschlagenen Begriffe sollten nicht verändert werden)</w:t>
            </w:r>
          </w:p>
          <w:p w14:paraId="798307B8" w14:textId="77777777" w:rsidR="00593B27" w:rsidRDefault="00593B27" w:rsidP="00C0491E">
            <w:pPr>
              <w:pStyle w:val="Absatztextnormal"/>
              <w:numPr>
                <w:ilvl w:val="0"/>
                <w:numId w:val="9"/>
              </w:numPr>
            </w:pPr>
            <w:r>
              <w:t>1x Links Klick auf OK</w:t>
            </w:r>
          </w:p>
          <w:p w14:paraId="32CC0805" w14:textId="77777777" w:rsidR="00593B27" w:rsidRDefault="00593B27" w:rsidP="00C0491E">
            <w:pPr>
              <w:pStyle w:val="Absatztextnormal"/>
              <w:numPr>
                <w:ilvl w:val="0"/>
                <w:numId w:val="9"/>
              </w:numPr>
            </w:pPr>
            <w:r>
              <w:t>Solange wiederholen, bis alle Grafiken eine Beschriftung haben</w:t>
            </w:r>
          </w:p>
          <w:p w14:paraId="585C6A20" w14:textId="77777777" w:rsidR="00593B27" w:rsidRDefault="00593B27" w:rsidP="00881021">
            <w:pPr>
              <w:pStyle w:val="Absatztextnormal"/>
              <w:ind w:left="0"/>
            </w:pPr>
          </w:p>
          <w:p w14:paraId="6C60444F" w14:textId="77777777" w:rsidR="00593B27" w:rsidRPr="002D6BB1" w:rsidRDefault="00593B27" w:rsidP="00C0491E">
            <w:pPr>
              <w:pStyle w:val="Absatztextnormal"/>
              <w:numPr>
                <w:ilvl w:val="0"/>
                <w:numId w:val="10"/>
              </w:numPr>
              <w:rPr>
                <w:b/>
              </w:rPr>
            </w:pPr>
            <w:r w:rsidRPr="002D6BB1">
              <w:rPr>
                <w:b/>
              </w:rPr>
              <w:t>Schritt</w:t>
            </w:r>
          </w:p>
          <w:p w14:paraId="4429801D" w14:textId="77777777" w:rsidR="00593B27" w:rsidRDefault="00593B27" w:rsidP="00C0491E">
            <w:pPr>
              <w:pStyle w:val="Absatztextnormal"/>
              <w:numPr>
                <w:ilvl w:val="0"/>
                <w:numId w:val="9"/>
              </w:numPr>
            </w:pPr>
            <w:r>
              <w:t>Gehe in die leere Zeile im Kapitel Abbildungsverzeichnis unterhalb der vorbreiteten Überschrift „Abbildungsverzeichnis“</w:t>
            </w:r>
          </w:p>
          <w:p w14:paraId="0724A44B" w14:textId="77777777" w:rsidR="00593B27" w:rsidRDefault="00593B27" w:rsidP="00C0491E">
            <w:pPr>
              <w:pStyle w:val="Absatztextnormal"/>
              <w:numPr>
                <w:ilvl w:val="0"/>
                <w:numId w:val="9"/>
              </w:numPr>
            </w:pPr>
            <w:r>
              <w:t>1x Links Klick im Menü auf „Verweise“</w:t>
            </w:r>
          </w:p>
          <w:p w14:paraId="23BF76DD" w14:textId="77777777" w:rsidR="00593B27" w:rsidRDefault="00593B27" w:rsidP="00C0491E">
            <w:pPr>
              <w:pStyle w:val="Absatztextnormal"/>
              <w:numPr>
                <w:ilvl w:val="0"/>
                <w:numId w:val="9"/>
              </w:numPr>
            </w:pPr>
            <w:r>
              <w:t>1x Links Klick auf das Symbol „Abbildungsverzeichnis einfügen“</w:t>
            </w:r>
          </w:p>
          <w:p w14:paraId="033FB6CF" w14:textId="77777777" w:rsidR="00593B27" w:rsidRDefault="00593B27" w:rsidP="00C0491E">
            <w:pPr>
              <w:pStyle w:val="Absatztextnormal"/>
              <w:numPr>
                <w:ilvl w:val="0"/>
                <w:numId w:val="9"/>
              </w:numPr>
            </w:pPr>
            <w:r>
              <w:t>Im Fenster bei „Beschriftungskategorie“ auf Abbildung umschalten (mit dem Dreieck rechts davon)</w:t>
            </w:r>
          </w:p>
          <w:p w14:paraId="3E54D15B" w14:textId="77777777" w:rsidR="00593B27" w:rsidRDefault="00593B27" w:rsidP="00C0491E">
            <w:pPr>
              <w:pStyle w:val="Absatztextnormal"/>
              <w:numPr>
                <w:ilvl w:val="0"/>
                <w:numId w:val="9"/>
              </w:numPr>
            </w:pPr>
            <w:r>
              <w:t>1x Links Klick auf OK</w:t>
            </w:r>
          </w:p>
          <w:p w14:paraId="56F065B4" w14:textId="77777777" w:rsidR="00593B27" w:rsidRDefault="00593B27" w:rsidP="00881021">
            <w:pPr>
              <w:pStyle w:val="Absatztextnormal"/>
              <w:ind w:left="0"/>
            </w:pPr>
          </w:p>
          <w:p w14:paraId="5F7A8C78" w14:textId="77777777" w:rsidR="00593B27" w:rsidRPr="00E46B5A" w:rsidRDefault="00593B27" w:rsidP="00881021">
            <w:pPr>
              <w:pStyle w:val="Absatztextnormal"/>
              <w:ind w:left="0"/>
            </w:pPr>
            <w:r>
              <w:t>Die Aktualisierung des Abbildungsverzeichnisses sollte automatisch geschehen. Sofern dieses nicht funktioniert, kann das auch manuell erreicht werden. Dazu bitte das Abbildungsverzeichnis markieren und dann die Taste [F9] drücken.</w:t>
            </w:r>
          </w:p>
          <w:p w14:paraId="7B6BCEE0" w14:textId="77777777" w:rsidR="00593B27" w:rsidRDefault="00593B27" w:rsidP="00881021">
            <w:pPr>
              <w:autoSpaceDE w:val="0"/>
              <w:autoSpaceDN w:val="0"/>
              <w:adjustRightInd w:val="0"/>
              <w:rPr>
                <w:szCs w:val="16"/>
              </w:rPr>
            </w:pPr>
          </w:p>
          <w:p w14:paraId="71EC6E2B" w14:textId="77777777" w:rsidR="00593B27" w:rsidRDefault="00593B27" w:rsidP="00881021">
            <w:pPr>
              <w:pStyle w:val="Absatztextnormal"/>
              <w:ind w:left="0"/>
            </w:pPr>
          </w:p>
          <w:p w14:paraId="164B5F22" w14:textId="77777777" w:rsidR="00593B27" w:rsidRPr="00876291" w:rsidRDefault="00593B27" w:rsidP="00881021">
            <w:pPr>
              <w:pStyle w:val="Absatztextnormal"/>
              <w:ind w:left="0"/>
              <w:rPr>
                <w:b/>
              </w:rPr>
            </w:pPr>
            <w:r w:rsidRPr="00876291">
              <w:rPr>
                <w:b/>
              </w:rPr>
              <w:t>Eine Anleitung für das Tabellenverzeichnis</w:t>
            </w:r>
          </w:p>
          <w:p w14:paraId="648D6A66" w14:textId="77777777" w:rsidR="00593B27" w:rsidRDefault="00593B27" w:rsidP="00881021">
            <w:pPr>
              <w:pStyle w:val="Absatztextnormal"/>
              <w:ind w:left="0"/>
            </w:pPr>
          </w:p>
          <w:p w14:paraId="2037BD19" w14:textId="77777777" w:rsidR="00593B27" w:rsidRPr="002D6BB1" w:rsidRDefault="00593B27" w:rsidP="00C0491E">
            <w:pPr>
              <w:pStyle w:val="Absatztextnormal"/>
              <w:numPr>
                <w:ilvl w:val="0"/>
                <w:numId w:val="11"/>
              </w:numPr>
              <w:rPr>
                <w:b/>
              </w:rPr>
            </w:pPr>
            <w:r w:rsidRPr="002D6BB1">
              <w:rPr>
                <w:b/>
              </w:rPr>
              <w:t>Schritt</w:t>
            </w:r>
          </w:p>
          <w:p w14:paraId="155E2D18" w14:textId="77777777" w:rsidR="00593B27" w:rsidRDefault="00593B27" w:rsidP="00C0491E">
            <w:pPr>
              <w:pStyle w:val="Absatztextnormal"/>
              <w:numPr>
                <w:ilvl w:val="0"/>
                <w:numId w:val="9"/>
              </w:numPr>
            </w:pPr>
            <w:r>
              <w:t>Gehe eine Zeile unter die Tabelle. (diese Zeile sollte leer sein)</w:t>
            </w:r>
          </w:p>
          <w:p w14:paraId="58F4B05C" w14:textId="77777777" w:rsidR="00593B27" w:rsidRDefault="00593B27" w:rsidP="00C0491E">
            <w:pPr>
              <w:pStyle w:val="Absatztextnormal"/>
              <w:numPr>
                <w:ilvl w:val="0"/>
                <w:numId w:val="9"/>
              </w:numPr>
            </w:pPr>
            <w:r>
              <w:t>1x Links Klick im Menü auf „Verweise“</w:t>
            </w:r>
          </w:p>
          <w:p w14:paraId="3E1E8D91" w14:textId="77777777" w:rsidR="00593B27" w:rsidRDefault="00593B27" w:rsidP="00C0491E">
            <w:pPr>
              <w:pStyle w:val="Absatztextnormal"/>
              <w:numPr>
                <w:ilvl w:val="0"/>
                <w:numId w:val="9"/>
              </w:numPr>
            </w:pPr>
            <w:r>
              <w:t>1x Links Klick auf das Symbol „Beschriftung einfügen“</w:t>
            </w:r>
          </w:p>
          <w:p w14:paraId="3529CCD7" w14:textId="77777777" w:rsidR="00593B27" w:rsidRDefault="00593B27" w:rsidP="00C0491E">
            <w:pPr>
              <w:pStyle w:val="Absatztextnormal"/>
              <w:numPr>
                <w:ilvl w:val="0"/>
                <w:numId w:val="9"/>
              </w:numPr>
            </w:pPr>
            <w:r>
              <w:t>Im Fenster bei „Beschreibung“ auf Tabellen umschalten (mit dem Dreieck rechts davon)</w:t>
            </w:r>
          </w:p>
          <w:p w14:paraId="1FA433CB" w14:textId="77777777" w:rsidR="00593B27" w:rsidRDefault="00593B27" w:rsidP="00C0491E">
            <w:pPr>
              <w:pStyle w:val="Absatztextnormal"/>
              <w:numPr>
                <w:ilvl w:val="0"/>
                <w:numId w:val="9"/>
              </w:numPr>
            </w:pPr>
            <w:r>
              <w:t>Im Feld „Beschriftung“: 1x Leertaste und dann den Namen der Abbildung eintippen</w:t>
            </w:r>
            <w:r>
              <w:br/>
              <w:t>(Achtung: die vorgegebenen/ vorgeschlagenen Begriffe sollten nicht verändert werden)</w:t>
            </w:r>
          </w:p>
          <w:p w14:paraId="7963A47F" w14:textId="77777777" w:rsidR="00593B27" w:rsidRDefault="00593B27" w:rsidP="00C0491E">
            <w:pPr>
              <w:pStyle w:val="Absatztextnormal"/>
              <w:numPr>
                <w:ilvl w:val="0"/>
                <w:numId w:val="9"/>
              </w:numPr>
            </w:pPr>
            <w:r>
              <w:t>1x Links Klick auf OK</w:t>
            </w:r>
          </w:p>
          <w:p w14:paraId="7EAA8D5A" w14:textId="77777777" w:rsidR="00593B27" w:rsidRDefault="00593B27" w:rsidP="00C0491E">
            <w:pPr>
              <w:pStyle w:val="Absatztextnormal"/>
              <w:numPr>
                <w:ilvl w:val="0"/>
                <w:numId w:val="9"/>
              </w:numPr>
            </w:pPr>
            <w:r>
              <w:t>Solange wiederholen, bis alle Tabellen eine Beschriftung haben</w:t>
            </w:r>
          </w:p>
          <w:p w14:paraId="6FFDA137" w14:textId="77777777" w:rsidR="00593B27" w:rsidRDefault="00593B27" w:rsidP="00881021">
            <w:pPr>
              <w:pStyle w:val="Absatztextnormal"/>
              <w:ind w:left="0"/>
            </w:pPr>
          </w:p>
          <w:p w14:paraId="701EADFE" w14:textId="77777777" w:rsidR="00593B27" w:rsidRPr="002D6BB1" w:rsidRDefault="00593B27" w:rsidP="00C0491E">
            <w:pPr>
              <w:pStyle w:val="Absatztextnormal"/>
              <w:numPr>
                <w:ilvl w:val="0"/>
                <w:numId w:val="11"/>
              </w:numPr>
              <w:rPr>
                <w:b/>
              </w:rPr>
            </w:pPr>
            <w:r w:rsidRPr="002D6BB1">
              <w:rPr>
                <w:b/>
              </w:rPr>
              <w:t>Schritt</w:t>
            </w:r>
          </w:p>
          <w:p w14:paraId="6405E295" w14:textId="77777777" w:rsidR="00593B27" w:rsidRDefault="00593B27" w:rsidP="00C0491E">
            <w:pPr>
              <w:pStyle w:val="Absatztextnormal"/>
              <w:numPr>
                <w:ilvl w:val="0"/>
                <w:numId w:val="9"/>
              </w:numPr>
            </w:pPr>
            <w:r>
              <w:t>Gehe in die leere Zeile im Kapitel Abbildungsverzeichnis unterhalb der vorbreiteten Überschrift „Tabellenverzeichnis“</w:t>
            </w:r>
          </w:p>
          <w:p w14:paraId="50D24AF7" w14:textId="77777777" w:rsidR="00593B27" w:rsidRDefault="00593B27" w:rsidP="00C0491E">
            <w:pPr>
              <w:pStyle w:val="Absatztextnormal"/>
              <w:numPr>
                <w:ilvl w:val="0"/>
                <w:numId w:val="9"/>
              </w:numPr>
            </w:pPr>
            <w:r>
              <w:t>1x Links Klick im Menü auf „Verweise“</w:t>
            </w:r>
          </w:p>
          <w:p w14:paraId="2E92C198" w14:textId="77777777" w:rsidR="00593B27" w:rsidRDefault="00593B27" w:rsidP="00C0491E">
            <w:pPr>
              <w:pStyle w:val="Absatztextnormal"/>
              <w:numPr>
                <w:ilvl w:val="0"/>
                <w:numId w:val="9"/>
              </w:numPr>
            </w:pPr>
            <w:r>
              <w:t>1x Links Klick auf das Symbol „Abbildungsverzeichnis einfügen“</w:t>
            </w:r>
          </w:p>
          <w:p w14:paraId="4F19B238" w14:textId="77777777" w:rsidR="00593B27" w:rsidRDefault="00593B27" w:rsidP="00C0491E">
            <w:pPr>
              <w:pStyle w:val="Absatztextnormal"/>
              <w:numPr>
                <w:ilvl w:val="0"/>
                <w:numId w:val="9"/>
              </w:numPr>
            </w:pPr>
            <w:r>
              <w:t>Im Fenster bei „Beschriftungskategorie“ auf Tabelle umschalten (mit dem Dreieck rechts davon)</w:t>
            </w:r>
          </w:p>
          <w:p w14:paraId="27D6EB8E" w14:textId="77777777" w:rsidR="00593B27" w:rsidRDefault="00593B27" w:rsidP="00C0491E">
            <w:pPr>
              <w:pStyle w:val="Absatztextnormal"/>
              <w:numPr>
                <w:ilvl w:val="0"/>
                <w:numId w:val="9"/>
              </w:numPr>
            </w:pPr>
            <w:r>
              <w:t>1x Links Klick auf OK</w:t>
            </w:r>
          </w:p>
          <w:p w14:paraId="7B177EEC" w14:textId="77777777" w:rsidR="00593B27" w:rsidRDefault="00593B27" w:rsidP="00881021">
            <w:pPr>
              <w:pStyle w:val="Absatztextnormal"/>
              <w:ind w:left="0"/>
            </w:pPr>
          </w:p>
          <w:p w14:paraId="4F6D29DB" w14:textId="77777777" w:rsidR="00593B27" w:rsidRPr="00E46B5A" w:rsidRDefault="00593B27" w:rsidP="00881021">
            <w:pPr>
              <w:pStyle w:val="Absatztextnormal"/>
              <w:ind w:left="0"/>
            </w:pPr>
            <w:r>
              <w:t>Die Aktualisierung des Tabellenverzeichnisses sollte automatisch geschehen. Sofern dieses nicht funktioniert, kann das auch manuell erreicht werden. Dazu bitte das Abbildungsverzeichnis markieren und dann die Taste [F9] drücken.</w:t>
            </w:r>
          </w:p>
          <w:p w14:paraId="29EB95CB" w14:textId="77777777" w:rsidR="00593B27" w:rsidRDefault="00593B27" w:rsidP="00881021">
            <w:pPr>
              <w:autoSpaceDE w:val="0"/>
              <w:autoSpaceDN w:val="0"/>
              <w:adjustRightInd w:val="0"/>
              <w:rPr>
                <w:szCs w:val="16"/>
              </w:rPr>
            </w:pPr>
          </w:p>
          <w:p w14:paraId="4DDE616A" w14:textId="77777777" w:rsidR="00593B27" w:rsidRDefault="00593B27" w:rsidP="00881021">
            <w:pPr>
              <w:autoSpaceDE w:val="0"/>
              <w:autoSpaceDN w:val="0"/>
              <w:adjustRightInd w:val="0"/>
              <w:rPr>
                <w:szCs w:val="16"/>
              </w:rPr>
            </w:pPr>
            <w:r>
              <w:rPr>
                <w:szCs w:val="16"/>
              </w:rPr>
              <w:t xml:space="preserve">Die beschriebenen Verzeichnisse sind schon vorbereitet und </w:t>
            </w:r>
            <w:r w:rsidR="00677BCE">
              <w:rPr>
                <w:szCs w:val="16"/>
              </w:rPr>
              <w:t>brauchen</w:t>
            </w:r>
            <w:r>
              <w:rPr>
                <w:szCs w:val="16"/>
              </w:rPr>
              <w:t xml:space="preserve"> nach dem Zufügen der Beschriftungen nur noch aktualisiert werden.</w:t>
            </w:r>
          </w:p>
          <w:p w14:paraId="674C0316" w14:textId="77777777" w:rsidR="00593B27" w:rsidRPr="007771A8" w:rsidRDefault="00593B27" w:rsidP="00881021">
            <w:pPr>
              <w:pStyle w:val="Default"/>
              <w:rPr>
                <w:sz w:val="20"/>
                <w:szCs w:val="20"/>
              </w:rPr>
            </w:pPr>
          </w:p>
        </w:tc>
      </w:tr>
    </w:tbl>
    <w:p w14:paraId="4DBACE8A" w14:textId="77777777" w:rsidR="002F1E08" w:rsidRPr="000307D7" w:rsidRDefault="002F1E08" w:rsidP="00153826">
      <w:pPr>
        <w:pStyle w:val="Absatztextnormal"/>
        <w:ind w:left="0"/>
        <w:rPr>
          <w:sz w:val="22"/>
          <w:szCs w:val="22"/>
        </w:rPr>
      </w:pPr>
    </w:p>
    <w:p w14:paraId="12925CB3" w14:textId="77777777" w:rsidR="002F1E08" w:rsidRPr="000307D7" w:rsidRDefault="002F1E08" w:rsidP="00153826">
      <w:pPr>
        <w:pStyle w:val="Absatztextnormal"/>
        <w:ind w:left="0"/>
        <w:rPr>
          <w:sz w:val="22"/>
          <w:szCs w:val="22"/>
        </w:rPr>
      </w:pPr>
    </w:p>
    <w:p w14:paraId="13FB0D55" w14:textId="77777777" w:rsidR="00423096" w:rsidRPr="000307D7" w:rsidRDefault="002F1E08" w:rsidP="00153826">
      <w:pPr>
        <w:pStyle w:val="Absatztextnormal"/>
        <w:ind w:left="0"/>
        <w:rPr>
          <w:i/>
          <w:sz w:val="22"/>
          <w:szCs w:val="22"/>
        </w:rPr>
      </w:pPr>
      <w:r w:rsidRPr="000307D7">
        <w:rPr>
          <w:i/>
          <w:sz w:val="22"/>
          <w:szCs w:val="22"/>
        </w:rPr>
        <w:t>„Hiermit versichere ich, dass ich diesen Report eigenständig und inhaltlich ohne Mitwirkung Dritter angefertigt habe.“</w:t>
      </w:r>
    </w:p>
    <w:p w14:paraId="213B223D" w14:textId="77777777" w:rsidR="002F1E08" w:rsidRPr="000307D7" w:rsidRDefault="002F1E08" w:rsidP="002F1E08">
      <w:pPr>
        <w:rPr>
          <w:sz w:val="22"/>
          <w:szCs w:val="22"/>
        </w:rPr>
      </w:pPr>
    </w:p>
    <w:p w14:paraId="749D4603" w14:textId="77777777" w:rsidR="002F1E08" w:rsidRPr="000307D7" w:rsidRDefault="002F1E08" w:rsidP="002F1E08">
      <w:pPr>
        <w:rPr>
          <w:sz w:val="22"/>
          <w:szCs w:val="22"/>
        </w:rPr>
      </w:pPr>
    </w:p>
    <w:p w14:paraId="5093E8B6" w14:textId="00A9E593" w:rsidR="002F1E08" w:rsidRPr="000307D7" w:rsidRDefault="00850A67" w:rsidP="002F1E08">
      <w:pPr>
        <w:rPr>
          <w:sz w:val="22"/>
          <w:szCs w:val="22"/>
        </w:rPr>
      </w:pPr>
      <w:r>
        <w:rPr>
          <w:noProof/>
          <w:sz w:val="22"/>
          <w:szCs w:val="22"/>
        </w:rPr>
        <w:drawing>
          <wp:inline distT="0" distB="0" distL="0" distR="0" wp14:anchorId="10D8E789" wp14:editId="74959713">
            <wp:extent cx="1169581" cy="452145"/>
            <wp:effectExtent l="0" t="0" r="0" b="508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erschrift JT.jpg"/>
                    <pic:cNvPicPr/>
                  </pic:nvPicPr>
                  <pic:blipFill rotWithShape="1">
                    <a:blip r:embed="rId35" cstate="print">
                      <a:extLst>
                        <a:ext uri="{28A0092B-C50C-407E-A947-70E740481C1C}">
                          <a14:useLocalDpi xmlns:a14="http://schemas.microsoft.com/office/drawing/2010/main" val="0"/>
                        </a:ext>
                      </a:extLst>
                    </a:blip>
                    <a:srcRect t="14098" b="13931"/>
                    <a:stretch/>
                  </pic:blipFill>
                  <pic:spPr bwMode="auto">
                    <a:xfrm>
                      <a:off x="0" y="0"/>
                      <a:ext cx="1183734" cy="457616"/>
                    </a:xfrm>
                    <a:prstGeom prst="rect">
                      <a:avLst/>
                    </a:prstGeom>
                    <a:ln>
                      <a:noFill/>
                    </a:ln>
                    <a:extLst>
                      <a:ext uri="{53640926-AAD7-44D8-BBD7-CCE9431645EC}">
                        <a14:shadowObscured xmlns:a14="http://schemas.microsoft.com/office/drawing/2010/main"/>
                      </a:ext>
                    </a:extLst>
                  </pic:spPr>
                </pic:pic>
              </a:graphicData>
            </a:graphic>
          </wp:inline>
        </w:drawing>
      </w:r>
    </w:p>
    <w:p w14:paraId="55535F43" w14:textId="77777777" w:rsidR="002F1E08" w:rsidRDefault="002F1E08" w:rsidP="002F1E08">
      <w:r>
        <w:t>____________________________</w:t>
      </w:r>
    </w:p>
    <w:p w14:paraId="7A7A82AD" w14:textId="77777777" w:rsidR="001143B7" w:rsidRDefault="002F1E08" w:rsidP="002F1E08">
      <w:pPr>
        <w:rPr>
          <w:sz w:val="16"/>
        </w:rPr>
      </w:pPr>
      <w:r w:rsidRPr="002F1E08">
        <w:rPr>
          <w:sz w:val="16"/>
        </w:rPr>
        <w:t>Vorname Name</w:t>
      </w:r>
    </w:p>
    <w:p w14:paraId="48F411EC" w14:textId="77777777" w:rsidR="00DB52CC" w:rsidRPr="002F1E08" w:rsidRDefault="001143B7" w:rsidP="00DB52CC">
      <w:pPr>
        <w:rPr>
          <w:sz w:val="16"/>
        </w:rPr>
      </w:pPr>
      <w:r>
        <w:rPr>
          <w:sz w:val="16"/>
        </w:rPr>
        <w:br w:type="page"/>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628"/>
      </w:tblGrid>
      <w:tr w:rsidR="00DB52CC" w:rsidRPr="007771A8" w14:paraId="488109C9" w14:textId="77777777" w:rsidTr="00C61AFA">
        <w:tc>
          <w:tcPr>
            <w:tcW w:w="8857" w:type="dxa"/>
            <w:shd w:val="clear" w:color="auto" w:fill="FFC000"/>
            <w:vAlign w:val="center"/>
          </w:tcPr>
          <w:p w14:paraId="566053F0" w14:textId="77777777" w:rsidR="00DB52CC" w:rsidRPr="007771A8" w:rsidRDefault="00DB52CC" w:rsidP="00C61AFA">
            <w:pPr>
              <w:pStyle w:val="Absatztextnormal"/>
              <w:spacing w:before="60" w:after="60"/>
              <w:ind w:left="0"/>
              <w:rPr>
                <w:b/>
                <w:bCs/>
              </w:rPr>
            </w:pPr>
            <w:r>
              <w:rPr>
                <w:b/>
                <w:bCs/>
              </w:rPr>
              <w:lastRenderedPageBreak/>
              <w:t xml:space="preserve">Hinweis </w:t>
            </w:r>
            <w:r w:rsidRPr="00733CFF">
              <w:rPr>
                <w:b/>
                <w:bCs/>
              </w:rPr>
              <w:t xml:space="preserve">zur </w:t>
            </w:r>
            <w:r w:rsidRPr="00733CFF">
              <w:rPr>
                <w:b/>
              </w:rPr>
              <w:t>Erstellung</w:t>
            </w:r>
            <w:r>
              <w:rPr>
                <w:b/>
              </w:rPr>
              <w:t xml:space="preserve"> der</w:t>
            </w:r>
            <w:r w:rsidRPr="00733CFF">
              <w:rPr>
                <w:b/>
              </w:rPr>
              <w:t xml:space="preserve"> PDF-Datei</w:t>
            </w:r>
            <w:r>
              <w:rPr>
                <w:b/>
              </w:rPr>
              <w:t xml:space="preserve"> mit Word für Windows</w:t>
            </w:r>
          </w:p>
        </w:tc>
      </w:tr>
      <w:tr w:rsidR="00DB52CC" w:rsidRPr="007771A8" w14:paraId="14EBAD89" w14:textId="77777777" w:rsidTr="00C61AFA">
        <w:tc>
          <w:tcPr>
            <w:tcW w:w="8857" w:type="dxa"/>
          </w:tcPr>
          <w:p w14:paraId="19613791" w14:textId="77777777" w:rsidR="00DB52CC" w:rsidRDefault="00DB52CC" w:rsidP="00C61AFA">
            <w:pPr>
              <w:pStyle w:val="Absatztextnormal"/>
              <w:ind w:left="0"/>
            </w:pPr>
          </w:p>
          <w:p w14:paraId="419D7D75" w14:textId="77777777" w:rsidR="00DB52CC" w:rsidRDefault="00DB52CC" w:rsidP="00C61AFA">
            <w:pPr>
              <w:pStyle w:val="Absatztextnormal"/>
              <w:ind w:left="0"/>
            </w:pPr>
            <w:r>
              <w:t xml:space="preserve">Erstellung einer PDF- Datei in Word </w:t>
            </w:r>
          </w:p>
          <w:p w14:paraId="51E2CBCB" w14:textId="77777777" w:rsidR="00DB52CC" w:rsidRDefault="00DB52CC" w:rsidP="00C61AFA">
            <w:pPr>
              <w:pStyle w:val="Absatztextnormal"/>
              <w:ind w:left="0"/>
            </w:pPr>
          </w:p>
          <w:p w14:paraId="04B0FFDE" w14:textId="77777777" w:rsidR="00DB52CC" w:rsidRDefault="00DB52CC" w:rsidP="00C61AFA">
            <w:pPr>
              <w:pStyle w:val="Absatztextnormal"/>
              <w:ind w:left="0"/>
            </w:pPr>
            <w:r>
              <w:t xml:space="preserve">Es gibt unter Word zwei Arten PDF-Dateien zu erzeugen: </w:t>
            </w:r>
          </w:p>
          <w:p w14:paraId="1554A851" w14:textId="77777777" w:rsidR="00DB52CC" w:rsidRDefault="00DB52CC" w:rsidP="00C0491E">
            <w:pPr>
              <w:pStyle w:val="Absatztextnormal"/>
              <w:numPr>
                <w:ilvl w:val="0"/>
                <w:numId w:val="12"/>
              </w:numPr>
            </w:pPr>
            <w:r>
              <w:t>Datei - Speichern unter</w:t>
            </w:r>
          </w:p>
          <w:p w14:paraId="6BC9D588" w14:textId="77777777" w:rsidR="00DB52CC" w:rsidRDefault="00DB52CC" w:rsidP="00C0491E">
            <w:pPr>
              <w:pStyle w:val="Absatztextnormal"/>
              <w:numPr>
                <w:ilvl w:val="0"/>
                <w:numId w:val="12"/>
              </w:numPr>
            </w:pPr>
            <w:r>
              <w:t>Datei - Exportieren</w:t>
            </w:r>
          </w:p>
          <w:p w14:paraId="3911C5C2" w14:textId="77777777" w:rsidR="00DB52CC" w:rsidRDefault="00DB52CC" w:rsidP="00C61AFA">
            <w:pPr>
              <w:pStyle w:val="Absatztextnormal"/>
              <w:ind w:left="0"/>
            </w:pPr>
          </w:p>
          <w:p w14:paraId="79DC66FC" w14:textId="77777777" w:rsidR="00DB52CC" w:rsidRDefault="00DB52CC" w:rsidP="00C61AFA">
            <w:pPr>
              <w:pStyle w:val="Absatztextnormal"/>
              <w:ind w:left="0"/>
            </w:pPr>
            <w:r>
              <w:t>Beide Varianten werden nachfolgend beschrieben:</w:t>
            </w:r>
          </w:p>
          <w:p w14:paraId="1767C4A4" w14:textId="77777777" w:rsidR="00DB52CC" w:rsidRDefault="00DB52CC" w:rsidP="00C61AFA">
            <w:pPr>
              <w:pStyle w:val="Absatztextnormal"/>
              <w:ind w:left="0"/>
            </w:pPr>
          </w:p>
          <w:p w14:paraId="02EF7B0F" w14:textId="77777777" w:rsidR="00DB52CC" w:rsidRPr="00213120" w:rsidRDefault="00DB52CC" w:rsidP="00C61AFA">
            <w:pPr>
              <w:pStyle w:val="Absatztextnormal"/>
              <w:ind w:left="0"/>
              <w:rPr>
                <w:b/>
              </w:rPr>
            </w:pPr>
            <w:r w:rsidRPr="00213120">
              <w:rPr>
                <w:b/>
              </w:rPr>
              <w:t>Zu 1. Datei - Speichern unter</w:t>
            </w:r>
          </w:p>
          <w:p w14:paraId="385099C2" w14:textId="77777777" w:rsidR="00DB52CC" w:rsidRDefault="00DB52CC" w:rsidP="00C61AFA">
            <w:pPr>
              <w:pStyle w:val="Absatztextnormal"/>
              <w:ind w:left="0"/>
            </w:pPr>
          </w:p>
          <w:p w14:paraId="072780DF" w14:textId="77777777" w:rsidR="00DB52CC" w:rsidRDefault="00DB52CC" w:rsidP="00C0491E">
            <w:pPr>
              <w:pStyle w:val="Absatztextnormal"/>
              <w:numPr>
                <w:ilvl w:val="0"/>
                <w:numId w:val="9"/>
              </w:numPr>
            </w:pPr>
            <w:r>
              <w:t>1x Links Klick im Menü auf „Datei“</w:t>
            </w:r>
          </w:p>
          <w:p w14:paraId="1187A9E1" w14:textId="77777777" w:rsidR="00DB52CC" w:rsidRDefault="00DB52CC" w:rsidP="00C0491E">
            <w:pPr>
              <w:pStyle w:val="Absatztextnormal"/>
              <w:numPr>
                <w:ilvl w:val="0"/>
                <w:numId w:val="9"/>
              </w:numPr>
            </w:pPr>
            <w:r>
              <w:t>1x Links Klick auf „Speichern unter“</w:t>
            </w:r>
          </w:p>
          <w:p w14:paraId="1C8CDF6D" w14:textId="77777777" w:rsidR="00DB52CC" w:rsidRDefault="00DB52CC" w:rsidP="00C0491E">
            <w:pPr>
              <w:pStyle w:val="Absatztextnormal"/>
              <w:numPr>
                <w:ilvl w:val="0"/>
                <w:numId w:val="9"/>
              </w:numPr>
            </w:pPr>
            <w:r>
              <w:t>Im Fenster links vor dem Button „Speichern“ auf das Dreieck klicken</w:t>
            </w:r>
          </w:p>
          <w:p w14:paraId="63642566" w14:textId="77777777" w:rsidR="00DB52CC" w:rsidRDefault="00DB52CC" w:rsidP="00C0491E">
            <w:pPr>
              <w:pStyle w:val="Absatztextnormal"/>
              <w:numPr>
                <w:ilvl w:val="0"/>
                <w:numId w:val="9"/>
              </w:numPr>
            </w:pPr>
            <w:r>
              <w:t>Auswahl „PDF (*.PDF)“ anklicken</w:t>
            </w:r>
          </w:p>
          <w:p w14:paraId="13FB9ADD" w14:textId="77777777" w:rsidR="00DB52CC" w:rsidRDefault="00DB52CC" w:rsidP="00C0491E">
            <w:pPr>
              <w:pStyle w:val="Absatztextnormal"/>
              <w:numPr>
                <w:ilvl w:val="0"/>
                <w:numId w:val="9"/>
              </w:numPr>
            </w:pPr>
            <w:r>
              <w:t>1x Links Klick auf „Mehr Optionen“</w:t>
            </w:r>
          </w:p>
          <w:p w14:paraId="3670DDD6" w14:textId="77777777" w:rsidR="00DB52CC" w:rsidRDefault="00DB52CC" w:rsidP="00C0491E">
            <w:pPr>
              <w:pStyle w:val="Absatztextnormal"/>
              <w:numPr>
                <w:ilvl w:val="0"/>
                <w:numId w:val="9"/>
              </w:numPr>
            </w:pPr>
            <w:r>
              <w:t>In der Auswahl Dateityp „PDF“ auswählen</w:t>
            </w:r>
          </w:p>
          <w:p w14:paraId="22FB3482" w14:textId="77777777" w:rsidR="00DB52CC" w:rsidRDefault="00DB52CC" w:rsidP="00C0491E">
            <w:pPr>
              <w:pStyle w:val="Absatztextnormal"/>
              <w:numPr>
                <w:ilvl w:val="0"/>
                <w:numId w:val="9"/>
              </w:numPr>
            </w:pPr>
            <w:r>
              <w:t>1x Links Klick auf „Optionen“</w:t>
            </w:r>
          </w:p>
          <w:p w14:paraId="1A1A29EF" w14:textId="77777777" w:rsidR="00DB52CC" w:rsidRDefault="00DB52CC" w:rsidP="00C61AFA">
            <w:pPr>
              <w:pStyle w:val="Absatztextnormal"/>
              <w:ind w:left="708"/>
            </w:pPr>
            <w:r>
              <w:t>Nach Klick auf „Optionen“ erscheint folgendes Fenster, in welche die gezeigten Einstellungen vorgenommen werden müssen.</w:t>
            </w:r>
          </w:p>
          <w:p w14:paraId="78C76CF8" w14:textId="339B21B5" w:rsidR="00DB52CC" w:rsidRDefault="001F549F" w:rsidP="00C61AFA">
            <w:pPr>
              <w:pStyle w:val="Absatztextnormal"/>
              <w:ind w:left="720"/>
            </w:pPr>
            <w:r w:rsidRPr="007909EB">
              <w:rPr>
                <w:noProof/>
              </w:rPr>
              <w:drawing>
                <wp:inline distT="0" distB="0" distL="0" distR="0" wp14:anchorId="7F346894" wp14:editId="59693174">
                  <wp:extent cx="3457575" cy="3352800"/>
                  <wp:effectExtent l="0" t="0" r="0" b="0"/>
                  <wp:docPr id="1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57575" cy="3352800"/>
                          </a:xfrm>
                          <a:prstGeom prst="rect">
                            <a:avLst/>
                          </a:prstGeom>
                          <a:noFill/>
                          <a:ln>
                            <a:noFill/>
                          </a:ln>
                        </pic:spPr>
                      </pic:pic>
                    </a:graphicData>
                  </a:graphic>
                </wp:inline>
              </w:drawing>
            </w:r>
          </w:p>
          <w:p w14:paraId="15AC5A4F" w14:textId="77777777" w:rsidR="00DB52CC" w:rsidRDefault="00DB52CC" w:rsidP="00C0491E">
            <w:pPr>
              <w:pStyle w:val="Absatztextnormal"/>
              <w:numPr>
                <w:ilvl w:val="0"/>
                <w:numId w:val="9"/>
              </w:numPr>
            </w:pPr>
            <w:r>
              <w:t>1x Links Klick auf OK</w:t>
            </w:r>
          </w:p>
          <w:p w14:paraId="1011580D" w14:textId="77777777" w:rsidR="00DB52CC" w:rsidRDefault="00DB52CC" w:rsidP="00C0491E">
            <w:pPr>
              <w:pStyle w:val="Absatztextnormal"/>
              <w:numPr>
                <w:ilvl w:val="0"/>
                <w:numId w:val="9"/>
              </w:numPr>
            </w:pPr>
            <w:r>
              <w:t>1x Links Klick auf Speichern</w:t>
            </w:r>
          </w:p>
          <w:p w14:paraId="046BABEA" w14:textId="77777777" w:rsidR="00DB52CC" w:rsidRDefault="00DB52CC" w:rsidP="00C61AFA">
            <w:pPr>
              <w:pStyle w:val="Absatztextnormal"/>
              <w:ind w:left="0"/>
            </w:pPr>
          </w:p>
          <w:p w14:paraId="31AEE489" w14:textId="77777777" w:rsidR="00DB52CC" w:rsidRDefault="00DB52CC" w:rsidP="00C61AFA">
            <w:pPr>
              <w:pStyle w:val="Absatztextnormal"/>
              <w:ind w:left="0"/>
            </w:pPr>
          </w:p>
          <w:p w14:paraId="1D821BE9" w14:textId="77777777" w:rsidR="00DB52CC" w:rsidRDefault="00DB52CC" w:rsidP="00C61AFA">
            <w:pPr>
              <w:pStyle w:val="Absatztextnormal"/>
              <w:ind w:left="0"/>
            </w:pPr>
          </w:p>
          <w:p w14:paraId="23757FB4" w14:textId="77777777" w:rsidR="00DB52CC" w:rsidRDefault="00DB52CC" w:rsidP="00C61AFA">
            <w:pPr>
              <w:pStyle w:val="Absatztextnormal"/>
              <w:ind w:left="993" w:hanging="993"/>
            </w:pPr>
            <w:r>
              <w:t>Achtung:</w:t>
            </w:r>
            <w:r>
              <w:tab/>
              <w:t>Es kommt zu mehrfachen Aufforderungen die Verzeichnisse zu aktualisieren.</w:t>
            </w:r>
            <w:r>
              <w:br/>
              <w:t>Dies können Sie mit 1x Links Klick auf OK bestätigen</w:t>
            </w:r>
          </w:p>
          <w:p w14:paraId="6DB0EFDC" w14:textId="77777777" w:rsidR="00DB52CC" w:rsidRDefault="00DB52CC" w:rsidP="00C61AFA">
            <w:pPr>
              <w:pStyle w:val="Absatztextnormal"/>
              <w:ind w:left="0"/>
            </w:pPr>
          </w:p>
          <w:p w14:paraId="37EEB219" w14:textId="77777777" w:rsidR="00DB52CC" w:rsidRDefault="00DB52CC" w:rsidP="00C61AFA">
            <w:pPr>
              <w:pStyle w:val="Absatztextnormal"/>
              <w:ind w:left="0"/>
            </w:pPr>
          </w:p>
          <w:p w14:paraId="5B334791" w14:textId="77777777" w:rsidR="00DB52CC" w:rsidRDefault="00DB52CC" w:rsidP="00C61AFA">
            <w:pPr>
              <w:pStyle w:val="Absatztextnormal"/>
              <w:ind w:left="0"/>
            </w:pPr>
          </w:p>
          <w:p w14:paraId="594D6163" w14:textId="77777777" w:rsidR="00DB52CC" w:rsidRDefault="00DB52CC" w:rsidP="00C61AFA">
            <w:pPr>
              <w:pStyle w:val="Absatztextnormal"/>
              <w:ind w:left="0"/>
            </w:pPr>
          </w:p>
          <w:p w14:paraId="089DF965" w14:textId="77777777" w:rsidR="00DB52CC" w:rsidRPr="00213120" w:rsidRDefault="00DB52CC" w:rsidP="00C61AFA">
            <w:pPr>
              <w:pStyle w:val="Absatztextnormal"/>
              <w:ind w:left="0"/>
              <w:rPr>
                <w:b/>
              </w:rPr>
            </w:pPr>
            <w:r w:rsidRPr="00213120">
              <w:rPr>
                <w:b/>
              </w:rPr>
              <w:t xml:space="preserve">Zu 2. Datei – Exportieren </w:t>
            </w:r>
          </w:p>
          <w:p w14:paraId="2F7556C8" w14:textId="77777777" w:rsidR="00DB52CC" w:rsidRDefault="00DB52CC" w:rsidP="00C61AFA">
            <w:pPr>
              <w:pStyle w:val="Absatztextnormal"/>
              <w:ind w:left="0"/>
            </w:pPr>
          </w:p>
          <w:p w14:paraId="438F0E3F" w14:textId="77777777" w:rsidR="00DB52CC" w:rsidRDefault="00DB52CC" w:rsidP="00C0491E">
            <w:pPr>
              <w:pStyle w:val="Absatztextnormal"/>
              <w:numPr>
                <w:ilvl w:val="0"/>
                <w:numId w:val="9"/>
              </w:numPr>
            </w:pPr>
            <w:r>
              <w:t>1x Links Klick im Menü auf „Datei“</w:t>
            </w:r>
          </w:p>
          <w:p w14:paraId="62226DB0" w14:textId="77777777" w:rsidR="00DB52CC" w:rsidRDefault="00DB52CC" w:rsidP="00C0491E">
            <w:pPr>
              <w:pStyle w:val="Absatztextnormal"/>
              <w:numPr>
                <w:ilvl w:val="0"/>
                <w:numId w:val="9"/>
              </w:numPr>
            </w:pPr>
            <w:r>
              <w:t>1x Links Klick auf „Exportieren“</w:t>
            </w:r>
          </w:p>
          <w:p w14:paraId="5DD6DADE" w14:textId="77777777" w:rsidR="00DB52CC" w:rsidRDefault="00DB52CC" w:rsidP="00C0491E">
            <w:pPr>
              <w:pStyle w:val="Absatztextnormal"/>
              <w:numPr>
                <w:ilvl w:val="0"/>
                <w:numId w:val="9"/>
              </w:numPr>
            </w:pPr>
            <w:r>
              <w:t>1x Links Klick auf „PDF/XPS Dokument erstellen“</w:t>
            </w:r>
          </w:p>
          <w:p w14:paraId="16976000" w14:textId="77777777" w:rsidR="00DB52CC" w:rsidRDefault="00DB52CC" w:rsidP="00C0491E">
            <w:pPr>
              <w:pStyle w:val="Absatztextnormal"/>
              <w:numPr>
                <w:ilvl w:val="0"/>
                <w:numId w:val="9"/>
              </w:numPr>
            </w:pPr>
            <w:r>
              <w:lastRenderedPageBreak/>
              <w:t>1x Links Klick auf „Optionen“</w:t>
            </w:r>
          </w:p>
          <w:p w14:paraId="484AA250" w14:textId="77777777" w:rsidR="00DB52CC" w:rsidRDefault="00DB52CC" w:rsidP="00C0491E">
            <w:pPr>
              <w:pStyle w:val="Absatztextnormal"/>
              <w:numPr>
                <w:ilvl w:val="0"/>
                <w:numId w:val="9"/>
              </w:numPr>
            </w:pPr>
            <w:r>
              <w:t>1x Links Klick auf „Optionen“</w:t>
            </w:r>
          </w:p>
          <w:p w14:paraId="7241A762" w14:textId="77777777" w:rsidR="00DB52CC" w:rsidRDefault="00DB52CC" w:rsidP="00C61AFA">
            <w:pPr>
              <w:pStyle w:val="Absatztextnormal"/>
              <w:ind w:left="708"/>
            </w:pPr>
            <w:r>
              <w:t>Nach Klick auf „Optionen“ erscheint folgendes Fenster, in welchem die gezeigten Einstellungen vorgenommen werden müssen.</w:t>
            </w:r>
          </w:p>
          <w:p w14:paraId="5BBF5003" w14:textId="38864E1C" w:rsidR="00DB52CC" w:rsidRDefault="001F549F" w:rsidP="00C61AFA">
            <w:pPr>
              <w:pStyle w:val="Absatztextnormal"/>
              <w:ind w:left="720"/>
            </w:pPr>
            <w:r w:rsidRPr="007909EB">
              <w:rPr>
                <w:noProof/>
              </w:rPr>
              <w:drawing>
                <wp:inline distT="0" distB="0" distL="0" distR="0" wp14:anchorId="189CE8A2" wp14:editId="25654149">
                  <wp:extent cx="3457575" cy="3352800"/>
                  <wp:effectExtent l="0" t="0" r="0" b="0"/>
                  <wp:docPr id="1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57575" cy="3352800"/>
                          </a:xfrm>
                          <a:prstGeom prst="rect">
                            <a:avLst/>
                          </a:prstGeom>
                          <a:noFill/>
                          <a:ln>
                            <a:noFill/>
                          </a:ln>
                        </pic:spPr>
                      </pic:pic>
                    </a:graphicData>
                  </a:graphic>
                </wp:inline>
              </w:drawing>
            </w:r>
          </w:p>
          <w:p w14:paraId="556D7534" w14:textId="77777777" w:rsidR="00DB52CC" w:rsidRDefault="00DB52CC" w:rsidP="00C0491E">
            <w:pPr>
              <w:pStyle w:val="Absatztextnormal"/>
              <w:numPr>
                <w:ilvl w:val="0"/>
                <w:numId w:val="9"/>
              </w:numPr>
            </w:pPr>
            <w:r>
              <w:t>1x Links Klick auf OK</w:t>
            </w:r>
          </w:p>
          <w:p w14:paraId="63363E3B" w14:textId="77777777" w:rsidR="00DB52CC" w:rsidRDefault="00DB52CC" w:rsidP="00C0491E">
            <w:pPr>
              <w:pStyle w:val="Absatztextnormal"/>
              <w:numPr>
                <w:ilvl w:val="0"/>
                <w:numId w:val="9"/>
              </w:numPr>
            </w:pPr>
            <w:r>
              <w:t xml:space="preserve">1x Links Klick auf Veröffentlichen </w:t>
            </w:r>
          </w:p>
          <w:p w14:paraId="32FE3E51" w14:textId="77777777" w:rsidR="00DB52CC" w:rsidRDefault="00DB52CC" w:rsidP="00C61AFA">
            <w:pPr>
              <w:pStyle w:val="Absatztextnormal"/>
              <w:ind w:left="0"/>
            </w:pPr>
          </w:p>
          <w:p w14:paraId="5EA97DF1" w14:textId="77777777" w:rsidR="00DB52CC" w:rsidRDefault="00DB52CC" w:rsidP="00C61AFA">
            <w:pPr>
              <w:pStyle w:val="Absatztextnormal"/>
              <w:ind w:left="993" w:hanging="993"/>
            </w:pPr>
            <w:r>
              <w:t>Achtung:</w:t>
            </w:r>
            <w:r>
              <w:tab/>
              <w:t>Es kommt zu mehrfachen Aufforderungen die Verzeichnisse zu aktualisieren.</w:t>
            </w:r>
            <w:r>
              <w:br/>
              <w:t>Dies können Sie mit 1x Links Klick auf OK bestätigen</w:t>
            </w:r>
          </w:p>
          <w:p w14:paraId="2751828F" w14:textId="77777777" w:rsidR="00DB52CC" w:rsidRDefault="00DB52CC" w:rsidP="00C61AFA">
            <w:pPr>
              <w:pStyle w:val="Absatztextnormal"/>
              <w:ind w:left="0"/>
            </w:pPr>
          </w:p>
          <w:p w14:paraId="7D0A7306" w14:textId="77777777" w:rsidR="00DB52CC" w:rsidRPr="007771A8" w:rsidRDefault="00DB52CC" w:rsidP="00C61AFA">
            <w:pPr>
              <w:pStyle w:val="Default"/>
              <w:rPr>
                <w:sz w:val="20"/>
                <w:szCs w:val="20"/>
              </w:rPr>
            </w:pPr>
          </w:p>
        </w:tc>
      </w:tr>
    </w:tbl>
    <w:p w14:paraId="306D1A17" w14:textId="77777777" w:rsidR="00DB52CC" w:rsidRDefault="00DB52CC" w:rsidP="00DB52CC">
      <w:pPr>
        <w:rPr>
          <w:sz w:val="16"/>
        </w:rPr>
      </w:pPr>
    </w:p>
    <w:p w14:paraId="648EBC78" w14:textId="77777777" w:rsidR="00DB52CC" w:rsidRDefault="00DB52CC" w:rsidP="00DB52CC">
      <w:pPr>
        <w:rPr>
          <w:sz w:val="16"/>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628"/>
      </w:tblGrid>
      <w:tr w:rsidR="00DB52CC" w:rsidRPr="007771A8" w14:paraId="254D48A6" w14:textId="77777777" w:rsidTr="00C61AFA">
        <w:tc>
          <w:tcPr>
            <w:tcW w:w="8857" w:type="dxa"/>
            <w:shd w:val="clear" w:color="auto" w:fill="FFC000"/>
            <w:vAlign w:val="center"/>
          </w:tcPr>
          <w:p w14:paraId="52E138CF" w14:textId="77777777" w:rsidR="00DB52CC" w:rsidRPr="007771A8" w:rsidRDefault="00DB52CC" w:rsidP="00C61AFA">
            <w:pPr>
              <w:pStyle w:val="Absatztextnormal"/>
              <w:spacing w:before="60" w:after="60"/>
              <w:ind w:left="0"/>
              <w:rPr>
                <w:b/>
                <w:bCs/>
              </w:rPr>
            </w:pPr>
            <w:r>
              <w:rPr>
                <w:b/>
                <w:bCs/>
              </w:rPr>
              <w:t xml:space="preserve">Hinweis </w:t>
            </w:r>
            <w:r w:rsidRPr="00733CFF">
              <w:rPr>
                <w:b/>
                <w:bCs/>
              </w:rPr>
              <w:t xml:space="preserve">zur </w:t>
            </w:r>
            <w:r w:rsidRPr="00733CFF">
              <w:rPr>
                <w:b/>
              </w:rPr>
              <w:t>Erstellung</w:t>
            </w:r>
            <w:r>
              <w:rPr>
                <w:b/>
              </w:rPr>
              <w:t xml:space="preserve"> der</w:t>
            </w:r>
            <w:r w:rsidRPr="00733CFF">
              <w:rPr>
                <w:b/>
              </w:rPr>
              <w:t xml:space="preserve"> PDF-Datei</w:t>
            </w:r>
            <w:r>
              <w:rPr>
                <w:b/>
              </w:rPr>
              <w:t xml:space="preserve"> mit Word für Mac</w:t>
            </w:r>
          </w:p>
        </w:tc>
      </w:tr>
      <w:tr w:rsidR="00DB52CC" w:rsidRPr="007771A8" w14:paraId="4A51C848" w14:textId="77777777" w:rsidTr="00C61AFA">
        <w:tc>
          <w:tcPr>
            <w:tcW w:w="8857" w:type="dxa"/>
          </w:tcPr>
          <w:p w14:paraId="20E8CDEA" w14:textId="77777777" w:rsidR="00DB52CC" w:rsidRDefault="00DB52CC" w:rsidP="00C61AFA">
            <w:pPr>
              <w:pStyle w:val="Absatztextnormal"/>
              <w:ind w:left="0"/>
            </w:pPr>
          </w:p>
          <w:p w14:paraId="1E305A09" w14:textId="77777777" w:rsidR="00DB52CC" w:rsidRDefault="00DB52CC" w:rsidP="00C61AFA">
            <w:pPr>
              <w:pStyle w:val="Absatztextnormal"/>
              <w:ind w:left="0"/>
            </w:pPr>
            <w:r>
              <w:t xml:space="preserve">Erstellung einer PDF- Datei in </w:t>
            </w:r>
            <w:r>
              <w:rPr>
                <w:b/>
              </w:rPr>
              <w:t>Word für Mac</w:t>
            </w:r>
          </w:p>
          <w:p w14:paraId="3FFABE72" w14:textId="77777777" w:rsidR="00DB52CC" w:rsidRDefault="00DB52CC" w:rsidP="00C61AFA">
            <w:pPr>
              <w:pStyle w:val="Absatztextnormal"/>
              <w:ind w:left="0"/>
            </w:pPr>
          </w:p>
          <w:p w14:paraId="1168F794" w14:textId="77777777" w:rsidR="00DB52CC" w:rsidRDefault="00DB52CC" w:rsidP="00C0491E">
            <w:pPr>
              <w:pStyle w:val="Absatztextnormal"/>
              <w:numPr>
                <w:ilvl w:val="0"/>
                <w:numId w:val="9"/>
              </w:numPr>
            </w:pPr>
            <w:r>
              <w:t>1x Links Klick im Menü auf „Datei“</w:t>
            </w:r>
          </w:p>
          <w:p w14:paraId="02EEAC48" w14:textId="77777777" w:rsidR="00DB52CC" w:rsidRDefault="00DB52CC" w:rsidP="00C0491E">
            <w:pPr>
              <w:pStyle w:val="Absatztextnormal"/>
              <w:numPr>
                <w:ilvl w:val="0"/>
                <w:numId w:val="9"/>
              </w:numPr>
            </w:pPr>
            <w:r>
              <w:t>1x Links Klick auf „Speichern unter“</w:t>
            </w:r>
          </w:p>
          <w:p w14:paraId="1953EC86" w14:textId="77777777" w:rsidR="00DB52CC" w:rsidRDefault="00DB52CC" w:rsidP="00C0491E">
            <w:pPr>
              <w:pStyle w:val="Absatztextnormal"/>
              <w:numPr>
                <w:ilvl w:val="0"/>
                <w:numId w:val="9"/>
              </w:numPr>
            </w:pPr>
            <w:r>
              <w:t>Im Fenster unten auf Dateiformat klicken</w:t>
            </w:r>
          </w:p>
          <w:p w14:paraId="43A58428" w14:textId="5886C7B9" w:rsidR="00DB52CC" w:rsidRPr="00D1122E" w:rsidRDefault="001F549F" w:rsidP="00C61AFA">
            <w:pPr>
              <w:jc w:val="center"/>
            </w:pPr>
            <w:r w:rsidRPr="00F26E68">
              <w:rPr>
                <w:noProof/>
              </w:rPr>
              <w:drawing>
                <wp:inline distT="0" distB="0" distL="0" distR="0" wp14:anchorId="569553DC" wp14:editId="271B2C7F">
                  <wp:extent cx="5010150" cy="361950"/>
                  <wp:effectExtent l="0" t="0" r="0" b="0"/>
                  <wp:docPr id="20" name="Grafi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83"/>
                          <pic:cNvPicPr>
                            <a:picLocks noChangeAspect="1" noChangeArrowheads="1"/>
                          </pic:cNvPicPr>
                        </pic:nvPicPr>
                        <pic:blipFill>
                          <a:blip r:embed="rId37">
                            <a:extLst>
                              <a:ext uri="{28A0092B-C50C-407E-A947-70E740481C1C}">
                                <a14:useLocalDpi xmlns:a14="http://schemas.microsoft.com/office/drawing/2010/main" val="0"/>
                              </a:ext>
                            </a:extLst>
                          </a:blip>
                          <a:srcRect t="29411" b="9155"/>
                          <a:stretch>
                            <a:fillRect/>
                          </a:stretch>
                        </pic:blipFill>
                        <pic:spPr bwMode="auto">
                          <a:xfrm>
                            <a:off x="0" y="0"/>
                            <a:ext cx="5010150" cy="361950"/>
                          </a:xfrm>
                          <a:prstGeom prst="rect">
                            <a:avLst/>
                          </a:prstGeom>
                          <a:noFill/>
                          <a:ln>
                            <a:noFill/>
                          </a:ln>
                        </pic:spPr>
                      </pic:pic>
                    </a:graphicData>
                  </a:graphic>
                </wp:inline>
              </w:drawing>
            </w:r>
          </w:p>
          <w:p w14:paraId="3FCBDB35" w14:textId="77777777" w:rsidR="00DB52CC" w:rsidRDefault="00DB52CC" w:rsidP="00C0491E">
            <w:pPr>
              <w:pStyle w:val="Absatztextnormal"/>
              <w:numPr>
                <w:ilvl w:val="0"/>
                <w:numId w:val="9"/>
              </w:numPr>
            </w:pPr>
            <w:r>
              <w:t>Auswahl Exportformat „PDF“ anklicken</w:t>
            </w:r>
          </w:p>
          <w:p w14:paraId="0AA55095" w14:textId="7A1D57B2" w:rsidR="00DB52CC" w:rsidRDefault="001F549F" w:rsidP="00C61AFA">
            <w:pPr>
              <w:ind w:left="708"/>
            </w:pPr>
            <w:r w:rsidRPr="006C58A4">
              <w:rPr>
                <w:noProof/>
              </w:rPr>
              <w:drawing>
                <wp:inline distT="0" distB="0" distL="0" distR="0" wp14:anchorId="39BF03ED" wp14:editId="027914BD">
                  <wp:extent cx="2247900" cy="1895475"/>
                  <wp:effectExtent l="0" t="0" r="0" b="0"/>
                  <wp:docPr id="21" name="Grafik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8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47900" cy="1895475"/>
                          </a:xfrm>
                          <a:prstGeom prst="rect">
                            <a:avLst/>
                          </a:prstGeom>
                          <a:noFill/>
                          <a:ln>
                            <a:noFill/>
                          </a:ln>
                        </pic:spPr>
                      </pic:pic>
                    </a:graphicData>
                  </a:graphic>
                </wp:inline>
              </w:drawing>
            </w:r>
          </w:p>
          <w:p w14:paraId="03110CD2" w14:textId="77777777" w:rsidR="00DB52CC" w:rsidRDefault="00DB52CC" w:rsidP="00C0491E">
            <w:pPr>
              <w:pStyle w:val="Absatztextnormal"/>
              <w:numPr>
                <w:ilvl w:val="0"/>
                <w:numId w:val="9"/>
              </w:numPr>
            </w:pPr>
            <w:r>
              <w:t>Unterhalb von Dateiformat wie im Bild gezeigt die Aktivierung vornehmen</w:t>
            </w:r>
          </w:p>
          <w:p w14:paraId="4025799B" w14:textId="77777777" w:rsidR="00DB52CC" w:rsidRDefault="00DB52CC" w:rsidP="00C61AFA"/>
          <w:p w14:paraId="78B6F451" w14:textId="6898FEE0" w:rsidR="00DB52CC" w:rsidRPr="00D1122E" w:rsidRDefault="001F549F" w:rsidP="00C61AFA">
            <w:pPr>
              <w:ind w:left="708"/>
            </w:pPr>
            <w:r w:rsidRPr="00586BA3">
              <w:rPr>
                <w:noProof/>
              </w:rPr>
              <w:drawing>
                <wp:inline distT="0" distB="0" distL="0" distR="0" wp14:anchorId="70066F3D" wp14:editId="7C447066">
                  <wp:extent cx="4000500" cy="866775"/>
                  <wp:effectExtent l="0" t="0" r="0" b="0"/>
                  <wp:docPr id="22"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8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00500" cy="866775"/>
                          </a:xfrm>
                          <a:prstGeom prst="rect">
                            <a:avLst/>
                          </a:prstGeom>
                          <a:noFill/>
                          <a:ln>
                            <a:noFill/>
                          </a:ln>
                        </pic:spPr>
                      </pic:pic>
                    </a:graphicData>
                  </a:graphic>
                </wp:inline>
              </w:drawing>
            </w:r>
          </w:p>
          <w:p w14:paraId="1DC7C36F" w14:textId="77777777" w:rsidR="00DB52CC" w:rsidRDefault="00DB52CC" w:rsidP="00C0491E">
            <w:pPr>
              <w:pStyle w:val="Absatztextnormal"/>
              <w:numPr>
                <w:ilvl w:val="0"/>
                <w:numId w:val="9"/>
              </w:numPr>
            </w:pPr>
            <w:r>
              <w:t>1x Links Klick auf Exportieren</w:t>
            </w:r>
          </w:p>
          <w:p w14:paraId="13A1447B" w14:textId="77777777" w:rsidR="00DB52CC" w:rsidRDefault="00DB52CC" w:rsidP="00C61AFA">
            <w:pPr>
              <w:pStyle w:val="Absatztextnormal"/>
              <w:ind w:left="0"/>
            </w:pPr>
          </w:p>
          <w:p w14:paraId="2CCCDD47" w14:textId="77777777" w:rsidR="00DB52CC" w:rsidRPr="007771A8" w:rsidRDefault="00DB52CC" w:rsidP="00C61AFA">
            <w:pPr>
              <w:pStyle w:val="Absatztextnormal"/>
              <w:ind w:left="0"/>
            </w:pPr>
          </w:p>
        </w:tc>
      </w:tr>
    </w:tbl>
    <w:p w14:paraId="3E7D43AE" w14:textId="77777777" w:rsidR="00DB52CC" w:rsidRDefault="00DB52CC" w:rsidP="00DB52CC">
      <w:pPr>
        <w:rPr>
          <w:sz w:val="16"/>
        </w:rPr>
      </w:pPr>
    </w:p>
    <w:p w14:paraId="669A35A9" w14:textId="77777777" w:rsidR="00DB52CC" w:rsidRDefault="00DB52CC" w:rsidP="00DB52CC">
      <w:pPr>
        <w:rPr>
          <w:sz w:val="16"/>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628"/>
      </w:tblGrid>
      <w:tr w:rsidR="00DB52CC" w:rsidRPr="007771A8" w14:paraId="1B152913" w14:textId="77777777" w:rsidTr="00C61AFA">
        <w:tc>
          <w:tcPr>
            <w:tcW w:w="8857" w:type="dxa"/>
            <w:shd w:val="clear" w:color="auto" w:fill="FFC000"/>
            <w:vAlign w:val="center"/>
          </w:tcPr>
          <w:p w14:paraId="4509913A" w14:textId="77777777" w:rsidR="00DB52CC" w:rsidRPr="007771A8" w:rsidRDefault="00DB52CC" w:rsidP="00C61AFA">
            <w:pPr>
              <w:pStyle w:val="Absatztextnormal"/>
              <w:spacing w:before="60" w:after="60"/>
              <w:ind w:left="0"/>
              <w:rPr>
                <w:b/>
                <w:bCs/>
              </w:rPr>
            </w:pPr>
            <w:r>
              <w:rPr>
                <w:b/>
                <w:bCs/>
              </w:rPr>
              <w:t xml:space="preserve">Hinweis </w:t>
            </w:r>
            <w:r w:rsidRPr="00733CFF">
              <w:rPr>
                <w:b/>
                <w:bCs/>
              </w:rPr>
              <w:t xml:space="preserve">zur </w:t>
            </w:r>
            <w:r w:rsidRPr="00733CFF">
              <w:rPr>
                <w:b/>
              </w:rPr>
              <w:t>Erstellung</w:t>
            </w:r>
            <w:r>
              <w:rPr>
                <w:b/>
              </w:rPr>
              <w:t xml:space="preserve"> der</w:t>
            </w:r>
            <w:r w:rsidRPr="00733CFF">
              <w:rPr>
                <w:b/>
              </w:rPr>
              <w:t xml:space="preserve"> PDF-Datei</w:t>
            </w:r>
            <w:r>
              <w:rPr>
                <w:b/>
              </w:rPr>
              <w:t xml:space="preserve"> mit OpenOffice / LibreOffice</w:t>
            </w:r>
          </w:p>
        </w:tc>
      </w:tr>
      <w:tr w:rsidR="00DB52CC" w:rsidRPr="007771A8" w14:paraId="5B7D33CF" w14:textId="77777777" w:rsidTr="00C61AFA">
        <w:tc>
          <w:tcPr>
            <w:tcW w:w="8857" w:type="dxa"/>
          </w:tcPr>
          <w:p w14:paraId="15D590ED" w14:textId="77777777" w:rsidR="00DB52CC" w:rsidRDefault="00DB52CC" w:rsidP="00C61AFA">
            <w:pPr>
              <w:pStyle w:val="Absatztextnormal"/>
              <w:ind w:left="0"/>
            </w:pPr>
          </w:p>
          <w:p w14:paraId="3D259177" w14:textId="77777777" w:rsidR="00DB52CC" w:rsidRDefault="00DB52CC" w:rsidP="00C61AFA">
            <w:pPr>
              <w:pStyle w:val="Absatztextnormal"/>
              <w:ind w:left="0"/>
            </w:pPr>
            <w:r>
              <w:t xml:space="preserve">Erstellung einer PDF- Datei in </w:t>
            </w:r>
            <w:r w:rsidRPr="00C407D7">
              <w:t>OpenOffice/ LibreOffice</w:t>
            </w:r>
          </w:p>
          <w:p w14:paraId="654A5300" w14:textId="77777777" w:rsidR="00DB52CC" w:rsidRDefault="00DB52CC" w:rsidP="00C61AFA">
            <w:pPr>
              <w:pStyle w:val="Absatztextnormal"/>
              <w:ind w:left="0"/>
            </w:pPr>
          </w:p>
          <w:p w14:paraId="6F5F1FDB" w14:textId="77777777" w:rsidR="00DB52CC" w:rsidRDefault="00DB52CC" w:rsidP="00C0491E">
            <w:pPr>
              <w:pStyle w:val="Absatztextnormal"/>
              <w:numPr>
                <w:ilvl w:val="0"/>
                <w:numId w:val="9"/>
              </w:numPr>
            </w:pPr>
            <w:r>
              <w:t>1x Links Klick im Menü auf „Datei“</w:t>
            </w:r>
          </w:p>
          <w:p w14:paraId="2F56143D" w14:textId="77777777" w:rsidR="00DB52CC" w:rsidRDefault="00DB52CC" w:rsidP="00C0491E">
            <w:pPr>
              <w:pStyle w:val="Absatztextnormal"/>
              <w:numPr>
                <w:ilvl w:val="0"/>
                <w:numId w:val="9"/>
              </w:numPr>
            </w:pPr>
            <w:r>
              <w:t>1x Links Klick auf „Exportieren als PDF...“</w:t>
            </w:r>
          </w:p>
          <w:p w14:paraId="14532F6C" w14:textId="77777777" w:rsidR="00DB52CC" w:rsidRDefault="00DB52CC" w:rsidP="00C61AFA"/>
          <w:p w14:paraId="564EEBBE" w14:textId="5F4016AE" w:rsidR="00DB52CC" w:rsidRDefault="001F549F" w:rsidP="00C61AFA">
            <w:pPr>
              <w:ind w:left="708"/>
            </w:pPr>
            <w:r w:rsidRPr="008F123B">
              <w:rPr>
                <w:noProof/>
              </w:rPr>
              <w:drawing>
                <wp:inline distT="0" distB="0" distL="0" distR="0" wp14:anchorId="41E676B0" wp14:editId="44933AB5">
                  <wp:extent cx="4695825" cy="2895600"/>
                  <wp:effectExtent l="0" t="0" r="0" b="0"/>
                  <wp:docPr id="23"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a:picLocks noChangeAspect="1" noChangeArrowheads="1"/>
                          </pic:cNvPicPr>
                        </pic:nvPicPr>
                        <pic:blipFill>
                          <a:blip r:embed="rId40">
                            <a:extLst>
                              <a:ext uri="{28A0092B-C50C-407E-A947-70E740481C1C}">
                                <a14:useLocalDpi xmlns:a14="http://schemas.microsoft.com/office/drawing/2010/main" val="0"/>
                              </a:ext>
                            </a:extLst>
                          </a:blip>
                          <a:srcRect t="3770"/>
                          <a:stretch>
                            <a:fillRect/>
                          </a:stretch>
                        </pic:blipFill>
                        <pic:spPr bwMode="auto">
                          <a:xfrm>
                            <a:off x="0" y="0"/>
                            <a:ext cx="4695825" cy="2895600"/>
                          </a:xfrm>
                          <a:prstGeom prst="rect">
                            <a:avLst/>
                          </a:prstGeom>
                          <a:noFill/>
                          <a:ln>
                            <a:noFill/>
                          </a:ln>
                        </pic:spPr>
                      </pic:pic>
                    </a:graphicData>
                  </a:graphic>
                </wp:inline>
              </w:drawing>
            </w:r>
          </w:p>
          <w:p w14:paraId="2CB6C9FE" w14:textId="77777777" w:rsidR="00DB52CC" w:rsidRDefault="00DB52CC" w:rsidP="00C61AFA"/>
          <w:p w14:paraId="7B6FD350" w14:textId="77777777" w:rsidR="00DB52CC" w:rsidRDefault="00DB52CC" w:rsidP="00C0491E">
            <w:pPr>
              <w:pStyle w:val="Absatztextnormal"/>
              <w:numPr>
                <w:ilvl w:val="0"/>
                <w:numId w:val="9"/>
              </w:numPr>
            </w:pPr>
            <w:r>
              <w:t>1x Links Klick auf Exportieren</w:t>
            </w:r>
          </w:p>
          <w:p w14:paraId="0C0A8D31" w14:textId="77777777" w:rsidR="00DB52CC" w:rsidRDefault="00DB52CC" w:rsidP="00C61AFA">
            <w:pPr>
              <w:pStyle w:val="Absatztextnormal"/>
              <w:ind w:left="0"/>
            </w:pPr>
          </w:p>
          <w:p w14:paraId="0BD73E49" w14:textId="77777777" w:rsidR="00DB52CC" w:rsidRPr="007771A8" w:rsidRDefault="00DB52CC" w:rsidP="00C61AFA">
            <w:pPr>
              <w:pStyle w:val="Absatztextnormal"/>
              <w:ind w:left="0"/>
            </w:pPr>
          </w:p>
        </w:tc>
      </w:tr>
    </w:tbl>
    <w:p w14:paraId="6D397C5D" w14:textId="77777777" w:rsidR="00DB52CC" w:rsidRPr="000307D7" w:rsidRDefault="00693D89" w:rsidP="00DB52CC">
      <w:pPr>
        <w:rPr>
          <w:sz w:val="22"/>
          <w:szCs w:val="22"/>
        </w:rPr>
      </w:pPr>
      <w:commentRangeStart w:id="128"/>
      <w:commentRangeEnd w:id="128"/>
      <w:r>
        <w:rPr>
          <w:rStyle w:val="Refdecomentario"/>
        </w:rPr>
        <w:commentReference w:id="128"/>
      </w:r>
    </w:p>
    <w:p w14:paraId="5164F8C4" w14:textId="77777777" w:rsidR="002F1E08" w:rsidRPr="000307D7" w:rsidRDefault="002F1E08" w:rsidP="00DB52CC">
      <w:pPr>
        <w:rPr>
          <w:sz w:val="22"/>
          <w:szCs w:val="22"/>
        </w:rPr>
      </w:pPr>
    </w:p>
    <w:sectPr w:rsidR="002F1E08" w:rsidRPr="000307D7" w:rsidSect="004D750D">
      <w:headerReference w:type="default" r:id="rId41"/>
      <w:footerReference w:type="default" r:id="rId42"/>
      <w:pgSz w:w="11906" w:h="16838"/>
      <w:pgMar w:top="1134" w:right="1134" w:bottom="1134" w:left="1134" w:header="720" w:footer="720" w:gutter="0"/>
      <w:pgBorders w:offsetFrom="page">
        <w:top w:val="single" w:sz="4" w:space="24" w:color="auto"/>
        <w:left w:val="single" w:sz="4" w:space="24" w:color="auto"/>
        <w:bottom w:val="single" w:sz="4" w:space="24" w:color="auto"/>
        <w:right w:val="single" w:sz="4" w:space="24" w:color="auto"/>
      </w:pgBorders>
      <w:cols w:space="720"/>
      <w:docGrid w:linePitch="27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Teubert, Jasmin" w:date="2023-11-04T09:18:00Z" w:initials="TJ">
    <w:p w14:paraId="59AD827F" w14:textId="77777777" w:rsidR="00EA3CF1" w:rsidRDefault="00EA3CF1">
      <w:pPr>
        <w:pStyle w:val="Textocomentario"/>
      </w:pPr>
      <w:r>
        <w:rPr>
          <w:rStyle w:val="Refdecomentario"/>
        </w:rPr>
        <w:annotationRef/>
      </w:r>
    </w:p>
    <w:p w14:paraId="70743AB2" w14:textId="77777777" w:rsidR="00EA3CF1" w:rsidRDefault="00000000">
      <w:pPr>
        <w:pStyle w:val="Textocomentario"/>
      </w:pPr>
      <w:r>
        <w:rPr>
          <w:b/>
          <w:noProof/>
        </w:rPr>
        <w:pict w14:anchorId="49BCF3B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alt="" style="width:36pt;height:.75pt;mso-width-percent:0;mso-height-percent:0;mso-width-percent:0;mso-height-percent:0" o:ole="" strokeweight="0">
            <v:stroke endcap="round"/>
            <v:imagedata r:id="rId1" o:title=""/>
            <v:path shadowok="f" fillok="f" insetpenok="f"/>
            <o:lock v:ext="edit" rotation="t" verticies="t" text="t" shapetype="t"/>
            <o:ink i="AAA=&#10;" annotation="t"/>
          </v:shape>
        </w:pict>
      </w:r>
    </w:p>
  </w:comment>
  <w:comment w:id="1" w:author="Teubert, Jasmin" w:date="2023-11-04T09:18:00Z" w:initials="TJ">
    <w:p w14:paraId="35FCA278" w14:textId="77777777" w:rsidR="00EA3CF1" w:rsidRDefault="00EA3CF1">
      <w:pPr>
        <w:pStyle w:val="Textocomentario"/>
      </w:pPr>
      <w:r>
        <w:rPr>
          <w:rStyle w:val="Refdecomentario"/>
        </w:rPr>
        <w:annotationRef/>
      </w:r>
    </w:p>
    <w:p w14:paraId="37F1AD56" w14:textId="77777777" w:rsidR="00EA3CF1" w:rsidRDefault="00000000">
      <w:pPr>
        <w:pStyle w:val="Textocomentario"/>
      </w:pPr>
      <w:r>
        <w:rPr>
          <w:b/>
          <w:noProof/>
        </w:rPr>
        <w:pict w14:anchorId="70DE3AE5">
          <v:shape id="_x0000_i1029" type="#_x0000_t75" alt="" style="width:36pt;height:.75pt;mso-width-percent:0;mso-height-percent:0;mso-width-percent:0;mso-height-percent:0" strokeweight="0">
            <v:stroke endcap="round"/>
            <v:imagedata r:id="rId1" o:title=""/>
            <v:path shadowok="f" fillok="f" insetpenok="f"/>
            <o:lock v:ext="edit" rotation="t" verticies="t" text="t" shapetype="t"/>
            <o:ink i="AAA=&#10;" annotation="t"/>
          </v:shape>
        </w:pict>
      </w:r>
    </w:p>
  </w:comment>
  <w:comment w:id="2" w:author="Teubert, Jasmin" w:date="2023-11-04T09:19:00Z" w:initials="TJ">
    <w:p w14:paraId="4D938A9E" w14:textId="77777777" w:rsidR="00EA3CF1" w:rsidRDefault="00EA3CF1">
      <w:pPr>
        <w:pStyle w:val="Textocomentario"/>
      </w:pPr>
      <w:r>
        <w:rPr>
          <w:rStyle w:val="Refdecomentario"/>
        </w:rPr>
        <w:annotationRef/>
      </w:r>
    </w:p>
    <w:p w14:paraId="3039A917" w14:textId="77777777" w:rsidR="00EA3CF1" w:rsidRDefault="00000000">
      <w:pPr>
        <w:pStyle w:val="Textocomentario"/>
      </w:pPr>
      <w:r>
        <w:rPr>
          <w:b/>
          <w:noProof/>
        </w:rPr>
        <w:pict w14:anchorId="188662B9">
          <v:shape id="_x0000_i1031" type="#_x0000_t75" alt="" style="width:36pt;height:.75pt;mso-width-percent:0;mso-height-percent:0;mso-width-percent:0;mso-height-percent:0" strokeweight="0">
            <v:stroke endcap="round"/>
            <v:imagedata r:id="rId1" o:title=""/>
            <v:path shadowok="f" fillok="f" insetpenok="f"/>
            <o:lock v:ext="edit" rotation="t" verticies="t" text="t" shapetype="t"/>
            <o:ink i="AAA=&#10;" annotation="t"/>
          </v:shape>
        </w:pict>
      </w:r>
    </w:p>
  </w:comment>
  <w:comment w:id="3" w:author="Teubert, Jasmin" w:date="2023-11-04T09:19:00Z" w:initials="TJ">
    <w:p w14:paraId="2F189B18" w14:textId="77777777" w:rsidR="00EA3CF1" w:rsidRDefault="00EA3CF1">
      <w:pPr>
        <w:pStyle w:val="Textocomentario"/>
      </w:pPr>
      <w:r>
        <w:rPr>
          <w:rStyle w:val="Refdecomentario"/>
        </w:rPr>
        <w:annotationRef/>
      </w:r>
    </w:p>
    <w:p w14:paraId="5E02A2FC" w14:textId="77777777" w:rsidR="00EA3CF1" w:rsidRDefault="00000000">
      <w:pPr>
        <w:pStyle w:val="Textocomentario"/>
      </w:pPr>
      <w:r>
        <w:rPr>
          <w:b/>
          <w:noProof/>
        </w:rPr>
        <w:pict w14:anchorId="76860CAD">
          <v:shape id="_x0000_i1033" type="#_x0000_t75" alt="" style="width:36pt;height:.75pt;mso-width-percent:0;mso-height-percent:0;mso-width-percent:0;mso-height-percent:0" strokeweight="0">
            <v:stroke endcap="round"/>
            <v:imagedata r:id="rId1" o:title=""/>
            <v:path shadowok="f" fillok="f" insetpenok="f"/>
            <o:lock v:ext="edit" rotation="t" verticies="t" text="t" shapetype="t"/>
            <o:ink i="AAA=&#10;" annotation="t"/>
          </v:shape>
        </w:pict>
      </w:r>
    </w:p>
  </w:comment>
  <w:comment w:id="8" w:author="Stefan Exner" w:date="2023-10-19T09:02:00Z" w:initials="SE">
    <w:p w14:paraId="26339163" w14:textId="77777777" w:rsidR="00EA3CF1" w:rsidRDefault="00EA3CF1">
      <w:pPr>
        <w:pStyle w:val="Textocomentario"/>
      </w:pPr>
      <w:r>
        <w:rPr>
          <w:rStyle w:val="Refdecomentario"/>
        </w:rPr>
        <w:annotationRef/>
      </w:r>
      <w:r>
        <w:t>Als Strukturierten Text verfassen, d.h. mit Aufzählungszeichen (auch im Folgenden).</w:t>
      </w:r>
    </w:p>
  </w:comment>
  <w:comment w:id="16" w:author="Stefan Exner" w:date="2023-10-19T09:05:00Z" w:initials="SE">
    <w:p w14:paraId="4D7D9EE5" w14:textId="77777777" w:rsidR="00EA3CF1" w:rsidRDefault="00EA3CF1">
      <w:pPr>
        <w:pStyle w:val="Textocomentario"/>
      </w:pPr>
      <w:r>
        <w:rPr>
          <w:rStyle w:val="Refdecomentario"/>
        </w:rPr>
        <w:annotationRef/>
      </w:r>
      <w:r>
        <w:t>Auf eine Seite</w:t>
      </w:r>
    </w:p>
  </w:comment>
  <w:comment w:id="17" w:author="Stefan Exner" w:date="2023-10-19T09:05:00Z" w:initials="SE">
    <w:p w14:paraId="67458890" w14:textId="77777777" w:rsidR="00EA3CF1" w:rsidRDefault="00EA3CF1">
      <w:pPr>
        <w:pStyle w:val="Textocomentario"/>
      </w:pPr>
      <w:r>
        <w:rPr>
          <w:rStyle w:val="Refdecomentario"/>
        </w:rPr>
        <w:annotationRef/>
      </w:r>
      <w:r w:rsidRPr="002C76A5">
        <w:t>Projektbeteiligte hier sind nur AG, PL und Team (ggf. Auswahl).</w:t>
      </w:r>
    </w:p>
  </w:comment>
  <w:comment w:id="21" w:author="Stefan Exner" w:date="2023-10-19T09:09:00Z" w:initials="SE">
    <w:p w14:paraId="7194E030" w14:textId="77777777" w:rsidR="00EA3CF1" w:rsidRDefault="00EA3CF1">
      <w:pPr>
        <w:pStyle w:val="Textocomentario"/>
      </w:pPr>
      <w:r>
        <w:rPr>
          <w:rStyle w:val="Refdecomentario"/>
        </w:rPr>
        <w:annotationRef/>
      </w:r>
      <w:r w:rsidRPr="002C76A5">
        <w:t>Alle Zwischentermine aus dem Steckbrief hier als Terminziele aufnehmen.</w:t>
      </w:r>
    </w:p>
  </w:comment>
  <w:comment w:id="25" w:author="Stefan Exner" w:date="2023-10-19T09:11:00Z" w:initials="SE">
    <w:p w14:paraId="77699682" w14:textId="77777777" w:rsidR="00EA3CF1" w:rsidRDefault="00EA3CF1" w:rsidP="003961E3">
      <w:pPr>
        <w:pStyle w:val="Textocomentario"/>
      </w:pPr>
      <w:r>
        <w:rPr>
          <w:rStyle w:val="Refdecomentario"/>
        </w:rPr>
        <w:annotationRef/>
      </w:r>
      <w:r>
        <w:t>Identifikation eines Zielkonflikts (</w:t>
      </w:r>
      <w:r w:rsidRPr="003961E3">
        <w:rPr>
          <w:color w:val="FF0000"/>
          <w:u w:val="single"/>
        </w:rPr>
        <w:t>konkurrierend oder antinom</w:t>
      </w:r>
      <w:r>
        <w:t>) mit Darstellung der möglichen Auswirkungen</w:t>
      </w:r>
    </w:p>
    <w:p w14:paraId="28BFE9D8" w14:textId="77777777" w:rsidR="00EA3CF1" w:rsidRDefault="00EA3CF1" w:rsidP="003961E3">
      <w:pPr>
        <w:pStyle w:val="Textocomentario"/>
      </w:pPr>
      <w:r>
        <w:t>und Vorschlag zur Auflösung</w:t>
      </w:r>
    </w:p>
  </w:comment>
  <w:comment w:id="28" w:author="Stefan Exner" w:date="2023-11-27T15:17:00Z" w:initials="SE">
    <w:p w14:paraId="40EA08E6" w14:textId="28A2D912" w:rsidR="00261070" w:rsidRDefault="00261070">
      <w:pPr>
        <w:pStyle w:val="Textocomentario"/>
      </w:pPr>
      <w:r>
        <w:rPr>
          <w:rStyle w:val="Refdecomentario"/>
        </w:rPr>
        <w:annotationRef/>
      </w:r>
      <w:r w:rsidRPr="00261070">
        <w:rPr>
          <w:highlight w:val="yellow"/>
        </w:rPr>
        <w:t>Ab hier Kap. 4</w:t>
      </w:r>
    </w:p>
  </w:comment>
  <w:comment w:id="32" w:author="Stefan Exner" w:date="2023-10-19T09:13:00Z" w:initials="SE">
    <w:p w14:paraId="657ADD9B" w14:textId="77777777" w:rsidR="00EA3CF1" w:rsidRDefault="00EA3CF1">
      <w:pPr>
        <w:pStyle w:val="Textocomentario"/>
      </w:pPr>
      <w:r>
        <w:rPr>
          <w:rStyle w:val="Refdecomentario"/>
        </w:rPr>
        <w:annotationRef/>
      </w:r>
      <w:r w:rsidRPr="003961E3">
        <w:t>Worauf ist diese Unterscheidung bezogen?</w:t>
      </w:r>
    </w:p>
  </w:comment>
  <w:comment w:id="33" w:author="Stefan Exner" w:date="2023-10-19T09:12:00Z" w:initials="SE">
    <w:p w14:paraId="359470DB" w14:textId="77777777" w:rsidR="00EA3CF1" w:rsidRDefault="00EA3CF1">
      <w:pPr>
        <w:pStyle w:val="Textocomentario"/>
      </w:pPr>
      <w:r>
        <w:rPr>
          <w:rStyle w:val="Refdecomentario"/>
        </w:rPr>
        <w:annotationRef/>
      </w:r>
      <w:r w:rsidRPr="003961E3">
        <w:t>soziale Faktoren (ca. 6 – 8)</w:t>
      </w:r>
      <w:r>
        <w:t xml:space="preserve"> – alle Beteiligte aus dem Steckbrief</w:t>
      </w:r>
    </w:p>
  </w:comment>
  <w:comment w:id="39" w:author="Stefan Exner" w:date="2023-10-19T09:15:00Z" w:initials="SE">
    <w:p w14:paraId="1ABA4A77" w14:textId="77777777" w:rsidR="00EA3CF1" w:rsidRDefault="00EA3CF1">
      <w:pPr>
        <w:pStyle w:val="Textocomentario"/>
      </w:pPr>
      <w:r>
        <w:rPr>
          <w:rStyle w:val="Refdecomentario"/>
        </w:rPr>
        <w:annotationRef/>
      </w:r>
      <w:r>
        <w:t>keine Kreise auf Linien</w:t>
      </w:r>
    </w:p>
  </w:comment>
  <w:comment w:id="41" w:author="Stefan Exner" w:date="2023-10-19T09:15:00Z" w:initials="SE">
    <w:p w14:paraId="77C786F3" w14:textId="77777777" w:rsidR="00EA3CF1" w:rsidRDefault="00EA3CF1">
      <w:pPr>
        <w:pStyle w:val="Textocomentario"/>
      </w:pPr>
      <w:r>
        <w:rPr>
          <w:rStyle w:val="Refdecomentario"/>
        </w:rPr>
        <w:annotationRef/>
      </w:r>
      <w:r w:rsidRPr="003961E3">
        <w:t>Mit hoch/niedrig bewerten, wenn zweimal niedrig, dann informative Strategie.</w:t>
      </w:r>
    </w:p>
  </w:comment>
  <w:comment w:id="42" w:author="Stefan Exner" w:date="2023-10-19T09:16:00Z" w:initials="SE">
    <w:p w14:paraId="3C9122AC" w14:textId="77777777" w:rsidR="00EA3CF1" w:rsidRDefault="00EA3CF1">
      <w:pPr>
        <w:pStyle w:val="Textocomentario"/>
      </w:pPr>
      <w:r>
        <w:rPr>
          <w:rStyle w:val="Refdecomentario"/>
        </w:rPr>
        <w:annotationRef/>
      </w:r>
      <w:r w:rsidRPr="003961E3">
        <w:t>Empfehlung: gleiche Strategie bei gleichem Konfliktpotenzial und gleicher Macht, führt sonst teilweise zur Kritik durch die Prüfer. Im Portfolio haben dann alle Stakeholder je Quadrant dieselbe Strategie.</w:t>
      </w:r>
    </w:p>
  </w:comment>
  <w:comment w:id="46" w:author="Stefan Exner" w:date="2023-10-19T09:17:00Z" w:initials="SE">
    <w:p w14:paraId="26EBE6D8" w14:textId="77777777" w:rsidR="00EA3CF1" w:rsidRDefault="00EA3CF1">
      <w:pPr>
        <w:pStyle w:val="Textocomentario"/>
      </w:pPr>
      <w:r>
        <w:rPr>
          <w:rStyle w:val="Refdecomentario"/>
        </w:rPr>
        <w:annotationRef/>
      </w:r>
      <w:r>
        <w:t>s.o.</w:t>
      </w:r>
    </w:p>
  </w:comment>
  <w:comment w:id="69" w:author="Stefan Exner" w:date="2023-11-27T14:55:00Z" w:initials="SE">
    <w:p w14:paraId="6CBD20E6" w14:textId="3B54FD1C" w:rsidR="00BC2ED9" w:rsidRDefault="00BC2ED9">
      <w:pPr>
        <w:pStyle w:val="Textocomentario"/>
      </w:pPr>
      <w:r>
        <w:rPr>
          <w:rStyle w:val="Refdecomentario"/>
        </w:rPr>
        <w:annotationRef/>
      </w:r>
      <w:r>
        <w:t>ergänzen Sie Ihren Namen</w:t>
      </w:r>
    </w:p>
  </w:comment>
  <w:comment w:id="80" w:author="Stefan Exner" w:date="2023-11-27T14:58:00Z" w:initials="SE">
    <w:p w14:paraId="467EF54F" w14:textId="099CC388" w:rsidR="00BC2ED9" w:rsidRDefault="00BC2ED9">
      <w:pPr>
        <w:pStyle w:val="Textocomentario"/>
      </w:pPr>
      <w:r>
        <w:rPr>
          <w:rStyle w:val="Refdecomentario"/>
        </w:rPr>
        <w:annotationRef/>
      </w:r>
      <w:r>
        <w:t>Legende ergänzen.</w:t>
      </w:r>
    </w:p>
  </w:comment>
  <w:comment w:id="83" w:author="Stefan Exner" w:date="2023-11-27T14:59:00Z" w:initials="SE">
    <w:p w14:paraId="5E05EAFB" w14:textId="2A97219C" w:rsidR="00BC2ED9" w:rsidRDefault="00BC2ED9">
      <w:pPr>
        <w:pStyle w:val="Textocomentario"/>
      </w:pPr>
      <w:r>
        <w:rPr>
          <w:rStyle w:val="Refdecomentario"/>
        </w:rPr>
        <w:annotationRef/>
      </w:r>
      <w:r>
        <w:t>Es macht in der Phasenplanung Sinn, grob gerundete Werten anzusetzen und die gerundete Summe dann im Steckbrief/</w:t>
      </w:r>
      <w:r w:rsidR="00813451">
        <w:t xml:space="preserve"> in den Zielen </w:t>
      </w:r>
      <w:r>
        <w:t xml:space="preserve">anzusetzen. </w:t>
      </w:r>
    </w:p>
  </w:comment>
  <w:comment w:id="88" w:author="Stefan Exner" w:date="2023-11-27T15:06:00Z" w:initials="SE">
    <w:p w14:paraId="2FE5E31D" w14:textId="77777777" w:rsidR="00B941B7" w:rsidRDefault="00B941B7">
      <w:pPr>
        <w:pStyle w:val="Textocomentario"/>
      </w:pPr>
      <w:r>
        <w:rPr>
          <w:rStyle w:val="Refdecomentario"/>
        </w:rPr>
        <w:annotationRef/>
      </w:r>
      <w:r>
        <w:t>Tätigkeiten weglassen.</w:t>
      </w:r>
    </w:p>
    <w:p w14:paraId="2ABDA903" w14:textId="77777777" w:rsidR="00B941B7" w:rsidRDefault="00B941B7">
      <w:pPr>
        <w:pStyle w:val="Textocomentario"/>
      </w:pPr>
    </w:p>
    <w:p w14:paraId="79955DA6" w14:textId="77777777" w:rsidR="00B941B7" w:rsidRDefault="00B941B7">
      <w:pPr>
        <w:pStyle w:val="Textocomentario"/>
      </w:pPr>
      <w:r>
        <w:t>Teilaufgaben mit nur einem AP machen keinen Sinn.</w:t>
      </w:r>
    </w:p>
    <w:p w14:paraId="34C1781C" w14:textId="77777777" w:rsidR="00813451" w:rsidRDefault="00813451">
      <w:pPr>
        <w:pStyle w:val="Textocomentario"/>
      </w:pPr>
    </w:p>
    <w:p w14:paraId="07C8244D" w14:textId="020C3883" w:rsidR="00813451" w:rsidRDefault="00813451">
      <w:pPr>
        <w:pStyle w:val="Textocomentario"/>
      </w:pPr>
      <w:r>
        <w:t>Bzw. sind es keine Teilaufgaben mehr, wenn keine Arbeitspakete darunter hängen, dann sind es auch Arbeitspakete.</w:t>
      </w:r>
    </w:p>
  </w:comment>
  <w:comment w:id="90" w:author="Stefan Exner" w:date="2023-11-27T15:06:00Z" w:initials="SE">
    <w:p w14:paraId="7A21FDF9" w14:textId="28956344" w:rsidR="00B941B7" w:rsidRDefault="00B941B7">
      <w:pPr>
        <w:pStyle w:val="Textocomentario"/>
      </w:pPr>
      <w:r>
        <w:rPr>
          <w:rStyle w:val="Refdecomentario"/>
        </w:rPr>
        <w:annotationRef/>
      </w:r>
      <w:r>
        <w:t>Gemischtorientiert, 2. Ebene ist funktionsorientiert.</w:t>
      </w:r>
    </w:p>
  </w:comment>
  <w:comment w:id="92" w:author="Stefan Exner" w:date="2023-11-27T15:10:00Z" w:initials="SE">
    <w:p w14:paraId="2840003F" w14:textId="32A8694B" w:rsidR="00B941B7" w:rsidRDefault="00B941B7">
      <w:pPr>
        <w:pStyle w:val="Textocomentario"/>
      </w:pPr>
      <w:r>
        <w:rPr>
          <w:rStyle w:val="Refdecomentario"/>
        </w:rPr>
        <w:annotationRef/>
      </w:r>
      <w:r>
        <w:t>Mit Balkenplan abgleichen.</w:t>
      </w:r>
    </w:p>
  </w:comment>
  <w:comment w:id="93" w:author="Stefan Exner" w:date="2023-11-27T15:07:00Z" w:initials="SE">
    <w:p w14:paraId="060DEB71" w14:textId="74087E71" w:rsidR="00B941B7" w:rsidRDefault="00B941B7">
      <w:pPr>
        <w:pStyle w:val="Textocomentario"/>
      </w:pPr>
      <w:r>
        <w:rPr>
          <w:rStyle w:val="Refdecomentario"/>
        </w:rPr>
        <w:annotationRef/>
      </w:r>
      <w:r>
        <w:t>2 Schritte unterhalb von 70% ergänzen.</w:t>
      </w:r>
    </w:p>
  </w:comment>
  <w:comment w:id="98" w:author="Stefan Exner" w:date="2023-11-27T15:08:00Z" w:initials="SE">
    <w:p w14:paraId="5212C09B" w14:textId="49190095" w:rsidR="00B941B7" w:rsidRDefault="00B941B7">
      <w:pPr>
        <w:pStyle w:val="Textocomentario"/>
      </w:pPr>
      <w:r>
        <w:rPr>
          <w:rStyle w:val="Refdecomentario"/>
        </w:rPr>
        <w:annotationRef/>
      </w:r>
      <w:r>
        <w:t>Kritischen Weg ausweisen, Legende ergänzen.</w:t>
      </w:r>
    </w:p>
  </w:comment>
  <w:comment w:id="104" w:author="Stefan Exner" w:date="2023-11-27T15:09:00Z" w:initials="SE">
    <w:p w14:paraId="5F383BFA" w14:textId="69C0E5E2" w:rsidR="00B941B7" w:rsidRDefault="00B941B7">
      <w:pPr>
        <w:pStyle w:val="Textocomentario"/>
      </w:pPr>
      <w:r>
        <w:rPr>
          <w:rStyle w:val="Refdecomentario"/>
        </w:rPr>
        <w:annotationRef/>
      </w:r>
      <w:r>
        <w:t>Ressource sollte in 11.1 angegeben werden, Legende ergänzen und Kapazitätsgrenze einzeichnen.</w:t>
      </w:r>
    </w:p>
  </w:comment>
  <w:comment w:id="113" w:author="Stefan Exner" w:date="2023-11-27T15:12:00Z" w:initials="SE">
    <w:p w14:paraId="01DC35DF" w14:textId="1C877FA7" w:rsidR="00B941B7" w:rsidRDefault="00B941B7">
      <w:pPr>
        <w:pStyle w:val="Textocomentario"/>
      </w:pPr>
      <w:r>
        <w:rPr>
          <w:rStyle w:val="Refdecomentario"/>
        </w:rPr>
        <w:annotationRef/>
      </w:r>
      <w:r>
        <w:t>Im Nullpunkt starten lassen.</w:t>
      </w:r>
    </w:p>
  </w:comment>
  <w:comment w:id="120" w:author="Stefan Exner" w:date="2023-11-28T11:32:00Z" w:initials="SE">
    <w:p w14:paraId="4B327065" w14:textId="694354FE" w:rsidR="00892C37" w:rsidRDefault="00892C37">
      <w:pPr>
        <w:pStyle w:val="Textocomentario"/>
      </w:pPr>
      <w:r>
        <w:rPr>
          <w:rStyle w:val="Refdecomentario"/>
        </w:rPr>
        <w:annotationRef/>
      </w:r>
      <w:r w:rsidRPr="00892C37">
        <w:t>Bis hierhin max. 25 Seiten, Titelblatt und Inhaltsverzeichnis zählen nicht dazu.</w:t>
      </w:r>
    </w:p>
  </w:comment>
  <w:comment w:id="128" w:author="Stefan Exner" w:date="2023-10-19T09:22:00Z" w:initials="SE">
    <w:p w14:paraId="0054D379" w14:textId="40DB64F4" w:rsidR="00EA3CF1" w:rsidRDefault="00EA3CF1">
      <w:pPr>
        <w:pStyle w:val="Textocomentario"/>
      </w:pPr>
      <w:r>
        <w:rPr>
          <w:rStyle w:val="Refdecomentario"/>
        </w:rPr>
        <w:annotationRef/>
      </w:r>
      <w:r>
        <w:t xml:space="preserve">Kap. </w:t>
      </w:r>
      <w:r w:rsidR="00261070">
        <w:t>6 - 16</w:t>
      </w:r>
    </w:p>
    <w:p w14:paraId="51418280" w14:textId="77777777" w:rsidR="00EA3CF1" w:rsidRDefault="00EA3CF1">
      <w:pPr>
        <w:pStyle w:val="Textocomentario"/>
      </w:pPr>
    </w:p>
    <w:p w14:paraId="59385585" w14:textId="77777777" w:rsidR="00EA3CF1" w:rsidRDefault="00EA3CF1">
      <w:pPr>
        <w:pStyle w:val="Textocomentario"/>
      </w:pPr>
      <w:r>
        <w:t>Information für mich</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0743AB2" w15:done="0"/>
  <w15:commentEx w15:paraId="37F1AD56" w15:paraIdParent="70743AB2" w15:done="0"/>
  <w15:commentEx w15:paraId="3039A917" w15:paraIdParent="70743AB2" w15:done="0"/>
  <w15:commentEx w15:paraId="5E02A2FC" w15:paraIdParent="70743AB2" w15:done="0"/>
  <w15:commentEx w15:paraId="26339163" w15:done="0"/>
  <w15:commentEx w15:paraId="4D7D9EE5" w15:done="0"/>
  <w15:commentEx w15:paraId="67458890" w15:done="0"/>
  <w15:commentEx w15:paraId="7194E030" w15:done="0"/>
  <w15:commentEx w15:paraId="28BFE9D8" w15:done="0"/>
  <w15:commentEx w15:paraId="40EA08E6" w15:done="0"/>
  <w15:commentEx w15:paraId="657ADD9B" w15:done="0"/>
  <w15:commentEx w15:paraId="359470DB" w15:done="0"/>
  <w15:commentEx w15:paraId="1ABA4A77" w15:done="0"/>
  <w15:commentEx w15:paraId="77C786F3" w15:done="0"/>
  <w15:commentEx w15:paraId="3C9122AC" w15:done="0"/>
  <w15:commentEx w15:paraId="26EBE6D8" w15:done="0"/>
  <w15:commentEx w15:paraId="6CBD20E6" w15:done="0"/>
  <w15:commentEx w15:paraId="467EF54F" w15:done="0"/>
  <w15:commentEx w15:paraId="5E05EAFB" w15:done="0"/>
  <w15:commentEx w15:paraId="07C8244D" w15:done="0"/>
  <w15:commentEx w15:paraId="7A21FDF9" w15:done="0"/>
  <w15:commentEx w15:paraId="2840003F" w15:done="0"/>
  <w15:commentEx w15:paraId="060DEB71" w15:done="0"/>
  <w15:commentEx w15:paraId="5212C09B" w15:done="0"/>
  <w15:commentEx w15:paraId="5F383BFA" w15:done="0"/>
  <w15:commentEx w15:paraId="01DC35DF" w15:done="0"/>
  <w15:commentEx w15:paraId="4B327065" w15:done="0"/>
  <w15:commentEx w15:paraId="5938558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036A1193" w16cex:dateUtc="2023-11-27T14:17:00Z"/>
  <w16cex:commentExtensible w16cex:durableId="52D1CD72" w16cex:dateUtc="2023-11-27T13:55:00Z"/>
  <w16cex:commentExtensible w16cex:durableId="2EFDF8BD" w16cex:dateUtc="2023-11-27T13:58:00Z"/>
  <w16cex:commentExtensible w16cex:durableId="68CEE792" w16cex:dateUtc="2023-11-27T13:59:00Z"/>
  <w16cex:commentExtensible w16cex:durableId="2AF8EEF2" w16cex:dateUtc="2023-11-27T14:06:00Z"/>
  <w16cex:commentExtensible w16cex:durableId="5223BEBF" w16cex:dateUtc="2023-11-27T14:06:00Z"/>
  <w16cex:commentExtensible w16cex:durableId="1F06BBCB" w16cex:dateUtc="2023-11-27T14:10:00Z"/>
  <w16cex:commentExtensible w16cex:durableId="48A98B83" w16cex:dateUtc="2023-11-27T14:07:00Z"/>
  <w16cex:commentExtensible w16cex:durableId="42638322" w16cex:dateUtc="2023-11-27T14:08:00Z"/>
  <w16cex:commentExtensible w16cex:durableId="30B97BF0" w16cex:dateUtc="2023-11-27T14:09:00Z"/>
  <w16cex:commentExtensible w16cex:durableId="181FD23B" w16cex:dateUtc="2023-11-27T14:12:00Z"/>
  <w16cex:commentExtensible w16cex:durableId="6487D725" w16cex:dateUtc="2023-11-28T10:3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0743AB2" w16cid:durableId="5634AC19"/>
  <w16cid:commentId w16cid:paraId="37F1AD56" w16cid:durableId="307A24D0"/>
  <w16cid:commentId w16cid:paraId="3039A917" w16cid:durableId="61D1F3DA"/>
  <w16cid:commentId w16cid:paraId="5E02A2FC" w16cid:durableId="719F3297"/>
  <w16cid:commentId w16cid:paraId="26339163" w16cid:durableId="7C92C37A"/>
  <w16cid:commentId w16cid:paraId="4D7D9EE5" w16cid:durableId="3C581A42"/>
  <w16cid:commentId w16cid:paraId="67458890" w16cid:durableId="720FB54A"/>
  <w16cid:commentId w16cid:paraId="7194E030" w16cid:durableId="290E6F91"/>
  <w16cid:commentId w16cid:paraId="28BFE9D8" w16cid:durableId="17DCBAE6"/>
  <w16cid:commentId w16cid:paraId="40EA08E6" w16cid:durableId="036A1193"/>
  <w16cid:commentId w16cid:paraId="657ADD9B" w16cid:durableId="797171F1"/>
  <w16cid:commentId w16cid:paraId="359470DB" w16cid:durableId="17EBBB8B"/>
  <w16cid:commentId w16cid:paraId="1ABA4A77" w16cid:durableId="37ED901B"/>
  <w16cid:commentId w16cid:paraId="77C786F3" w16cid:durableId="1C646F84"/>
  <w16cid:commentId w16cid:paraId="3C9122AC" w16cid:durableId="6BC98E33"/>
  <w16cid:commentId w16cid:paraId="26EBE6D8" w16cid:durableId="2A335B95"/>
  <w16cid:commentId w16cid:paraId="6CBD20E6" w16cid:durableId="52D1CD72"/>
  <w16cid:commentId w16cid:paraId="467EF54F" w16cid:durableId="2EFDF8BD"/>
  <w16cid:commentId w16cid:paraId="5E05EAFB" w16cid:durableId="68CEE792"/>
  <w16cid:commentId w16cid:paraId="07C8244D" w16cid:durableId="2AF8EEF2"/>
  <w16cid:commentId w16cid:paraId="7A21FDF9" w16cid:durableId="5223BEBF"/>
  <w16cid:commentId w16cid:paraId="2840003F" w16cid:durableId="1F06BBCB"/>
  <w16cid:commentId w16cid:paraId="060DEB71" w16cid:durableId="48A98B83"/>
  <w16cid:commentId w16cid:paraId="5212C09B" w16cid:durableId="42638322"/>
  <w16cid:commentId w16cid:paraId="5F383BFA" w16cid:durableId="30B97BF0"/>
  <w16cid:commentId w16cid:paraId="01DC35DF" w16cid:durableId="181FD23B"/>
  <w16cid:commentId w16cid:paraId="4B327065" w16cid:durableId="6487D725"/>
  <w16cid:commentId w16cid:paraId="59385585" w16cid:durableId="2F1E20E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EA0ECD" w14:textId="77777777" w:rsidR="004D750D" w:rsidRDefault="004D750D">
      <w:r>
        <w:separator/>
      </w:r>
    </w:p>
    <w:p w14:paraId="7B469C05" w14:textId="77777777" w:rsidR="004D750D" w:rsidRDefault="004D750D"/>
  </w:endnote>
  <w:endnote w:type="continuationSeparator" w:id="0">
    <w:p w14:paraId="4925EDC4" w14:textId="77777777" w:rsidR="004D750D" w:rsidRDefault="004D750D">
      <w:r>
        <w:continuationSeparator/>
      </w:r>
    </w:p>
    <w:p w14:paraId="4F1F63A6" w14:textId="77777777" w:rsidR="004D750D" w:rsidRDefault="004D750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Lt">
    <w:charset w:val="00"/>
    <w:family w:val="auto"/>
    <w:pitch w:val="variable"/>
    <w:sig w:usb0="E00002FF" w:usb1="5000785B" w:usb2="00000000" w:usb3="00000000" w:csb0="0000019F" w:csb1="00000000"/>
  </w:font>
  <w:font w:name="Calibri">
    <w:panose1 w:val="020F05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83AE18" w14:textId="3456C9F5" w:rsidR="00EA3CF1" w:rsidRDefault="00EA3CF1">
    <w:pPr>
      <w:pStyle w:val="Piedepgina"/>
      <w:pBdr>
        <w:top w:val="single" w:sz="4" w:space="1" w:color="auto"/>
      </w:pBdr>
      <w:tabs>
        <w:tab w:val="clear" w:pos="9072"/>
        <w:tab w:val="right" w:pos="9356"/>
      </w:tabs>
      <w:rPr>
        <w:sz w:val="16"/>
      </w:rPr>
    </w:pPr>
    <w:r>
      <w:rPr>
        <w:snapToGrid w:val="0"/>
        <w:color w:val="FF0000"/>
        <w:sz w:val="16"/>
        <w:szCs w:val="16"/>
      </w:rPr>
      <w:t>23-1111_</w:t>
    </w:r>
    <w:proofErr w:type="gramStart"/>
    <w:r w:rsidR="00143F1B">
      <w:rPr>
        <w:snapToGrid w:val="0"/>
        <w:color w:val="FF0000"/>
        <w:sz w:val="16"/>
        <w:szCs w:val="16"/>
      </w:rPr>
      <w:t>JT</w:t>
    </w:r>
    <w:r>
      <w:rPr>
        <w:snapToGrid w:val="0"/>
        <w:sz w:val="16"/>
        <w:szCs w:val="16"/>
      </w:rPr>
      <w:tab/>
      <w:t>Version</w:t>
    </w:r>
    <w:proofErr w:type="gramEnd"/>
    <w:r>
      <w:rPr>
        <w:snapToGrid w:val="0"/>
        <w:sz w:val="16"/>
        <w:szCs w:val="16"/>
      </w:rPr>
      <w:t xml:space="preserve"> 1.0</w:t>
    </w:r>
    <w:r>
      <w:rPr>
        <w:snapToGrid w:val="0"/>
        <w:sz w:val="16"/>
        <w:szCs w:val="16"/>
      </w:rPr>
      <w:tab/>
      <w:t xml:space="preserve">Seite </w:t>
    </w:r>
    <w:r>
      <w:rPr>
        <w:snapToGrid w:val="0"/>
        <w:sz w:val="16"/>
        <w:szCs w:val="16"/>
      </w:rPr>
      <w:fldChar w:fldCharType="begin"/>
    </w:r>
    <w:r>
      <w:rPr>
        <w:snapToGrid w:val="0"/>
        <w:sz w:val="16"/>
        <w:szCs w:val="16"/>
      </w:rPr>
      <w:instrText xml:space="preserve"> PAGE </w:instrText>
    </w:r>
    <w:r>
      <w:rPr>
        <w:snapToGrid w:val="0"/>
        <w:sz w:val="16"/>
        <w:szCs w:val="16"/>
      </w:rPr>
      <w:fldChar w:fldCharType="separate"/>
    </w:r>
    <w:r>
      <w:rPr>
        <w:noProof/>
        <w:snapToGrid w:val="0"/>
        <w:sz w:val="16"/>
        <w:szCs w:val="16"/>
      </w:rPr>
      <w:t>12</w:t>
    </w:r>
    <w:r>
      <w:rPr>
        <w:snapToGrid w:val="0"/>
        <w:sz w:val="16"/>
        <w:szCs w:val="16"/>
      </w:rPr>
      <w:fldChar w:fldCharType="end"/>
    </w:r>
    <w:r>
      <w:rPr>
        <w:snapToGrid w:val="0"/>
        <w:sz w:val="16"/>
        <w:szCs w:val="16"/>
      </w:rPr>
      <w:t xml:space="preserve"> von </w:t>
    </w:r>
    <w:r>
      <w:rPr>
        <w:snapToGrid w:val="0"/>
        <w:sz w:val="16"/>
        <w:szCs w:val="16"/>
      </w:rPr>
      <w:fldChar w:fldCharType="begin"/>
    </w:r>
    <w:r>
      <w:rPr>
        <w:snapToGrid w:val="0"/>
        <w:sz w:val="16"/>
        <w:szCs w:val="16"/>
      </w:rPr>
      <w:instrText xml:space="preserve"> NUMPAGES </w:instrText>
    </w:r>
    <w:r>
      <w:rPr>
        <w:snapToGrid w:val="0"/>
        <w:sz w:val="16"/>
        <w:szCs w:val="16"/>
      </w:rPr>
      <w:fldChar w:fldCharType="separate"/>
    </w:r>
    <w:r>
      <w:rPr>
        <w:noProof/>
        <w:snapToGrid w:val="0"/>
        <w:sz w:val="16"/>
        <w:szCs w:val="16"/>
      </w:rPr>
      <w:t>45</w:t>
    </w:r>
    <w:r>
      <w:rPr>
        <w:snapToGrid w:val="0"/>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CC1E20" w14:textId="77777777" w:rsidR="004D750D" w:rsidRDefault="004D750D">
      <w:r>
        <w:separator/>
      </w:r>
    </w:p>
    <w:p w14:paraId="37AC8612" w14:textId="77777777" w:rsidR="004D750D" w:rsidRDefault="004D750D"/>
  </w:footnote>
  <w:footnote w:type="continuationSeparator" w:id="0">
    <w:p w14:paraId="4C40202E" w14:textId="77777777" w:rsidR="004D750D" w:rsidRDefault="004D750D">
      <w:r>
        <w:continuationSeparator/>
      </w:r>
    </w:p>
    <w:p w14:paraId="531F5E66" w14:textId="77777777" w:rsidR="004D750D" w:rsidRDefault="004D750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2F665A" w14:textId="726BD50D" w:rsidR="00EA3CF1" w:rsidRPr="00E05ADC" w:rsidRDefault="00EA3CF1">
    <w:pPr>
      <w:pStyle w:val="Encabezado"/>
      <w:pBdr>
        <w:bottom w:val="single" w:sz="12" w:space="1" w:color="auto"/>
      </w:pBdr>
      <w:rPr>
        <w:color w:val="000000"/>
        <w:sz w:val="16"/>
        <w:szCs w:val="16"/>
      </w:rPr>
    </w:pPr>
    <w:r>
      <w:rPr>
        <w:color w:val="FF0000"/>
        <w:sz w:val="16"/>
        <w:szCs w:val="16"/>
      </w:rPr>
      <w:tab/>
    </w:r>
    <w:r w:rsidRPr="00977D37">
      <w:rPr>
        <w:b/>
        <w:sz w:val="24"/>
        <w:szCs w:val="24"/>
      </w:rPr>
      <w:t xml:space="preserve"> Lehrga</w:t>
    </w:r>
    <w:r>
      <w:rPr>
        <w:b/>
        <w:sz w:val="24"/>
        <w:szCs w:val="24"/>
      </w:rPr>
      <w:t>ng "IPMA - Level D</w:t>
    </w:r>
    <w:r w:rsidRPr="00977D37">
      <w:rPr>
        <w:b/>
        <w:sz w:val="24"/>
        <w:szCs w:val="24"/>
      </w:rPr>
      <w:t>"</w:t>
    </w:r>
    <w:r>
      <w:rPr>
        <w:b/>
        <w:sz w:val="24"/>
        <w:szCs w:val="24"/>
      </w:rPr>
      <w:tab/>
    </w:r>
    <w:r w:rsidRPr="00E05ADC">
      <w:rPr>
        <w:color w:val="000000"/>
        <w:sz w:val="16"/>
        <w:szCs w:val="16"/>
      </w:rPr>
      <w:t>Autor:</w:t>
    </w:r>
    <w:r>
      <w:rPr>
        <w:color w:val="000000"/>
        <w:sz w:val="16"/>
        <w:szCs w:val="16"/>
      </w:rPr>
      <w:t xml:space="preserve"> </w:t>
    </w:r>
    <w:r w:rsidR="00143F1B">
      <w:rPr>
        <w:color w:val="000000"/>
        <w:sz w:val="16"/>
        <w:szCs w:val="16"/>
      </w:rPr>
      <w:t>JT</w:t>
    </w:r>
  </w:p>
  <w:p w14:paraId="0B765A1F" w14:textId="77777777" w:rsidR="00EA3CF1" w:rsidRPr="00E05ADC" w:rsidRDefault="00EA3CF1">
    <w:pPr>
      <w:pStyle w:val="Encabezado"/>
      <w:pBdr>
        <w:bottom w:val="single" w:sz="12" w:space="1" w:color="auto"/>
      </w:pBdr>
      <w:rPr>
        <w:color w:val="000000"/>
        <w:sz w:val="16"/>
        <w:szCs w:val="16"/>
      </w:rPr>
    </w:pPr>
  </w:p>
  <w:p w14:paraId="566C1F6B" w14:textId="77777777" w:rsidR="00EA3CF1" w:rsidRPr="00977D37" w:rsidRDefault="00EA3CF1">
    <w:pPr>
      <w:pStyle w:val="Encabezado"/>
      <w:rPr>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26423"/>
    <w:multiLevelType w:val="hybridMultilevel"/>
    <w:tmpl w:val="D56C212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20B1CEE"/>
    <w:multiLevelType w:val="hybridMultilevel"/>
    <w:tmpl w:val="89FE67E8"/>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86E1E15"/>
    <w:multiLevelType w:val="hybridMultilevel"/>
    <w:tmpl w:val="AB9859C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0D843623"/>
    <w:multiLevelType w:val="hybridMultilevel"/>
    <w:tmpl w:val="5310F9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18E1C48"/>
    <w:multiLevelType w:val="multilevel"/>
    <w:tmpl w:val="40A4573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14F1173F"/>
    <w:multiLevelType w:val="hybridMultilevel"/>
    <w:tmpl w:val="67CECF62"/>
    <w:lvl w:ilvl="0" w:tplc="72F6D074">
      <w:start w:val="19"/>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5297B8F"/>
    <w:multiLevelType w:val="hybridMultilevel"/>
    <w:tmpl w:val="3440CE1C"/>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7" w15:restartNumberingAfterBreak="0">
    <w:nsid w:val="17F24609"/>
    <w:multiLevelType w:val="hybridMultilevel"/>
    <w:tmpl w:val="42AC235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189B3A92"/>
    <w:multiLevelType w:val="hybridMultilevel"/>
    <w:tmpl w:val="75860E94"/>
    <w:lvl w:ilvl="0" w:tplc="72F6D074">
      <w:start w:val="19"/>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197978F4"/>
    <w:multiLevelType w:val="hybridMultilevel"/>
    <w:tmpl w:val="C49C1ACE"/>
    <w:lvl w:ilvl="0" w:tplc="04070001">
      <w:start w:val="1"/>
      <w:numFmt w:val="bullet"/>
      <w:lvlText w:val=""/>
      <w:lvlJc w:val="left"/>
      <w:pPr>
        <w:ind w:left="1068" w:hanging="360"/>
      </w:pPr>
      <w:rPr>
        <w:rFonts w:ascii="Symbol" w:hAnsi="Symbol" w:hint="default"/>
      </w:rPr>
    </w:lvl>
    <w:lvl w:ilvl="1" w:tplc="04070003">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10" w15:restartNumberingAfterBreak="0">
    <w:nsid w:val="1BBE024F"/>
    <w:multiLevelType w:val="hybridMultilevel"/>
    <w:tmpl w:val="8460F0E6"/>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1" w15:restartNumberingAfterBreak="0">
    <w:nsid w:val="1D767C88"/>
    <w:multiLevelType w:val="hybridMultilevel"/>
    <w:tmpl w:val="6CE4079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207B4288"/>
    <w:multiLevelType w:val="hybridMultilevel"/>
    <w:tmpl w:val="5440719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21E45D68"/>
    <w:multiLevelType w:val="hybridMultilevel"/>
    <w:tmpl w:val="5D725790"/>
    <w:lvl w:ilvl="0" w:tplc="72F6D074">
      <w:start w:val="19"/>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22AB24E0"/>
    <w:multiLevelType w:val="multilevel"/>
    <w:tmpl w:val="AA04C62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15:restartNumberingAfterBreak="0">
    <w:nsid w:val="27343FCC"/>
    <w:multiLevelType w:val="multilevel"/>
    <w:tmpl w:val="65F04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99576C7"/>
    <w:multiLevelType w:val="hybridMultilevel"/>
    <w:tmpl w:val="D1DEB61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2B3309F5"/>
    <w:multiLevelType w:val="multilevel"/>
    <w:tmpl w:val="7C7E8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D5A0132"/>
    <w:multiLevelType w:val="hybridMultilevel"/>
    <w:tmpl w:val="2C1A5B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31250EE2"/>
    <w:multiLevelType w:val="hybridMultilevel"/>
    <w:tmpl w:val="449C936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34EC76FB"/>
    <w:multiLevelType w:val="hybridMultilevel"/>
    <w:tmpl w:val="18F0137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376B2FF8"/>
    <w:multiLevelType w:val="multilevel"/>
    <w:tmpl w:val="18863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85141AC"/>
    <w:multiLevelType w:val="singleLevel"/>
    <w:tmpl w:val="88B4EB30"/>
    <w:lvl w:ilvl="0">
      <w:start w:val="1"/>
      <w:numFmt w:val="bullet"/>
      <w:pStyle w:val="AbsatztextGliederung"/>
      <w:lvlText w:val=""/>
      <w:lvlJc w:val="left"/>
      <w:pPr>
        <w:tabs>
          <w:tab w:val="num" w:pos="360"/>
        </w:tabs>
        <w:ind w:left="360" w:hanging="360"/>
      </w:pPr>
      <w:rPr>
        <w:rFonts w:ascii="Symbol" w:hAnsi="Symbol" w:hint="default"/>
        <w:sz w:val="18"/>
      </w:rPr>
    </w:lvl>
  </w:abstractNum>
  <w:abstractNum w:abstractNumId="23" w15:restartNumberingAfterBreak="0">
    <w:nsid w:val="3C571262"/>
    <w:multiLevelType w:val="hybridMultilevel"/>
    <w:tmpl w:val="D53AA88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3D425DC3"/>
    <w:multiLevelType w:val="hybridMultilevel"/>
    <w:tmpl w:val="A64C1D12"/>
    <w:lvl w:ilvl="0" w:tplc="72F6D074">
      <w:start w:val="19"/>
      <w:numFmt w:val="bullet"/>
      <w:lvlText w:val="-"/>
      <w:lvlJc w:val="left"/>
      <w:pPr>
        <w:ind w:left="360" w:hanging="360"/>
      </w:pPr>
      <w:rPr>
        <w:rFonts w:ascii="Arial" w:eastAsia="Times New Roman" w:hAnsi="Arial" w:cs="Aria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5" w15:restartNumberingAfterBreak="0">
    <w:nsid w:val="3D97092D"/>
    <w:multiLevelType w:val="hybridMultilevel"/>
    <w:tmpl w:val="AB92AAF2"/>
    <w:lvl w:ilvl="0" w:tplc="6E8A1E3E">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6" w15:restartNumberingAfterBreak="0">
    <w:nsid w:val="44C33AD7"/>
    <w:multiLevelType w:val="hybridMultilevel"/>
    <w:tmpl w:val="FFAE740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49742EFB"/>
    <w:multiLevelType w:val="hybridMultilevel"/>
    <w:tmpl w:val="ED986086"/>
    <w:lvl w:ilvl="0" w:tplc="73760BB8">
      <w:start w:val="19"/>
      <w:numFmt w:val="bullet"/>
      <w:lvlText w:val="-"/>
      <w:lvlJc w:val="left"/>
      <w:pPr>
        <w:ind w:left="473" w:hanging="360"/>
      </w:pPr>
      <w:rPr>
        <w:rFonts w:ascii="Arial" w:eastAsia="Times New Roman" w:hAnsi="Arial" w:cs="Arial" w:hint="default"/>
      </w:rPr>
    </w:lvl>
    <w:lvl w:ilvl="1" w:tplc="04070003" w:tentative="1">
      <w:start w:val="1"/>
      <w:numFmt w:val="bullet"/>
      <w:lvlText w:val="o"/>
      <w:lvlJc w:val="left"/>
      <w:pPr>
        <w:ind w:left="1193" w:hanging="360"/>
      </w:pPr>
      <w:rPr>
        <w:rFonts w:ascii="Courier New" w:hAnsi="Courier New" w:cs="Courier New" w:hint="default"/>
      </w:rPr>
    </w:lvl>
    <w:lvl w:ilvl="2" w:tplc="04070005" w:tentative="1">
      <w:start w:val="1"/>
      <w:numFmt w:val="bullet"/>
      <w:lvlText w:val=""/>
      <w:lvlJc w:val="left"/>
      <w:pPr>
        <w:ind w:left="1913" w:hanging="360"/>
      </w:pPr>
      <w:rPr>
        <w:rFonts w:ascii="Wingdings" w:hAnsi="Wingdings" w:hint="default"/>
      </w:rPr>
    </w:lvl>
    <w:lvl w:ilvl="3" w:tplc="04070001" w:tentative="1">
      <w:start w:val="1"/>
      <w:numFmt w:val="bullet"/>
      <w:lvlText w:val=""/>
      <w:lvlJc w:val="left"/>
      <w:pPr>
        <w:ind w:left="2633" w:hanging="360"/>
      </w:pPr>
      <w:rPr>
        <w:rFonts w:ascii="Symbol" w:hAnsi="Symbol" w:hint="default"/>
      </w:rPr>
    </w:lvl>
    <w:lvl w:ilvl="4" w:tplc="04070003" w:tentative="1">
      <w:start w:val="1"/>
      <w:numFmt w:val="bullet"/>
      <w:lvlText w:val="o"/>
      <w:lvlJc w:val="left"/>
      <w:pPr>
        <w:ind w:left="3353" w:hanging="360"/>
      </w:pPr>
      <w:rPr>
        <w:rFonts w:ascii="Courier New" w:hAnsi="Courier New" w:cs="Courier New" w:hint="default"/>
      </w:rPr>
    </w:lvl>
    <w:lvl w:ilvl="5" w:tplc="04070005" w:tentative="1">
      <w:start w:val="1"/>
      <w:numFmt w:val="bullet"/>
      <w:lvlText w:val=""/>
      <w:lvlJc w:val="left"/>
      <w:pPr>
        <w:ind w:left="4073" w:hanging="360"/>
      </w:pPr>
      <w:rPr>
        <w:rFonts w:ascii="Wingdings" w:hAnsi="Wingdings" w:hint="default"/>
      </w:rPr>
    </w:lvl>
    <w:lvl w:ilvl="6" w:tplc="04070001" w:tentative="1">
      <w:start w:val="1"/>
      <w:numFmt w:val="bullet"/>
      <w:lvlText w:val=""/>
      <w:lvlJc w:val="left"/>
      <w:pPr>
        <w:ind w:left="4793" w:hanging="360"/>
      </w:pPr>
      <w:rPr>
        <w:rFonts w:ascii="Symbol" w:hAnsi="Symbol" w:hint="default"/>
      </w:rPr>
    </w:lvl>
    <w:lvl w:ilvl="7" w:tplc="04070003" w:tentative="1">
      <w:start w:val="1"/>
      <w:numFmt w:val="bullet"/>
      <w:lvlText w:val="o"/>
      <w:lvlJc w:val="left"/>
      <w:pPr>
        <w:ind w:left="5513" w:hanging="360"/>
      </w:pPr>
      <w:rPr>
        <w:rFonts w:ascii="Courier New" w:hAnsi="Courier New" w:cs="Courier New" w:hint="default"/>
      </w:rPr>
    </w:lvl>
    <w:lvl w:ilvl="8" w:tplc="04070005" w:tentative="1">
      <w:start w:val="1"/>
      <w:numFmt w:val="bullet"/>
      <w:lvlText w:val=""/>
      <w:lvlJc w:val="left"/>
      <w:pPr>
        <w:ind w:left="6233" w:hanging="360"/>
      </w:pPr>
      <w:rPr>
        <w:rFonts w:ascii="Wingdings" w:hAnsi="Wingdings" w:hint="default"/>
      </w:rPr>
    </w:lvl>
  </w:abstractNum>
  <w:abstractNum w:abstractNumId="28" w15:restartNumberingAfterBreak="0">
    <w:nsid w:val="527C1BA5"/>
    <w:multiLevelType w:val="hybridMultilevel"/>
    <w:tmpl w:val="74765DB0"/>
    <w:lvl w:ilvl="0" w:tplc="72F6D074">
      <w:start w:val="19"/>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558A52B0"/>
    <w:multiLevelType w:val="hybridMultilevel"/>
    <w:tmpl w:val="35A08882"/>
    <w:lvl w:ilvl="0" w:tplc="71A4FCC2">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0" w15:restartNumberingAfterBreak="0">
    <w:nsid w:val="590E2F3B"/>
    <w:multiLevelType w:val="hybridMultilevel"/>
    <w:tmpl w:val="6988F288"/>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59235017"/>
    <w:multiLevelType w:val="hybridMultilevel"/>
    <w:tmpl w:val="C3AE878C"/>
    <w:lvl w:ilvl="0" w:tplc="04070001">
      <w:start w:val="1"/>
      <w:numFmt w:val="bullet"/>
      <w:lvlText w:val=""/>
      <w:lvlJc w:val="left"/>
      <w:pPr>
        <w:tabs>
          <w:tab w:val="num" w:pos="720"/>
        </w:tabs>
        <w:ind w:left="720" w:hanging="360"/>
      </w:pPr>
      <w:rPr>
        <w:rFonts w:ascii="Symbol" w:hAnsi="Symbol" w:hint="default"/>
      </w:rPr>
    </w:lvl>
    <w:lvl w:ilvl="1" w:tplc="4C12B1C8">
      <w:numFmt w:val="bullet"/>
      <w:lvlText w:val=""/>
      <w:lvlJc w:val="left"/>
      <w:pPr>
        <w:tabs>
          <w:tab w:val="num" w:pos="1920"/>
        </w:tabs>
        <w:ind w:left="1920" w:hanging="840"/>
      </w:pPr>
      <w:rPr>
        <w:rFonts w:ascii="Wingdings" w:eastAsia="Times New Roman" w:hAnsi="Wingdings" w:cs="Times New Roman" w:hint="default"/>
        <w:i w:val="0"/>
      </w:rPr>
    </w:lvl>
    <w:lvl w:ilvl="2" w:tplc="0407000F">
      <w:start w:val="1"/>
      <w:numFmt w:val="decimal"/>
      <w:lvlText w:val="%3."/>
      <w:lvlJc w:val="left"/>
      <w:pPr>
        <w:tabs>
          <w:tab w:val="num" w:pos="2160"/>
        </w:tabs>
        <w:ind w:left="2160" w:hanging="360"/>
      </w:pPr>
      <w:rPr>
        <w:rFonts w:hint="default"/>
      </w:rPr>
    </w:lvl>
    <w:lvl w:ilvl="3" w:tplc="979A81F4">
      <w:start w:val="5"/>
      <w:numFmt w:val="bullet"/>
      <w:lvlText w:val="-"/>
      <w:lvlJc w:val="left"/>
      <w:pPr>
        <w:tabs>
          <w:tab w:val="num" w:pos="2880"/>
        </w:tabs>
        <w:ind w:left="2880" w:hanging="360"/>
      </w:pPr>
      <w:rPr>
        <w:rFonts w:ascii="Arial" w:eastAsia="Times New Roman" w:hAnsi="Arial" w:cs="Aria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5B465F44"/>
    <w:multiLevelType w:val="hybridMultilevel"/>
    <w:tmpl w:val="803C0FE0"/>
    <w:lvl w:ilvl="0" w:tplc="1BE8F92A">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5CA869E3"/>
    <w:multiLevelType w:val="hybridMultilevel"/>
    <w:tmpl w:val="53B0D872"/>
    <w:lvl w:ilvl="0" w:tplc="04070001">
      <w:start w:val="1"/>
      <w:numFmt w:val="bullet"/>
      <w:lvlText w:val=""/>
      <w:lvlJc w:val="left"/>
      <w:pPr>
        <w:tabs>
          <w:tab w:val="num" w:pos="927"/>
        </w:tabs>
        <w:ind w:left="927"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61D746ED"/>
    <w:multiLevelType w:val="hybridMultilevel"/>
    <w:tmpl w:val="63AACFAC"/>
    <w:lvl w:ilvl="0" w:tplc="8F4CF50E">
      <w:start w:val="1"/>
      <w:numFmt w:val="bullet"/>
      <w:lvlText w:val="•"/>
      <w:lvlJc w:val="left"/>
      <w:pPr>
        <w:tabs>
          <w:tab w:val="num" w:pos="720"/>
        </w:tabs>
        <w:ind w:left="720" w:hanging="360"/>
      </w:pPr>
      <w:rPr>
        <w:rFonts w:ascii="Times New Roman" w:hAnsi="Times New Roman" w:hint="default"/>
      </w:rPr>
    </w:lvl>
    <w:lvl w:ilvl="1" w:tplc="ADECD538" w:tentative="1">
      <w:start w:val="1"/>
      <w:numFmt w:val="bullet"/>
      <w:lvlText w:val="•"/>
      <w:lvlJc w:val="left"/>
      <w:pPr>
        <w:tabs>
          <w:tab w:val="num" w:pos="1440"/>
        </w:tabs>
        <w:ind w:left="1440" w:hanging="360"/>
      </w:pPr>
      <w:rPr>
        <w:rFonts w:ascii="Times New Roman" w:hAnsi="Times New Roman" w:hint="default"/>
      </w:rPr>
    </w:lvl>
    <w:lvl w:ilvl="2" w:tplc="79DC5C3A" w:tentative="1">
      <w:start w:val="1"/>
      <w:numFmt w:val="bullet"/>
      <w:lvlText w:val="•"/>
      <w:lvlJc w:val="left"/>
      <w:pPr>
        <w:tabs>
          <w:tab w:val="num" w:pos="2160"/>
        </w:tabs>
        <w:ind w:left="2160" w:hanging="360"/>
      </w:pPr>
      <w:rPr>
        <w:rFonts w:ascii="Times New Roman" w:hAnsi="Times New Roman" w:hint="default"/>
      </w:rPr>
    </w:lvl>
    <w:lvl w:ilvl="3" w:tplc="82CC2CB2" w:tentative="1">
      <w:start w:val="1"/>
      <w:numFmt w:val="bullet"/>
      <w:lvlText w:val="•"/>
      <w:lvlJc w:val="left"/>
      <w:pPr>
        <w:tabs>
          <w:tab w:val="num" w:pos="2880"/>
        </w:tabs>
        <w:ind w:left="2880" w:hanging="360"/>
      </w:pPr>
      <w:rPr>
        <w:rFonts w:ascii="Times New Roman" w:hAnsi="Times New Roman" w:hint="default"/>
      </w:rPr>
    </w:lvl>
    <w:lvl w:ilvl="4" w:tplc="FABCA916" w:tentative="1">
      <w:start w:val="1"/>
      <w:numFmt w:val="bullet"/>
      <w:lvlText w:val="•"/>
      <w:lvlJc w:val="left"/>
      <w:pPr>
        <w:tabs>
          <w:tab w:val="num" w:pos="3600"/>
        </w:tabs>
        <w:ind w:left="3600" w:hanging="360"/>
      </w:pPr>
      <w:rPr>
        <w:rFonts w:ascii="Times New Roman" w:hAnsi="Times New Roman" w:hint="default"/>
      </w:rPr>
    </w:lvl>
    <w:lvl w:ilvl="5" w:tplc="379E0B6E" w:tentative="1">
      <w:start w:val="1"/>
      <w:numFmt w:val="bullet"/>
      <w:lvlText w:val="•"/>
      <w:lvlJc w:val="left"/>
      <w:pPr>
        <w:tabs>
          <w:tab w:val="num" w:pos="4320"/>
        </w:tabs>
        <w:ind w:left="4320" w:hanging="360"/>
      </w:pPr>
      <w:rPr>
        <w:rFonts w:ascii="Times New Roman" w:hAnsi="Times New Roman" w:hint="default"/>
      </w:rPr>
    </w:lvl>
    <w:lvl w:ilvl="6" w:tplc="D8D4B7B6" w:tentative="1">
      <w:start w:val="1"/>
      <w:numFmt w:val="bullet"/>
      <w:lvlText w:val="•"/>
      <w:lvlJc w:val="left"/>
      <w:pPr>
        <w:tabs>
          <w:tab w:val="num" w:pos="5040"/>
        </w:tabs>
        <w:ind w:left="5040" w:hanging="360"/>
      </w:pPr>
      <w:rPr>
        <w:rFonts w:ascii="Times New Roman" w:hAnsi="Times New Roman" w:hint="default"/>
      </w:rPr>
    </w:lvl>
    <w:lvl w:ilvl="7" w:tplc="5762E736" w:tentative="1">
      <w:start w:val="1"/>
      <w:numFmt w:val="bullet"/>
      <w:lvlText w:val="•"/>
      <w:lvlJc w:val="left"/>
      <w:pPr>
        <w:tabs>
          <w:tab w:val="num" w:pos="5760"/>
        </w:tabs>
        <w:ind w:left="5760" w:hanging="360"/>
      </w:pPr>
      <w:rPr>
        <w:rFonts w:ascii="Times New Roman" w:hAnsi="Times New Roman" w:hint="default"/>
      </w:rPr>
    </w:lvl>
    <w:lvl w:ilvl="8" w:tplc="87C620CE" w:tentative="1">
      <w:start w:val="1"/>
      <w:numFmt w:val="bullet"/>
      <w:lvlText w:val="•"/>
      <w:lvlJc w:val="left"/>
      <w:pPr>
        <w:tabs>
          <w:tab w:val="num" w:pos="6480"/>
        </w:tabs>
        <w:ind w:left="6480" w:hanging="360"/>
      </w:pPr>
      <w:rPr>
        <w:rFonts w:ascii="Times New Roman" w:hAnsi="Times New Roman" w:hint="default"/>
      </w:rPr>
    </w:lvl>
  </w:abstractNum>
  <w:abstractNum w:abstractNumId="35" w15:restartNumberingAfterBreak="0">
    <w:nsid w:val="65B5190A"/>
    <w:multiLevelType w:val="multilevel"/>
    <w:tmpl w:val="0CF2FA80"/>
    <w:lvl w:ilvl="0">
      <w:start w:val="1"/>
      <w:numFmt w:val="decimal"/>
      <w:pStyle w:val="Ttulo1"/>
      <w:lvlText w:val="%1."/>
      <w:lvlJc w:val="left"/>
      <w:pPr>
        <w:tabs>
          <w:tab w:val="num" w:pos="360"/>
        </w:tabs>
        <w:ind w:left="357" w:hanging="357"/>
      </w:pPr>
    </w:lvl>
    <w:lvl w:ilvl="1">
      <w:start w:val="1"/>
      <w:numFmt w:val="decimal"/>
      <w:pStyle w:val="Ttulo2"/>
      <w:lvlText w:val="%1.%2."/>
      <w:lvlJc w:val="left"/>
      <w:pPr>
        <w:tabs>
          <w:tab w:val="num" w:pos="567"/>
        </w:tabs>
        <w:ind w:left="567" w:hanging="567"/>
      </w:pPr>
    </w:lvl>
    <w:lvl w:ilvl="2">
      <w:start w:val="1"/>
      <w:numFmt w:val="decimal"/>
      <w:pStyle w:val="Ttulo3"/>
      <w:lvlText w:val="%1.%2.%3."/>
      <w:lvlJc w:val="left"/>
      <w:pPr>
        <w:tabs>
          <w:tab w:val="num" w:pos="709"/>
        </w:tabs>
        <w:ind w:left="709" w:hanging="709"/>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6" w15:restartNumberingAfterBreak="0">
    <w:nsid w:val="693F74E0"/>
    <w:multiLevelType w:val="hybridMultilevel"/>
    <w:tmpl w:val="F10CDFD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15:restartNumberingAfterBreak="0">
    <w:nsid w:val="6E994204"/>
    <w:multiLevelType w:val="hybridMultilevel"/>
    <w:tmpl w:val="09CC24FA"/>
    <w:lvl w:ilvl="0" w:tplc="04070001">
      <w:start w:val="1"/>
      <w:numFmt w:val="bullet"/>
      <w:lvlText w:val=""/>
      <w:lvlJc w:val="left"/>
      <w:pPr>
        <w:tabs>
          <w:tab w:val="num" w:pos="720"/>
        </w:tabs>
        <w:ind w:left="720" w:hanging="360"/>
      </w:pPr>
      <w:rPr>
        <w:rFonts w:ascii="Symbol" w:hAnsi="Symbol" w:hint="default"/>
      </w:rPr>
    </w:lvl>
    <w:lvl w:ilvl="1" w:tplc="4C12B1C8">
      <w:numFmt w:val="bullet"/>
      <w:lvlText w:val=""/>
      <w:lvlJc w:val="left"/>
      <w:pPr>
        <w:tabs>
          <w:tab w:val="num" w:pos="1920"/>
        </w:tabs>
        <w:ind w:left="1920" w:hanging="840"/>
      </w:pPr>
      <w:rPr>
        <w:rFonts w:ascii="Wingdings" w:eastAsia="Times New Roman" w:hAnsi="Wingdings" w:cs="Times New Roman" w:hint="default"/>
        <w:i w:val="0"/>
      </w:rPr>
    </w:lvl>
    <w:lvl w:ilvl="2" w:tplc="0407000F">
      <w:start w:val="1"/>
      <w:numFmt w:val="decimal"/>
      <w:lvlText w:val="%3."/>
      <w:lvlJc w:val="left"/>
      <w:pPr>
        <w:tabs>
          <w:tab w:val="num" w:pos="2160"/>
        </w:tabs>
        <w:ind w:left="2160" w:hanging="360"/>
      </w:pPr>
      <w:rPr>
        <w:rFonts w:hint="default"/>
      </w:rPr>
    </w:lvl>
    <w:lvl w:ilvl="3" w:tplc="0407000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71243B3B"/>
    <w:multiLevelType w:val="hybridMultilevel"/>
    <w:tmpl w:val="079AFB3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15:restartNumberingAfterBreak="0">
    <w:nsid w:val="7B732F34"/>
    <w:multiLevelType w:val="hybridMultilevel"/>
    <w:tmpl w:val="56A2194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15:restartNumberingAfterBreak="0">
    <w:nsid w:val="7FD30E1F"/>
    <w:multiLevelType w:val="hybridMultilevel"/>
    <w:tmpl w:val="F0B8638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num w:numId="1" w16cid:durableId="1007563724">
    <w:abstractNumId w:val="22"/>
  </w:num>
  <w:num w:numId="2" w16cid:durableId="1624770732">
    <w:abstractNumId w:val="35"/>
  </w:num>
  <w:num w:numId="3" w16cid:durableId="748698254">
    <w:abstractNumId w:val="31"/>
  </w:num>
  <w:num w:numId="4" w16cid:durableId="7602265">
    <w:abstractNumId w:val="30"/>
  </w:num>
  <w:num w:numId="5" w16cid:durableId="775636068">
    <w:abstractNumId w:val="1"/>
  </w:num>
  <w:num w:numId="6" w16cid:durableId="1128285064">
    <w:abstractNumId w:val="33"/>
  </w:num>
  <w:num w:numId="7" w16cid:durableId="933707026">
    <w:abstractNumId w:val="9"/>
  </w:num>
  <w:num w:numId="8" w16cid:durableId="1323780726">
    <w:abstractNumId w:val="40"/>
  </w:num>
  <w:num w:numId="9" w16cid:durableId="1718889567">
    <w:abstractNumId w:val="39"/>
  </w:num>
  <w:num w:numId="10" w16cid:durableId="1524396005">
    <w:abstractNumId w:val="29"/>
  </w:num>
  <w:num w:numId="11" w16cid:durableId="908005785">
    <w:abstractNumId w:val="25"/>
  </w:num>
  <w:num w:numId="12" w16cid:durableId="1377510422">
    <w:abstractNumId w:val="2"/>
  </w:num>
  <w:num w:numId="13" w16cid:durableId="1118331419">
    <w:abstractNumId w:val="6"/>
  </w:num>
  <w:num w:numId="14" w16cid:durableId="342438539">
    <w:abstractNumId w:val="20"/>
  </w:num>
  <w:num w:numId="15" w16cid:durableId="1862084040">
    <w:abstractNumId w:val="3"/>
  </w:num>
  <w:num w:numId="16" w16cid:durableId="2003770944">
    <w:abstractNumId w:val="37"/>
  </w:num>
  <w:num w:numId="17" w16cid:durableId="879248350">
    <w:abstractNumId w:val="35"/>
  </w:num>
  <w:num w:numId="18" w16cid:durableId="1653295108">
    <w:abstractNumId w:val="35"/>
  </w:num>
  <w:num w:numId="19" w16cid:durableId="2069959613">
    <w:abstractNumId w:val="35"/>
  </w:num>
  <w:num w:numId="20" w16cid:durableId="1691759364">
    <w:abstractNumId w:val="35"/>
  </w:num>
  <w:num w:numId="21" w16cid:durableId="556552358">
    <w:abstractNumId w:val="35"/>
  </w:num>
  <w:num w:numId="22" w16cid:durableId="1022122082">
    <w:abstractNumId w:val="35"/>
  </w:num>
  <w:num w:numId="23" w16cid:durableId="831914460">
    <w:abstractNumId w:val="11"/>
  </w:num>
  <w:num w:numId="24" w16cid:durableId="1500345667">
    <w:abstractNumId w:val="16"/>
  </w:num>
  <w:num w:numId="25" w16cid:durableId="1207528649">
    <w:abstractNumId w:val="5"/>
  </w:num>
  <w:num w:numId="26" w16cid:durableId="351028290">
    <w:abstractNumId w:val="27"/>
  </w:num>
  <w:num w:numId="27" w16cid:durableId="80227663">
    <w:abstractNumId w:val="32"/>
  </w:num>
  <w:num w:numId="28" w16cid:durableId="2138183487">
    <w:abstractNumId w:val="13"/>
  </w:num>
  <w:num w:numId="29" w16cid:durableId="171528445">
    <w:abstractNumId w:val="21"/>
  </w:num>
  <w:num w:numId="30" w16cid:durableId="1857693871">
    <w:abstractNumId w:val="15"/>
  </w:num>
  <w:num w:numId="31" w16cid:durableId="1869171696">
    <w:abstractNumId w:val="17"/>
  </w:num>
  <w:num w:numId="32" w16cid:durableId="1134133087">
    <w:abstractNumId w:val="24"/>
  </w:num>
  <w:num w:numId="33" w16cid:durableId="1661272241">
    <w:abstractNumId w:val="28"/>
  </w:num>
  <w:num w:numId="34" w16cid:durableId="427045357">
    <w:abstractNumId w:val="8"/>
  </w:num>
  <w:num w:numId="35" w16cid:durableId="766658281">
    <w:abstractNumId w:val="12"/>
  </w:num>
  <w:num w:numId="36" w16cid:durableId="1558324513">
    <w:abstractNumId w:val="18"/>
  </w:num>
  <w:num w:numId="37" w16cid:durableId="19357293">
    <w:abstractNumId w:val="36"/>
  </w:num>
  <w:num w:numId="38" w16cid:durableId="1452940756">
    <w:abstractNumId w:val="10"/>
  </w:num>
  <w:num w:numId="39" w16cid:durableId="834958083">
    <w:abstractNumId w:val="7"/>
  </w:num>
  <w:num w:numId="40" w16cid:durableId="1898007735">
    <w:abstractNumId w:val="4"/>
  </w:num>
  <w:num w:numId="41" w16cid:durableId="717826244">
    <w:abstractNumId w:val="14"/>
  </w:num>
  <w:num w:numId="42" w16cid:durableId="1572109227">
    <w:abstractNumId w:val="34"/>
  </w:num>
  <w:num w:numId="43" w16cid:durableId="40057445">
    <w:abstractNumId w:val="0"/>
  </w:num>
  <w:num w:numId="44" w16cid:durableId="541475917">
    <w:abstractNumId w:val="26"/>
  </w:num>
  <w:num w:numId="45" w16cid:durableId="1420059703">
    <w:abstractNumId w:val="23"/>
  </w:num>
  <w:num w:numId="46" w16cid:durableId="1054737322">
    <w:abstractNumId w:val="38"/>
  </w:num>
  <w:num w:numId="47" w16cid:durableId="648218371">
    <w:abstractNumId w:val="19"/>
  </w:num>
  <w:numIdMacAtCleanup w:val="1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eubert, Jasmin">
    <w15:presenceInfo w15:providerId="AD" w15:userId="S-1-5-21-3743566655-1516676842-665083914-173420"/>
  </w15:person>
  <w15:person w15:author="Stefan Exner">
    <w15:presenceInfo w15:providerId="AD" w15:userId="S-1-5-21-4221531520-351312536-3368049071-114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activeWritingStyle w:appName="MSWord" w:lang="it-IT" w:vendorID="64" w:dllVersion="6" w:nlCheck="1" w:checkStyle="0"/>
  <w:activeWritingStyle w:appName="MSWord" w:lang="de-DE" w:vendorID="64" w:dllVersion="6" w:nlCheck="1" w:checkStyle="0"/>
  <w:activeWritingStyle w:appName="MSWord" w:lang="fr-FR" w:vendorID="64" w:dllVersion="6" w:nlCheck="1" w:checkStyle="0"/>
  <w:activeWritingStyle w:appName="MSWord" w:lang="en-GB" w:vendorID="64" w:dllVersion="6" w:nlCheck="1" w:checkStyle="0"/>
  <w:activeWritingStyle w:appName="MSWord" w:lang="en-US" w:vendorID="64" w:dllVersion="6" w:nlCheck="1" w:checkStyle="0"/>
  <w:activeWritingStyle w:appName="MSWord" w:lang="de-DE" w:vendorID="64" w:dllVersion="4096" w:nlCheck="1" w:checkStyle="0"/>
  <w:activeWritingStyle w:appName="MSWord" w:lang="en-US" w:vendorID="64" w:dllVersion="4096" w:nlCheck="1" w:checkStyle="0"/>
  <w:activeWritingStyle w:appName="MSWord" w:lang="it-IT" w:vendorID="64" w:dllVersion="4096" w:nlCheck="1" w:checkStyle="0"/>
  <w:activeWritingStyle w:appName="MSWord" w:lang="de-DE" w:vendorID="64" w:dllVersion="0" w:nlCheck="1" w:checkStyle="0"/>
  <w:activeWritingStyle w:appName="MSWord" w:lang="en-US" w:vendorID="64" w:dllVersion="0" w:nlCheck="1" w:checkStyle="0"/>
  <w:proofState w:spelling="clean" w:grammar="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8"/>
  <w:autoHyphenation/>
  <w:hyphenationZone w:val="142"/>
  <w:drawingGridHorizontalSpacing w:val="181"/>
  <w:drawingGridVerticalSpacing w:val="181"/>
  <w:displayHorizontalDrawingGridEvery w:val="0"/>
  <w:displayVerticalDrawingGridEvery w:val="0"/>
  <w:doNotUseMarginsForDrawingGridOrigin/>
  <w:drawingGridVerticalOrigin w:val="1985"/>
  <w:noPunctuationKerning/>
  <w:characterSpacingControl w:val="doNotCompress"/>
  <w:hdrShapeDefaults>
    <o:shapedefaults v:ext="edit" spidmax="2050" fillcolor="white">
      <v:fill color="white"/>
      <v:textbox inset="1mm,,1mm"/>
    </o:shapedefaults>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3233"/>
    <w:rsid w:val="00000084"/>
    <w:rsid w:val="00000DA0"/>
    <w:rsid w:val="000017B8"/>
    <w:rsid w:val="000030C6"/>
    <w:rsid w:val="000034D5"/>
    <w:rsid w:val="0000356C"/>
    <w:rsid w:val="00003F17"/>
    <w:rsid w:val="000060DF"/>
    <w:rsid w:val="00006457"/>
    <w:rsid w:val="00006799"/>
    <w:rsid w:val="00006F2C"/>
    <w:rsid w:val="00007B81"/>
    <w:rsid w:val="0001095C"/>
    <w:rsid w:val="00010C31"/>
    <w:rsid w:val="00010EF9"/>
    <w:rsid w:val="00010F29"/>
    <w:rsid w:val="000111C0"/>
    <w:rsid w:val="00012009"/>
    <w:rsid w:val="00013337"/>
    <w:rsid w:val="00013DF9"/>
    <w:rsid w:val="000146EB"/>
    <w:rsid w:val="00014835"/>
    <w:rsid w:val="000152A6"/>
    <w:rsid w:val="00016CF9"/>
    <w:rsid w:val="00016DDA"/>
    <w:rsid w:val="00017D2E"/>
    <w:rsid w:val="000213AE"/>
    <w:rsid w:val="000221AD"/>
    <w:rsid w:val="00022446"/>
    <w:rsid w:val="00022722"/>
    <w:rsid w:val="00024187"/>
    <w:rsid w:val="00024BF2"/>
    <w:rsid w:val="0002572C"/>
    <w:rsid w:val="00025E44"/>
    <w:rsid w:val="00027D48"/>
    <w:rsid w:val="00027E4B"/>
    <w:rsid w:val="000307D7"/>
    <w:rsid w:val="00031FAC"/>
    <w:rsid w:val="000324BE"/>
    <w:rsid w:val="00032A6E"/>
    <w:rsid w:val="00034657"/>
    <w:rsid w:val="00034697"/>
    <w:rsid w:val="00037660"/>
    <w:rsid w:val="00037B34"/>
    <w:rsid w:val="00040E01"/>
    <w:rsid w:val="00041B4A"/>
    <w:rsid w:val="000420C9"/>
    <w:rsid w:val="0004222D"/>
    <w:rsid w:val="00042C4A"/>
    <w:rsid w:val="00045B43"/>
    <w:rsid w:val="0004779B"/>
    <w:rsid w:val="000503F3"/>
    <w:rsid w:val="00050DA6"/>
    <w:rsid w:val="0005178D"/>
    <w:rsid w:val="0005350C"/>
    <w:rsid w:val="00053816"/>
    <w:rsid w:val="000539D7"/>
    <w:rsid w:val="00053D38"/>
    <w:rsid w:val="00054FA1"/>
    <w:rsid w:val="000554D3"/>
    <w:rsid w:val="00055C13"/>
    <w:rsid w:val="00055E1A"/>
    <w:rsid w:val="00056493"/>
    <w:rsid w:val="0005727F"/>
    <w:rsid w:val="000600FC"/>
    <w:rsid w:val="0006025E"/>
    <w:rsid w:val="00062383"/>
    <w:rsid w:val="00064037"/>
    <w:rsid w:val="0006544B"/>
    <w:rsid w:val="0006577F"/>
    <w:rsid w:val="000663C3"/>
    <w:rsid w:val="000667A3"/>
    <w:rsid w:val="00067232"/>
    <w:rsid w:val="000672C1"/>
    <w:rsid w:val="00067310"/>
    <w:rsid w:val="0007040E"/>
    <w:rsid w:val="00071077"/>
    <w:rsid w:val="000711BC"/>
    <w:rsid w:val="00071681"/>
    <w:rsid w:val="000719B2"/>
    <w:rsid w:val="00072100"/>
    <w:rsid w:val="00072467"/>
    <w:rsid w:val="00073159"/>
    <w:rsid w:val="000732A1"/>
    <w:rsid w:val="00073548"/>
    <w:rsid w:val="00074346"/>
    <w:rsid w:val="00074EAA"/>
    <w:rsid w:val="000755C7"/>
    <w:rsid w:val="00076670"/>
    <w:rsid w:val="000768F1"/>
    <w:rsid w:val="0008002D"/>
    <w:rsid w:val="000806C4"/>
    <w:rsid w:val="0008113B"/>
    <w:rsid w:val="00083503"/>
    <w:rsid w:val="000846D0"/>
    <w:rsid w:val="00086D9F"/>
    <w:rsid w:val="00090E05"/>
    <w:rsid w:val="00091E72"/>
    <w:rsid w:val="00092309"/>
    <w:rsid w:val="000924B8"/>
    <w:rsid w:val="00092ADD"/>
    <w:rsid w:val="00092B75"/>
    <w:rsid w:val="00092EB5"/>
    <w:rsid w:val="00093FF9"/>
    <w:rsid w:val="00094242"/>
    <w:rsid w:val="00094373"/>
    <w:rsid w:val="0009483D"/>
    <w:rsid w:val="000954B4"/>
    <w:rsid w:val="000955AC"/>
    <w:rsid w:val="00095618"/>
    <w:rsid w:val="000962DC"/>
    <w:rsid w:val="000974E3"/>
    <w:rsid w:val="0009780A"/>
    <w:rsid w:val="00097A36"/>
    <w:rsid w:val="00097C46"/>
    <w:rsid w:val="000A017E"/>
    <w:rsid w:val="000A0E1B"/>
    <w:rsid w:val="000A1980"/>
    <w:rsid w:val="000A2F83"/>
    <w:rsid w:val="000A3DBC"/>
    <w:rsid w:val="000A4B2A"/>
    <w:rsid w:val="000A4C90"/>
    <w:rsid w:val="000A55B5"/>
    <w:rsid w:val="000A5D21"/>
    <w:rsid w:val="000A63B6"/>
    <w:rsid w:val="000A7BDC"/>
    <w:rsid w:val="000B1925"/>
    <w:rsid w:val="000B1927"/>
    <w:rsid w:val="000B278E"/>
    <w:rsid w:val="000B2E16"/>
    <w:rsid w:val="000B34BC"/>
    <w:rsid w:val="000B5255"/>
    <w:rsid w:val="000B527F"/>
    <w:rsid w:val="000B5D23"/>
    <w:rsid w:val="000B6B9F"/>
    <w:rsid w:val="000B7DF5"/>
    <w:rsid w:val="000C018C"/>
    <w:rsid w:val="000C11B5"/>
    <w:rsid w:val="000C1257"/>
    <w:rsid w:val="000C17AF"/>
    <w:rsid w:val="000C2396"/>
    <w:rsid w:val="000C2AD0"/>
    <w:rsid w:val="000C2EDF"/>
    <w:rsid w:val="000C311E"/>
    <w:rsid w:val="000C5FAE"/>
    <w:rsid w:val="000C6A98"/>
    <w:rsid w:val="000C6C36"/>
    <w:rsid w:val="000C6D33"/>
    <w:rsid w:val="000C7066"/>
    <w:rsid w:val="000D0055"/>
    <w:rsid w:val="000D1D1E"/>
    <w:rsid w:val="000D2465"/>
    <w:rsid w:val="000D24BB"/>
    <w:rsid w:val="000D3BB7"/>
    <w:rsid w:val="000D61A4"/>
    <w:rsid w:val="000D69BB"/>
    <w:rsid w:val="000D7078"/>
    <w:rsid w:val="000D7359"/>
    <w:rsid w:val="000D7A09"/>
    <w:rsid w:val="000E17E1"/>
    <w:rsid w:val="000E1C3F"/>
    <w:rsid w:val="000E2089"/>
    <w:rsid w:val="000E25C9"/>
    <w:rsid w:val="000E29B4"/>
    <w:rsid w:val="000E3B08"/>
    <w:rsid w:val="000E3DEA"/>
    <w:rsid w:val="000E414D"/>
    <w:rsid w:val="000E46DF"/>
    <w:rsid w:val="000E5312"/>
    <w:rsid w:val="000E5577"/>
    <w:rsid w:val="000E5C4D"/>
    <w:rsid w:val="000E69BE"/>
    <w:rsid w:val="000E76CE"/>
    <w:rsid w:val="000F031A"/>
    <w:rsid w:val="000F0460"/>
    <w:rsid w:val="000F04C7"/>
    <w:rsid w:val="000F11D4"/>
    <w:rsid w:val="000F2E31"/>
    <w:rsid w:val="000F40E0"/>
    <w:rsid w:val="000F4689"/>
    <w:rsid w:val="000F5386"/>
    <w:rsid w:val="000F6C3F"/>
    <w:rsid w:val="000F7FD0"/>
    <w:rsid w:val="00100561"/>
    <w:rsid w:val="00100EC2"/>
    <w:rsid w:val="00101E2E"/>
    <w:rsid w:val="001028DB"/>
    <w:rsid w:val="001030EA"/>
    <w:rsid w:val="00103572"/>
    <w:rsid w:val="00105212"/>
    <w:rsid w:val="00106481"/>
    <w:rsid w:val="0010665A"/>
    <w:rsid w:val="00106662"/>
    <w:rsid w:val="001072FE"/>
    <w:rsid w:val="00107878"/>
    <w:rsid w:val="00107E3F"/>
    <w:rsid w:val="00111386"/>
    <w:rsid w:val="00111414"/>
    <w:rsid w:val="00112A79"/>
    <w:rsid w:val="00112BF0"/>
    <w:rsid w:val="00112F21"/>
    <w:rsid w:val="00113233"/>
    <w:rsid w:val="001143B7"/>
    <w:rsid w:val="001150F4"/>
    <w:rsid w:val="00115497"/>
    <w:rsid w:val="00116185"/>
    <w:rsid w:val="00120421"/>
    <w:rsid w:val="00120BD3"/>
    <w:rsid w:val="00121AE8"/>
    <w:rsid w:val="001250A1"/>
    <w:rsid w:val="00126AED"/>
    <w:rsid w:val="00127219"/>
    <w:rsid w:val="00127365"/>
    <w:rsid w:val="00127CBA"/>
    <w:rsid w:val="00131090"/>
    <w:rsid w:val="001317E9"/>
    <w:rsid w:val="0013240A"/>
    <w:rsid w:val="00135911"/>
    <w:rsid w:val="00135CD4"/>
    <w:rsid w:val="00136984"/>
    <w:rsid w:val="00140BFC"/>
    <w:rsid w:val="001410AC"/>
    <w:rsid w:val="001414D2"/>
    <w:rsid w:val="00141A5D"/>
    <w:rsid w:val="0014263A"/>
    <w:rsid w:val="0014365C"/>
    <w:rsid w:val="00143F1B"/>
    <w:rsid w:val="00144689"/>
    <w:rsid w:val="00144A0D"/>
    <w:rsid w:val="001457D1"/>
    <w:rsid w:val="00145845"/>
    <w:rsid w:val="001461EA"/>
    <w:rsid w:val="00146970"/>
    <w:rsid w:val="00146E55"/>
    <w:rsid w:val="00150356"/>
    <w:rsid w:val="00151DFF"/>
    <w:rsid w:val="0015219D"/>
    <w:rsid w:val="00152460"/>
    <w:rsid w:val="00152BC7"/>
    <w:rsid w:val="0015325A"/>
    <w:rsid w:val="00153826"/>
    <w:rsid w:val="00154A9F"/>
    <w:rsid w:val="00154D19"/>
    <w:rsid w:val="001564BD"/>
    <w:rsid w:val="00157355"/>
    <w:rsid w:val="00157630"/>
    <w:rsid w:val="00157790"/>
    <w:rsid w:val="00157A8F"/>
    <w:rsid w:val="00157AB4"/>
    <w:rsid w:val="00160048"/>
    <w:rsid w:val="00160B7B"/>
    <w:rsid w:val="00160C43"/>
    <w:rsid w:val="00161436"/>
    <w:rsid w:val="00162264"/>
    <w:rsid w:val="00162818"/>
    <w:rsid w:val="00162AB8"/>
    <w:rsid w:val="00163162"/>
    <w:rsid w:val="00164E55"/>
    <w:rsid w:val="001650BD"/>
    <w:rsid w:val="00165906"/>
    <w:rsid w:val="0016590A"/>
    <w:rsid w:val="00167304"/>
    <w:rsid w:val="001673CA"/>
    <w:rsid w:val="0016769F"/>
    <w:rsid w:val="001679B2"/>
    <w:rsid w:val="001732DC"/>
    <w:rsid w:val="00175207"/>
    <w:rsid w:val="00176239"/>
    <w:rsid w:val="00177155"/>
    <w:rsid w:val="00177585"/>
    <w:rsid w:val="00177648"/>
    <w:rsid w:val="001806DE"/>
    <w:rsid w:val="001809BB"/>
    <w:rsid w:val="00182AD9"/>
    <w:rsid w:val="00184290"/>
    <w:rsid w:val="00184311"/>
    <w:rsid w:val="00184519"/>
    <w:rsid w:val="00184AFE"/>
    <w:rsid w:val="00184CC8"/>
    <w:rsid w:val="0018503F"/>
    <w:rsid w:val="001855B2"/>
    <w:rsid w:val="00187447"/>
    <w:rsid w:val="00190182"/>
    <w:rsid w:val="001906C2"/>
    <w:rsid w:val="00190A8E"/>
    <w:rsid w:val="00191CB5"/>
    <w:rsid w:val="00191D58"/>
    <w:rsid w:val="0019350B"/>
    <w:rsid w:val="00194A7D"/>
    <w:rsid w:val="00195354"/>
    <w:rsid w:val="00196F5C"/>
    <w:rsid w:val="001970BB"/>
    <w:rsid w:val="00197FE9"/>
    <w:rsid w:val="001A041C"/>
    <w:rsid w:val="001A07AD"/>
    <w:rsid w:val="001A17B9"/>
    <w:rsid w:val="001A186B"/>
    <w:rsid w:val="001A20E6"/>
    <w:rsid w:val="001A4937"/>
    <w:rsid w:val="001A49FF"/>
    <w:rsid w:val="001A67E1"/>
    <w:rsid w:val="001A6BB6"/>
    <w:rsid w:val="001A717F"/>
    <w:rsid w:val="001A751F"/>
    <w:rsid w:val="001B0154"/>
    <w:rsid w:val="001B09AB"/>
    <w:rsid w:val="001B18F3"/>
    <w:rsid w:val="001B1F0D"/>
    <w:rsid w:val="001B216C"/>
    <w:rsid w:val="001B21CC"/>
    <w:rsid w:val="001B22ED"/>
    <w:rsid w:val="001B2351"/>
    <w:rsid w:val="001B2A5B"/>
    <w:rsid w:val="001B3238"/>
    <w:rsid w:val="001B352F"/>
    <w:rsid w:val="001B560F"/>
    <w:rsid w:val="001B56F5"/>
    <w:rsid w:val="001B5FCA"/>
    <w:rsid w:val="001B66B1"/>
    <w:rsid w:val="001B6800"/>
    <w:rsid w:val="001B7DCF"/>
    <w:rsid w:val="001C0B95"/>
    <w:rsid w:val="001C0C9A"/>
    <w:rsid w:val="001C12B2"/>
    <w:rsid w:val="001C2A76"/>
    <w:rsid w:val="001C480B"/>
    <w:rsid w:val="001C4F72"/>
    <w:rsid w:val="001C5E88"/>
    <w:rsid w:val="001C610E"/>
    <w:rsid w:val="001C6375"/>
    <w:rsid w:val="001C64B9"/>
    <w:rsid w:val="001C68CC"/>
    <w:rsid w:val="001C6B04"/>
    <w:rsid w:val="001C7866"/>
    <w:rsid w:val="001D0800"/>
    <w:rsid w:val="001D0E7A"/>
    <w:rsid w:val="001D1510"/>
    <w:rsid w:val="001D2840"/>
    <w:rsid w:val="001D2C8E"/>
    <w:rsid w:val="001D2E83"/>
    <w:rsid w:val="001D3253"/>
    <w:rsid w:val="001D3D83"/>
    <w:rsid w:val="001D5054"/>
    <w:rsid w:val="001D59F9"/>
    <w:rsid w:val="001D5C8A"/>
    <w:rsid w:val="001D5F0E"/>
    <w:rsid w:val="001E0EBC"/>
    <w:rsid w:val="001E192A"/>
    <w:rsid w:val="001E2DC0"/>
    <w:rsid w:val="001E4314"/>
    <w:rsid w:val="001E4DDE"/>
    <w:rsid w:val="001E50D5"/>
    <w:rsid w:val="001E51EB"/>
    <w:rsid w:val="001E54EE"/>
    <w:rsid w:val="001E5C15"/>
    <w:rsid w:val="001E6206"/>
    <w:rsid w:val="001E65E1"/>
    <w:rsid w:val="001E7B6D"/>
    <w:rsid w:val="001E7E60"/>
    <w:rsid w:val="001E7F83"/>
    <w:rsid w:val="001F00AE"/>
    <w:rsid w:val="001F0843"/>
    <w:rsid w:val="001F08EB"/>
    <w:rsid w:val="001F1913"/>
    <w:rsid w:val="001F192F"/>
    <w:rsid w:val="001F28EC"/>
    <w:rsid w:val="001F4DF0"/>
    <w:rsid w:val="001F549F"/>
    <w:rsid w:val="001F5559"/>
    <w:rsid w:val="001F6585"/>
    <w:rsid w:val="001F6BFC"/>
    <w:rsid w:val="001F713C"/>
    <w:rsid w:val="001F745F"/>
    <w:rsid w:val="0020015F"/>
    <w:rsid w:val="0020119E"/>
    <w:rsid w:val="002011B4"/>
    <w:rsid w:val="002016CF"/>
    <w:rsid w:val="002018F6"/>
    <w:rsid w:val="002022F9"/>
    <w:rsid w:val="00203529"/>
    <w:rsid w:val="0020354F"/>
    <w:rsid w:val="0020470C"/>
    <w:rsid w:val="00204BF2"/>
    <w:rsid w:val="002050E3"/>
    <w:rsid w:val="002061BA"/>
    <w:rsid w:val="0020755F"/>
    <w:rsid w:val="002078AE"/>
    <w:rsid w:val="00210A75"/>
    <w:rsid w:val="00210AD3"/>
    <w:rsid w:val="002121C2"/>
    <w:rsid w:val="002128BA"/>
    <w:rsid w:val="002129CD"/>
    <w:rsid w:val="00213120"/>
    <w:rsid w:val="00213157"/>
    <w:rsid w:val="00214155"/>
    <w:rsid w:val="0021520A"/>
    <w:rsid w:val="0021711E"/>
    <w:rsid w:val="00217D5F"/>
    <w:rsid w:val="0022050B"/>
    <w:rsid w:val="0022095C"/>
    <w:rsid w:val="002218C7"/>
    <w:rsid w:val="0022237B"/>
    <w:rsid w:val="0022379B"/>
    <w:rsid w:val="002246B7"/>
    <w:rsid w:val="00226B01"/>
    <w:rsid w:val="00226C02"/>
    <w:rsid w:val="002271C3"/>
    <w:rsid w:val="002311DC"/>
    <w:rsid w:val="00234738"/>
    <w:rsid w:val="00234BED"/>
    <w:rsid w:val="00235B69"/>
    <w:rsid w:val="00235FA5"/>
    <w:rsid w:val="0023685D"/>
    <w:rsid w:val="00237B93"/>
    <w:rsid w:val="00237E3B"/>
    <w:rsid w:val="00237F88"/>
    <w:rsid w:val="0024028F"/>
    <w:rsid w:val="00242505"/>
    <w:rsid w:val="002440E4"/>
    <w:rsid w:val="0024447E"/>
    <w:rsid w:val="00245416"/>
    <w:rsid w:val="00245FA0"/>
    <w:rsid w:val="002468CD"/>
    <w:rsid w:val="00247E73"/>
    <w:rsid w:val="0025271C"/>
    <w:rsid w:val="002530E8"/>
    <w:rsid w:val="00255486"/>
    <w:rsid w:val="00256072"/>
    <w:rsid w:val="00256BF0"/>
    <w:rsid w:val="0025778C"/>
    <w:rsid w:val="00260D5E"/>
    <w:rsid w:val="00261070"/>
    <w:rsid w:val="00262041"/>
    <w:rsid w:val="002651D2"/>
    <w:rsid w:val="00266583"/>
    <w:rsid w:val="00267A0C"/>
    <w:rsid w:val="00267E4E"/>
    <w:rsid w:val="00272C35"/>
    <w:rsid w:val="00272DEA"/>
    <w:rsid w:val="00273CBB"/>
    <w:rsid w:val="002754B9"/>
    <w:rsid w:val="002765C9"/>
    <w:rsid w:val="002767A7"/>
    <w:rsid w:val="002769A9"/>
    <w:rsid w:val="00277CB7"/>
    <w:rsid w:val="002802E1"/>
    <w:rsid w:val="002808DA"/>
    <w:rsid w:val="00280EC4"/>
    <w:rsid w:val="002812B3"/>
    <w:rsid w:val="00282D36"/>
    <w:rsid w:val="00282E50"/>
    <w:rsid w:val="002830EA"/>
    <w:rsid w:val="00283106"/>
    <w:rsid w:val="00283FF9"/>
    <w:rsid w:val="00284FEC"/>
    <w:rsid w:val="00287066"/>
    <w:rsid w:val="0028762D"/>
    <w:rsid w:val="0029083F"/>
    <w:rsid w:val="00293F35"/>
    <w:rsid w:val="002946C1"/>
    <w:rsid w:val="00294962"/>
    <w:rsid w:val="00294BBC"/>
    <w:rsid w:val="00294EA2"/>
    <w:rsid w:val="00294F42"/>
    <w:rsid w:val="00295076"/>
    <w:rsid w:val="00295A95"/>
    <w:rsid w:val="0029671F"/>
    <w:rsid w:val="00297DE5"/>
    <w:rsid w:val="002A020C"/>
    <w:rsid w:val="002A068C"/>
    <w:rsid w:val="002A51E6"/>
    <w:rsid w:val="002A52B3"/>
    <w:rsid w:val="002A53E2"/>
    <w:rsid w:val="002A53F4"/>
    <w:rsid w:val="002A6688"/>
    <w:rsid w:val="002A7A5B"/>
    <w:rsid w:val="002A7EFE"/>
    <w:rsid w:val="002B0F64"/>
    <w:rsid w:val="002B14EF"/>
    <w:rsid w:val="002B2A32"/>
    <w:rsid w:val="002B3AF4"/>
    <w:rsid w:val="002B5306"/>
    <w:rsid w:val="002B532B"/>
    <w:rsid w:val="002B5E14"/>
    <w:rsid w:val="002B6486"/>
    <w:rsid w:val="002B6AD6"/>
    <w:rsid w:val="002B7A49"/>
    <w:rsid w:val="002C023B"/>
    <w:rsid w:val="002C0C79"/>
    <w:rsid w:val="002C17BD"/>
    <w:rsid w:val="002C1A2F"/>
    <w:rsid w:val="002C1A7A"/>
    <w:rsid w:val="002C206A"/>
    <w:rsid w:val="002C2554"/>
    <w:rsid w:val="002C25C4"/>
    <w:rsid w:val="002C34F1"/>
    <w:rsid w:val="002C4173"/>
    <w:rsid w:val="002C44EB"/>
    <w:rsid w:val="002C567C"/>
    <w:rsid w:val="002C58C3"/>
    <w:rsid w:val="002C630A"/>
    <w:rsid w:val="002C7208"/>
    <w:rsid w:val="002C76A5"/>
    <w:rsid w:val="002D0055"/>
    <w:rsid w:val="002D006A"/>
    <w:rsid w:val="002D06E8"/>
    <w:rsid w:val="002D0F90"/>
    <w:rsid w:val="002D14BA"/>
    <w:rsid w:val="002D1F23"/>
    <w:rsid w:val="002D2CBA"/>
    <w:rsid w:val="002D41A1"/>
    <w:rsid w:val="002D49C5"/>
    <w:rsid w:val="002D52D4"/>
    <w:rsid w:val="002D5540"/>
    <w:rsid w:val="002D61E0"/>
    <w:rsid w:val="002D6BB1"/>
    <w:rsid w:val="002D7A53"/>
    <w:rsid w:val="002D7DA3"/>
    <w:rsid w:val="002E1ACC"/>
    <w:rsid w:val="002E2D5A"/>
    <w:rsid w:val="002E32B4"/>
    <w:rsid w:val="002E48B5"/>
    <w:rsid w:val="002E5AD7"/>
    <w:rsid w:val="002E61DB"/>
    <w:rsid w:val="002E61EB"/>
    <w:rsid w:val="002E661C"/>
    <w:rsid w:val="002E76BB"/>
    <w:rsid w:val="002F0EAC"/>
    <w:rsid w:val="002F1E08"/>
    <w:rsid w:val="002F23CD"/>
    <w:rsid w:val="002F2B73"/>
    <w:rsid w:val="002F53EB"/>
    <w:rsid w:val="002F5BEE"/>
    <w:rsid w:val="002F6434"/>
    <w:rsid w:val="002F6584"/>
    <w:rsid w:val="002F76CF"/>
    <w:rsid w:val="002F7B78"/>
    <w:rsid w:val="002F7F22"/>
    <w:rsid w:val="003002DA"/>
    <w:rsid w:val="0030036C"/>
    <w:rsid w:val="003006DC"/>
    <w:rsid w:val="00300A66"/>
    <w:rsid w:val="0030130D"/>
    <w:rsid w:val="003021C9"/>
    <w:rsid w:val="0030278A"/>
    <w:rsid w:val="003040D5"/>
    <w:rsid w:val="003044F0"/>
    <w:rsid w:val="00307060"/>
    <w:rsid w:val="00307290"/>
    <w:rsid w:val="003105F8"/>
    <w:rsid w:val="00310B90"/>
    <w:rsid w:val="00311DED"/>
    <w:rsid w:val="00313607"/>
    <w:rsid w:val="00316033"/>
    <w:rsid w:val="00316380"/>
    <w:rsid w:val="00317465"/>
    <w:rsid w:val="003178B4"/>
    <w:rsid w:val="003206FF"/>
    <w:rsid w:val="00320732"/>
    <w:rsid w:val="00320CDE"/>
    <w:rsid w:val="00321567"/>
    <w:rsid w:val="00321D70"/>
    <w:rsid w:val="00322C92"/>
    <w:rsid w:val="00322D04"/>
    <w:rsid w:val="003237AC"/>
    <w:rsid w:val="0032496B"/>
    <w:rsid w:val="00324AAD"/>
    <w:rsid w:val="00324E3A"/>
    <w:rsid w:val="0032534D"/>
    <w:rsid w:val="003256AC"/>
    <w:rsid w:val="00326040"/>
    <w:rsid w:val="00326900"/>
    <w:rsid w:val="00327D81"/>
    <w:rsid w:val="00327E49"/>
    <w:rsid w:val="00330CA6"/>
    <w:rsid w:val="00330E66"/>
    <w:rsid w:val="003316C7"/>
    <w:rsid w:val="00332B36"/>
    <w:rsid w:val="003330DE"/>
    <w:rsid w:val="003358D0"/>
    <w:rsid w:val="003371D1"/>
    <w:rsid w:val="00337588"/>
    <w:rsid w:val="003403EE"/>
    <w:rsid w:val="00340E52"/>
    <w:rsid w:val="003411E1"/>
    <w:rsid w:val="00342765"/>
    <w:rsid w:val="00344D1E"/>
    <w:rsid w:val="003472ED"/>
    <w:rsid w:val="00350177"/>
    <w:rsid w:val="00351045"/>
    <w:rsid w:val="00351BFA"/>
    <w:rsid w:val="003521B7"/>
    <w:rsid w:val="00352FF1"/>
    <w:rsid w:val="003534C9"/>
    <w:rsid w:val="00354462"/>
    <w:rsid w:val="00354541"/>
    <w:rsid w:val="003546D4"/>
    <w:rsid w:val="003554FC"/>
    <w:rsid w:val="003565AE"/>
    <w:rsid w:val="003568CC"/>
    <w:rsid w:val="00356CC3"/>
    <w:rsid w:val="00356ECB"/>
    <w:rsid w:val="00357D4D"/>
    <w:rsid w:val="003620F9"/>
    <w:rsid w:val="00362476"/>
    <w:rsid w:val="00362579"/>
    <w:rsid w:val="00363933"/>
    <w:rsid w:val="00363C9F"/>
    <w:rsid w:val="003665AC"/>
    <w:rsid w:val="003706BA"/>
    <w:rsid w:val="00370D32"/>
    <w:rsid w:val="00374430"/>
    <w:rsid w:val="00374983"/>
    <w:rsid w:val="00376974"/>
    <w:rsid w:val="003769F3"/>
    <w:rsid w:val="00376A04"/>
    <w:rsid w:val="003771C3"/>
    <w:rsid w:val="00377E21"/>
    <w:rsid w:val="003801FC"/>
    <w:rsid w:val="0038269B"/>
    <w:rsid w:val="0038384D"/>
    <w:rsid w:val="0038472C"/>
    <w:rsid w:val="00384D9E"/>
    <w:rsid w:val="00385459"/>
    <w:rsid w:val="0038578B"/>
    <w:rsid w:val="00386148"/>
    <w:rsid w:val="00386520"/>
    <w:rsid w:val="003868A5"/>
    <w:rsid w:val="00387746"/>
    <w:rsid w:val="003905ED"/>
    <w:rsid w:val="00390CBE"/>
    <w:rsid w:val="0039366E"/>
    <w:rsid w:val="00393A90"/>
    <w:rsid w:val="00394C0B"/>
    <w:rsid w:val="00395860"/>
    <w:rsid w:val="003961E3"/>
    <w:rsid w:val="003962A4"/>
    <w:rsid w:val="003A0F57"/>
    <w:rsid w:val="003A2051"/>
    <w:rsid w:val="003A211B"/>
    <w:rsid w:val="003A2B20"/>
    <w:rsid w:val="003A3A23"/>
    <w:rsid w:val="003A471A"/>
    <w:rsid w:val="003A66BB"/>
    <w:rsid w:val="003A6D77"/>
    <w:rsid w:val="003B0B6B"/>
    <w:rsid w:val="003B1628"/>
    <w:rsid w:val="003B3497"/>
    <w:rsid w:val="003B4C0F"/>
    <w:rsid w:val="003B520B"/>
    <w:rsid w:val="003C01CF"/>
    <w:rsid w:val="003C136C"/>
    <w:rsid w:val="003C1585"/>
    <w:rsid w:val="003C16FD"/>
    <w:rsid w:val="003C20FA"/>
    <w:rsid w:val="003C2335"/>
    <w:rsid w:val="003C3B49"/>
    <w:rsid w:val="003C3FF0"/>
    <w:rsid w:val="003C3FF3"/>
    <w:rsid w:val="003C4972"/>
    <w:rsid w:val="003C4E3B"/>
    <w:rsid w:val="003C52F7"/>
    <w:rsid w:val="003C65E0"/>
    <w:rsid w:val="003C7687"/>
    <w:rsid w:val="003D0D58"/>
    <w:rsid w:val="003D11E5"/>
    <w:rsid w:val="003D1D5B"/>
    <w:rsid w:val="003D1F6B"/>
    <w:rsid w:val="003D3806"/>
    <w:rsid w:val="003D387E"/>
    <w:rsid w:val="003D3B19"/>
    <w:rsid w:val="003D3BBD"/>
    <w:rsid w:val="003D3C5D"/>
    <w:rsid w:val="003D43D4"/>
    <w:rsid w:val="003D47D8"/>
    <w:rsid w:val="003D47E4"/>
    <w:rsid w:val="003D5B75"/>
    <w:rsid w:val="003D7B9D"/>
    <w:rsid w:val="003E032F"/>
    <w:rsid w:val="003E0FFD"/>
    <w:rsid w:val="003E114C"/>
    <w:rsid w:val="003E19EF"/>
    <w:rsid w:val="003E1B76"/>
    <w:rsid w:val="003E1DA8"/>
    <w:rsid w:val="003E2DCE"/>
    <w:rsid w:val="003E3342"/>
    <w:rsid w:val="003E33DB"/>
    <w:rsid w:val="003E400F"/>
    <w:rsid w:val="003E427C"/>
    <w:rsid w:val="003E430E"/>
    <w:rsid w:val="003E5A57"/>
    <w:rsid w:val="003E6385"/>
    <w:rsid w:val="003E7147"/>
    <w:rsid w:val="003E7292"/>
    <w:rsid w:val="003E7F55"/>
    <w:rsid w:val="003F045B"/>
    <w:rsid w:val="003F0A24"/>
    <w:rsid w:val="003F0C91"/>
    <w:rsid w:val="003F146B"/>
    <w:rsid w:val="003F2152"/>
    <w:rsid w:val="003F23BC"/>
    <w:rsid w:val="003F29DF"/>
    <w:rsid w:val="003F3137"/>
    <w:rsid w:val="0040094C"/>
    <w:rsid w:val="00400975"/>
    <w:rsid w:val="00401240"/>
    <w:rsid w:val="0040181F"/>
    <w:rsid w:val="004019BF"/>
    <w:rsid w:val="00401FF3"/>
    <w:rsid w:val="004022CD"/>
    <w:rsid w:val="00402D90"/>
    <w:rsid w:val="00403651"/>
    <w:rsid w:val="00403BBE"/>
    <w:rsid w:val="00403DC4"/>
    <w:rsid w:val="004044E6"/>
    <w:rsid w:val="00404758"/>
    <w:rsid w:val="00404F76"/>
    <w:rsid w:val="0040572C"/>
    <w:rsid w:val="00405794"/>
    <w:rsid w:val="004076D5"/>
    <w:rsid w:val="00407CD5"/>
    <w:rsid w:val="00410FC6"/>
    <w:rsid w:val="0041194C"/>
    <w:rsid w:val="00411DD8"/>
    <w:rsid w:val="00414431"/>
    <w:rsid w:val="004146EF"/>
    <w:rsid w:val="00415B46"/>
    <w:rsid w:val="00417EE4"/>
    <w:rsid w:val="004200D7"/>
    <w:rsid w:val="0042068F"/>
    <w:rsid w:val="004216DE"/>
    <w:rsid w:val="0042193B"/>
    <w:rsid w:val="0042215D"/>
    <w:rsid w:val="00423096"/>
    <w:rsid w:val="00423140"/>
    <w:rsid w:val="004233A4"/>
    <w:rsid w:val="004240A0"/>
    <w:rsid w:val="0042518F"/>
    <w:rsid w:val="0042546A"/>
    <w:rsid w:val="00425AB3"/>
    <w:rsid w:val="004264C4"/>
    <w:rsid w:val="004308B1"/>
    <w:rsid w:val="00431EB4"/>
    <w:rsid w:val="0043362F"/>
    <w:rsid w:val="00433AFC"/>
    <w:rsid w:val="004340A3"/>
    <w:rsid w:val="00434997"/>
    <w:rsid w:val="00435285"/>
    <w:rsid w:val="004371A0"/>
    <w:rsid w:val="00440972"/>
    <w:rsid w:val="00441FA7"/>
    <w:rsid w:val="0044259E"/>
    <w:rsid w:val="00442647"/>
    <w:rsid w:val="00442D4D"/>
    <w:rsid w:val="004436C7"/>
    <w:rsid w:val="0044450C"/>
    <w:rsid w:val="004469F3"/>
    <w:rsid w:val="00447E0A"/>
    <w:rsid w:val="00450409"/>
    <w:rsid w:val="00451C3F"/>
    <w:rsid w:val="00451FEA"/>
    <w:rsid w:val="00452555"/>
    <w:rsid w:val="004532A8"/>
    <w:rsid w:val="00453354"/>
    <w:rsid w:val="004558D0"/>
    <w:rsid w:val="00456A53"/>
    <w:rsid w:val="00456AED"/>
    <w:rsid w:val="00456C31"/>
    <w:rsid w:val="004574E3"/>
    <w:rsid w:val="00457528"/>
    <w:rsid w:val="00457AC4"/>
    <w:rsid w:val="00457BCD"/>
    <w:rsid w:val="00460C97"/>
    <w:rsid w:val="004615B0"/>
    <w:rsid w:val="00461AB8"/>
    <w:rsid w:val="00462109"/>
    <w:rsid w:val="00462579"/>
    <w:rsid w:val="00462DC8"/>
    <w:rsid w:val="00463CDA"/>
    <w:rsid w:val="0046563D"/>
    <w:rsid w:val="004657D8"/>
    <w:rsid w:val="00465E60"/>
    <w:rsid w:val="00466FD3"/>
    <w:rsid w:val="0046786F"/>
    <w:rsid w:val="0047084E"/>
    <w:rsid w:val="004716DA"/>
    <w:rsid w:val="00473024"/>
    <w:rsid w:val="00473234"/>
    <w:rsid w:val="0047329D"/>
    <w:rsid w:val="00474FCC"/>
    <w:rsid w:val="00475A32"/>
    <w:rsid w:val="004766FB"/>
    <w:rsid w:val="004800D0"/>
    <w:rsid w:val="0048016A"/>
    <w:rsid w:val="00480DD2"/>
    <w:rsid w:val="00481C85"/>
    <w:rsid w:val="00483108"/>
    <w:rsid w:val="004840C1"/>
    <w:rsid w:val="00484C69"/>
    <w:rsid w:val="00484F11"/>
    <w:rsid w:val="004928C9"/>
    <w:rsid w:val="0049311A"/>
    <w:rsid w:val="004937A4"/>
    <w:rsid w:val="00495285"/>
    <w:rsid w:val="004953B8"/>
    <w:rsid w:val="004954D9"/>
    <w:rsid w:val="0049600F"/>
    <w:rsid w:val="004968C6"/>
    <w:rsid w:val="00496A21"/>
    <w:rsid w:val="00496B09"/>
    <w:rsid w:val="00497622"/>
    <w:rsid w:val="00497F30"/>
    <w:rsid w:val="004A0362"/>
    <w:rsid w:val="004A12FC"/>
    <w:rsid w:val="004A1494"/>
    <w:rsid w:val="004A2447"/>
    <w:rsid w:val="004A2ECD"/>
    <w:rsid w:val="004A38EC"/>
    <w:rsid w:val="004A56FB"/>
    <w:rsid w:val="004A5898"/>
    <w:rsid w:val="004A6CAF"/>
    <w:rsid w:val="004A6D3C"/>
    <w:rsid w:val="004A6EB7"/>
    <w:rsid w:val="004A70A6"/>
    <w:rsid w:val="004A7BEB"/>
    <w:rsid w:val="004B1D91"/>
    <w:rsid w:val="004B26BB"/>
    <w:rsid w:val="004B43D4"/>
    <w:rsid w:val="004B7132"/>
    <w:rsid w:val="004C0F62"/>
    <w:rsid w:val="004C10FA"/>
    <w:rsid w:val="004C2B0F"/>
    <w:rsid w:val="004C553F"/>
    <w:rsid w:val="004C738D"/>
    <w:rsid w:val="004C7615"/>
    <w:rsid w:val="004C773E"/>
    <w:rsid w:val="004C793E"/>
    <w:rsid w:val="004D03EB"/>
    <w:rsid w:val="004D0C7F"/>
    <w:rsid w:val="004D0D6D"/>
    <w:rsid w:val="004D0EF1"/>
    <w:rsid w:val="004D1828"/>
    <w:rsid w:val="004D1F96"/>
    <w:rsid w:val="004D409D"/>
    <w:rsid w:val="004D46D9"/>
    <w:rsid w:val="004D4F63"/>
    <w:rsid w:val="004D5545"/>
    <w:rsid w:val="004D6E39"/>
    <w:rsid w:val="004D750D"/>
    <w:rsid w:val="004D75E5"/>
    <w:rsid w:val="004D7891"/>
    <w:rsid w:val="004D78D3"/>
    <w:rsid w:val="004E016E"/>
    <w:rsid w:val="004E0BFF"/>
    <w:rsid w:val="004E0F45"/>
    <w:rsid w:val="004E138C"/>
    <w:rsid w:val="004E1791"/>
    <w:rsid w:val="004E1EA7"/>
    <w:rsid w:val="004E1F58"/>
    <w:rsid w:val="004E2DE9"/>
    <w:rsid w:val="004E3546"/>
    <w:rsid w:val="004E3F80"/>
    <w:rsid w:val="004E48B1"/>
    <w:rsid w:val="004E4ABC"/>
    <w:rsid w:val="004E4D32"/>
    <w:rsid w:val="004E5104"/>
    <w:rsid w:val="004E5475"/>
    <w:rsid w:val="004E5A2E"/>
    <w:rsid w:val="004E5F64"/>
    <w:rsid w:val="004E693A"/>
    <w:rsid w:val="004E6F44"/>
    <w:rsid w:val="004E7520"/>
    <w:rsid w:val="004F051D"/>
    <w:rsid w:val="004F0886"/>
    <w:rsid w:val="004F187C"/>
    <w:rsid w:val="004F1E87"/>
    <w:rsid w:val="004F230E"/>
    <w:rsid w:val="004F23FD"/>
    <w:rsid w:val="004F3896"/>
    <w:rsid w:val="004F4631"/>
    <w:rsid w:val="004F4ECA"/>
    <w:rsid w:val="004F6284"/>
    <w:rsid w:val="004F6311"/>
    <w:rsid w:val="004F6501"/>
    <w:rsid w:val="004F7B56"/>
    <w:rsid w:val="00500A08"/>
    <w:rsid w:val="00500EE4"/>
    <w:rsid w:val="00501013"/>
    <w:rsid w:val="00501DC7"/>
    <w:rsid w:val="00501E38"/>
    <w:rsid w:val="00502EA4"/>
    <w:rsid w:val="00503467"/>
    <w:rsid w:val="00503809"/>
    <w:rsid w:val="00503E48"/>
    <w:rsid w:val="0050431B"/>
    <w:rsid w:val="00504487"/>
    <w:rsid w:val="00504525"/>
    <w:rsid w:val="00504D4D"/>
    <w:rsid w:val="00505001"/>
    <w:rsid w:val="0050503D"/>
    <w:rsid w:val="005055DB"/>
    <w:rsid w:val="00505B6F"/>
    <w:rsid w:val="00505C7D"/>
    <w:rsid w:val="00507D4C"/>
    <w:rsid w:val="0051035B"/>
    <w:rsid w:val="005103FA"/>
    <w:rsid w:val="005112FC"/>
    <w:rsid w:val="00512273"/>
    <w:rsid w:val="00513334"/>
    <w:rsid w:val="00513E49"/>
    <w:rsid w:val="00514272"/>
    <w:rsid w:val="005156E9"/>
    <w:rsid w:val="00517956"/>
    <w:rsid w:val="00517B2B"/>
    <w:rsid w:val="005203EF"/>
    <w:rsid w:val="0052160B"/>
    <w:rsid w:val="005225D4"/>
    <w:rsid w:val="00523276"/>
    <w:rsid w:val="0052358D"/>
    <w:rsid w:val="00523E17"/>
    <w:rsid w:val="00524464"/>
    <w:rsid w:val="005247C5"/>
    <w:rsid w:val="00524AFF"/>
    <w:rsid w:val="00525850"/>
    <w:rsid w:val="00526317"/>
    <w:rsid w:val="00527C57"/>
    <w:rsid w:val="0053175C"/>
    <w:rsid w:val="005325F0"/>
    <w:rsid w:val="0053282B"/>
    <w:rsid w:val="00532FE7"/>
    <w:rsid w:val="00536547"/>
    <w:rsid w:val="00536BE4"/>
    <w:rsid w:val="00536CEE"/>
    <w:rsid w:val="00537052"/>
    <w:rsid w:val="005418D6"/>
    <w:rsid w:val="00543424"/>
    <w:rsid w:val="005452C2"/>
    <w:rsid w:val="0054561B"/>
    <w:rsid w:val="005466BF"/>
    <w:rsid w:val="005476FC"/>
    <w:rsid w:val="00554128"/>
    <w:rsid w:val="005545B4"/>
    <w:rsid w:val="00554CED"/>
    <w:rsid w:val="005550AF"/>
    <w:rsid w:val="005553DB"/>
    <w:rsid w:val="00555594"/>
    <w:rsid w:val="00555A7B"/>
    <w:rsid w:val="0055665F"/>
    <w:rsid w:val="00556B10"/>
    <w:rsid w:val="00556D40"/>
    <w:rsid w:val="00556E22"/>
    <w:rsid w:val="005578CC"/>
    <w:rsid w:val="005600EC"/>
    <w:rsid w:val="00560EF2"/>
    <w:rsid w:val="005632CF"/>
    <w:rsid w:val="005638E6"/>
    <w:rsid w:val="00564FCF"/>
    <w:rsid w:val="00565B8D"/>
    <w:rsid w:val="0056614C"/>
    <w:rsid w:val="005666AF"/>
    <w:rsid w:val="00566EE4"/>
    <w:rsid w:val="00567243"/>
    <w:rsid w:val="005674D4"/>
    <w:rsid w:val="00567F8B"/>
    <w:rsid w:val="005703C7"/>
    <w:rsid w:val="00570D24"/>
    <w:rsid w:val="005719D7"/>
    <w:rsid w:val="00572369"/>
    <w:rsid w:val="005728B3"/>
    <w:rsid w:val="005733CD"/>
    <w:rsid w:val="00573CBC"/>
    <w:rsid w:val="005750B9"/>
    <w:rsid w:val="00577933"/>
    <w:rsid w:val="00577977"/>
    <w:rsid w:val="00577D70"/>
    <w:rsid w:val="0058152F"/>
    <w:rsid w:val="00581F2D"/>
    <w:rsid w:val="00582DD9"/>
    <w:rsid w:val="00583617"/>
    <w:rsid w:val="00584F50"/>
    <w:rsid w:val="00586C1B"/>
    <w:rsid w:val="005877EB"/>
    <w:rsid w:val="0058794D"/>
    <w:rsid w:val="005913BA"/>
    <w:rsid w:val="005938E7"/>
    <w:rsid w:val="00593B27"/>
    <w:rsid w:val="00593D49"/>
    <w:rsid w:val="0059433D"/>
    <w:rsid w:val="00594821"/>
    <w:rsid w:val="00595504"/>
    <w:rsid w:val="005958CB"/>
    <w:rsid w:val="00596853"/>
    <w:rsid w:val="0059749B"/>
    <w:rsid w:val="005977B7"/>
    <w:rsid w:val="005A1275"/>
    <w:rsid w:val="005A1E26"/>
    <w:rsid w:val="005A2C3F"/>
    <w:rsid w:val="005A40CE"/>
    <w:rsid w:val="005A4572"/>
    <w:rsid w:val="005A628D"/>
    <w:rsid w:val="005A7052"/>
    <w:rsid w:val="005A7117"/>
    <w:rsid w:val="005A71F3"/>
    <w:rsid w:val="005A723A"/>
    <w:rsid w:val="005B0D77"/>
    <w:rsid w:val="005B101A"/>
    <w:rsid w:val="005B1430"/>
    <w:rsid w:val="005B2350"/>
    <w:rsid w:val="005B375A"/>
    <w:rsid w:val="005B376A"/>
    <w:rsid w:val="005B3BC1"/>
    <w:rsid w:val="005B40E7"/>
    <w:rsid w:val="005B472D"/>
    <w:rsid w:val="005B4AC5"/>
    <w:rsid w:val="005B4EC0"/>
    <w:rsid w:val="005B6A84"/>
    <w:rsid w:val="005B6C49"/>
    <w:rsid w:val="005B7B48"/>
    <w:rsid w:val="005C1166"/>
    <w:rsid w:val="005C2E1C"/>
    <w:rsid w:val="005C3814"/>
    <w:rsid w:val="005C396E"/>
    <w:rsid w:val="005C4728"/>
    <w:rsid w:val="005C4AA2"/>
    <w:rsid w:val="005C55AD"/>
    <w:rsid w:val="005C5C6D"/>
    <w:rsid w:val="005C6257"/>
    <w:rsid w:val="005C790B"/>
    <w:rsid w:val="005C7DA5"/>
    <w:rsid w:val="005D0741"/>
    <w:rsid w:val="005D07CB"/>
    <w:rsid w:val="005D1D3A"/>
    <w:rsid w:val="005D2B95"/>
    <w:rsid w:val="005D3098"/>
    <w:rsid w:val="005D30ED"/>
    <w:rsid w:val="005D3C51"/>
    <w:rsid w:val="005D3DBE"/>
    <w:rsid w:val="005D44FF"/>
    <w:rsid w:val="005D4C38"/>
    <w:rsid w:val="005D50ED"/>
    <w:rsid w:val="005D6E95"/>
    <w:rsid w:val="005D6ECD"/>
    <w:rsid w:val="005D6F59"/>
    <w:rsid w:val="005D7B0C"/>
    <w:rsid w:val="005E0C4A"/>
    <w:rsid w:val="005E16EE"/>
    <w:rsid w:val="005E34C2"/>
    <w:rsid w:val="005E428A"/>
    <w:rsid w:val="005E552A"/>
    <w:rsid w:val="005E772C"/>
    <w:rsid w:val="005F2DC2"/>
    <w:rsid w:val="005F3B54"/>
    <w:rsid w:val="005F40AA"/>
    <w:rsid w:val="005F41C6"/>
    <w:rsid w:val="005F5538"/>
    <w:rsid w:val="005F733E"/>
    <w:rsid w:val="0060043E"/>
    <w:rsid w:val="006021C6"/>
    <w:rsid w:val="00602285"/>
    <w:rsid w:val="0060268F"/>
    <w:rsid w:val="00602C6A"/>
    <w:rsid w:val="006035D4"/>
    <w:rsid w:val="0060390E"/>
    <w:rsid w:val="006039C5"/>
    <w:rsid w:val="006071A7"/>
    <w:rsid w:val="00607B82"/>
    <w:rsid w:val="00607DE2"/>
    <w:rsid w:val="006102AA"/>
    <w:rsid w:val="00611E83"/>
    <w:rsid w:val="0061335A"/>
    <w:rsid w:val="00613C0B"/>
    <w:rsid w:val="00614674"/>
    <w:rsid w:val="006152D0"/>
    <w:rsid w:val="006165CA"/>
    <w:rsid w:val="00616D1D"/>
    <w:rsid w:val="0061753B"/>
    <w:rsid w:val="00617A88"/>
    <w:rsid w:val="00620656"/>
    <w:rsid w:val="006207C9"/>
    <w:rsid w:val="00620B91"/>
    <w:rsid w:val="0062239B"/>
    <w:rsid w:val="00622CAD"/>
    <w:rsid w:val="00624893"/>
    <w:rsid w:val="00626C28"/>
    <w:rsid w:val="006309DD"/>
    <w:rsid w:val="00630A84"/>
    <w:rsid w:val="0063358B"/>
    <w:rsid w:val="006335E7"/>
    <w:rsid w:val="006336E6"/>
    <w:rsid w:val="0063411C"/>
    <w:rsid w:val="00635CAF"/>
    <w:rsid w:val="006361B8"/>
    <w:rsid w:val="006426FA"/>
    <w:rsid w:val="00642865"/>
    <w:rsid w:val="00642B47"/>
    <w:rsid w:val="00643583"/>
    <w:rsid w:val="00643847"/>
    <w:rsid w:val="00643BA1"/>
    <w:rsid w:val="006440D7"/>
    <w:rsid w:val="006445E1"/>
    <w:rsid w:val="0064482B"/>
    <w:rsid w:val="006451EE"/>
    <w:rsid w:val="00645AC7"/>
    <w:rsid w:val="00645E0C"/>
    <w:rsid w:val="006463E8"/>
    <w:rsid w:val="00646F34"/>
    <w:rsid w:val="00647033"/>
    <w:rsid w:val="00647DB2"/>
    <w:rsid w:val="00651EEE"/>
    <w:rsid w:val="00652C74"/>
    <w:rsid w:val="00652C95"/>
    <w:rsid w:val="00653F6E"/>
    <w:rsid w:val="0065400D"/>
    <w:rsid w:val="00654910"/>
    <w:rsid w:val="00654B0E"/>
    <w:rsid w:val="006566A4"/>
    <w:rsid w:val="006566C7"/>
    <w:rsid w:val="00656CE1"/>
    <w:rsid w:val="0065759F"/>
    <w:rsid w:val="00660A1D"/>
    <w:rsid w:val="00661CC6"/>
    <w:rsid w:val="00663203"/>
    <w:rsid w:val="00663316"/>
    <w:rsid w:val="00663AF7"/>
    <w:rsid w:val="00663B33"/>
    <w:rsid w:val="0066541C"/>
    <w:rsid w:val="00665CF7"/>
    <w:rsid w:val="0066657F"/>
    <w:rsid w:val="006665EA"/>
    <w:rsid w:val="00666FD3"/>
    <w:rsid w:val="00667A43"/>
    <w:rsid w:val="006702D1"/>
    <w:rsid w:val="00670641"/>
    <w:rsid w:val="006707C0"/>
    <w:rsid w:val="0067113C"/>
    <w:rsid w:val="006716F1"/>
    <w:rsid w:val="00671922"/>
    <w:rsid w:val="00672021"/>
    <w:rsid w:val="00672311"/>
    <w:rsid w:val="006733DC"/>
    <w:rsid w:val="00673660"/>
    <w:rsid w:val="00674064"/>
    <w:rsid w:val="00674F4B"/>
    <w:rsid w:val="00675438"/>
    <w:rsid w:val="0067681B"/>
    <w:rsid w:val="0067729B"/>
    <w:rsid w:val="006773A1"/>
    <w:rsid w:val="00677BCE"/>
    <w:rsid w:val="006802C1"/>
    <w:rsid w:val="006827B1"/>
    <w:rsid w:val="00682962"/>
    <w:rsid w:val="00682A4B"/>
    <w:rsid w:val="00682ED1"/>
    <w:rsid w:val="00684794"/>
    <w:rsid w:val="00684C04"/>
    <w:rsid w:val="006856AB"/>
    <w:rsid w:val="00685A0B"/>
    <w:rsid w:val="006862F7"/>
    <w:rsid w:val="00686301"/>
    <w:rsid w:val="006863E2"/>
    <w:rsid w:val="00686F2C"/>
    <w:rsid w:val="0068705D"/>
    <w:rsid w:val="006871EE"/>
    <w:rsid w:val="00687E6B"/>
    <w:rsid w:val="00690A73"/>
    <w:rsid w:val="00691819"/>
    <w:rsid w:val="00692D8A"/>
    <w:rsid w:val="00693401"/>
    <w:rsid w:val="00693472"/>
    <w:rsid w:val="00693795"/>
    <w:rsid w:val="00693D89"/>
    <w:rsid w:val="006940CE"/>
    <w:rsid w:val="00694564"/>
    <w:rsid w:val="00694CA0"/>
    <w:rsid w:val="006952A5"/>
    <w:rsid w:val="00695D66"/>
    <w:rsid w:val="0069647F"/>
    <w:rsid w:val="00696738"/>
    <w:rsid w:val="006A0806"/>
    <w:rsid w:val="006A0B72"/>
    <w:rsid w:val="006A1635"/>
    <w:rsid w:val="006A19C8"/>
    <w:rsid w:val="006A1AE6"/>
    <w:rsid w:val="006A1FE3"/>
    <w:rsid w:val="006A27F5"/>
    <w:rsid w:val="006A2E45"/>
    <w:rsid w:val="006A307E"/>
    <w:rsid w:val="006A32C9"/>
    <w:rsid w:val="006A3E15"/>
    <w:rsid w:val="006A693A"/>
    <w:rsid w:val="006A6BB1"/>
    <w:rsid w:val="006A7826"/>
    <w:rsid w:val="006B0A3D"/>
    <w:rsid w:val="006B0EA5"/>
    <w:rsid w:val="006B109B"/>
    <w:rsid w:val="006B314F"/>
    <w:rsid w:val="006B3F8B"/>
    <w:rsid w:val="006B45D4"/>
    <w:rsid w:val="006B55FF"/>
    <w:rsid w:val="006B5E22"/>
    <w:rsid w:val="006B7429"/>
    <w:rsid w:val="006C00DA"/>
    <w:rsid w:val="006C0C1D"/>
    <w:rsid w:val="006C1303"/>
    <w:rsid w:val="006C147F"/>
    <w:rsid w:val="006C1A80"/>
    <w:rsid w:val="006C1D94"/>
    <w:rsid w:val="006C1F75"/>
    <w:rsid w:val="006C2C31"/>
    <w:rsid w:val="006C368D"/>
    <w:rsid w:val="006C45F4"/>
    <w:rsid w:val="006C5C4B"/>
    <w:rsid w:val="006C616F"/>
    <w:rsid w:val="006C6B2B"/>
    <w:rsid w:val="006C7182"/>
    <w:rsid w:val="006C7531"/>
    <w:rsid w:val="006C7926"/>
    <w:rsid w:val="006D067B"/>
    <w:rsid w:val="006D13F7"/>
    <w:rsid w:val="006D1496"/>
    <w:rsid w:val="006D215A"/>
    <w:rsid w:val="006D2E9A"/>
    <w:rsid w:val="006D32B6"/>
    <w:rsid w:val="006D376E"/>
    <w:rsid w:val="006D3AC3"/>
    <w:rsid w:val="006D3D77"/>
    <w:rsid w:val="006D4B05"/>
    <w:rsid w:val="006D4E48"/>
    <w:rsid w:val="006D622A"/>
    <w:rsid w:val="006D78B1"/>
    <w:rsid w:val="006E027B"/>
    <w:rsid w:val="006E05F2"/>
    <w:rsid w:val="006E0922"/>
    <w:rsid w:val="006E0FA1"/>
    <w:rsid w:val="006E29F5"/>
    <w:rsid w:val="006E32DC"/>
    <w:rsid w:val="006E341D"/>
    <w:rsid w:val="006E3992"/>
    <w:rsid w:val="006E4D07"/>
    <w:rsid w:val="006E5041"/>
    <w:rsid w:val="006E5398"/>
    <w:rsid w:val="006E5565"/>
    <w:rsid w:val="006E6CBD"/>
    <w:rsid w:val="006E782D"/>
    <w:rsid w:val="006E7DFE"/>
    <w:rsid w:val="006F00CA"/>
    <w:rsid w:val="006F0153"/>
    <w:rsid w:val="006F05C2"/>
    <w:rsid w:val="006F199A"/>
    <w:rsid w:val="006F1D09"/>
    <w:rsid w:val="006F21C2"/>
    <w:rsid w:val="006F2597"/>
    <w:rsid w:val="006F2AA7"/>
    <w:rsid w:val="006F44BA"/>
    <w:rsid w:val="006F4E42"/>
    <w:rsid w:val="0070013D"/>
    <w:rsid w:val="007004CB"/>
    <w:rsid w:val="00700FB3"/>
    <w:rsid w:val="00701BCD"/>
    <w:rsid w:val="00702536"/>
    <w:rsid w:val="0070387F"/>
    <w:rsid w:val="007042DD"/>
    <w:rsid w:val="00705CA2"/>
    <w:rsid w:val="007060DE"/>
    <w:rsid w:val="00706EA3"/>
    <w:rsid w:val="00707830"/>
    <w:rsid w:val="007101CA"/>
    <w:rsid w:val="00710EE5"/>
    <w:rsid w:val="007112C4"/>
    <w:rsid w:val="0071280B"/>
    <w:rsid w:val="00712B36"/>
    <w:rsid w:val="00713072"/>
    <w:rsid w:val="00713811"/>
    <w:rsid w:val="00714AF8"/>
    <w:rsid w:val="00714E4B"/>
    <w:rsid w:val="0071584D"/>
    <w:rsid w:val="007175E1"/>
    <w:rsid w:val="00717A66"/>
    <w:rsid w:val="00717CA8"/>
    <w:rsid w:val="0072049C"/>
    <w:rsid w:val="00720AED"/>
    <w:rsid w:val="007210EB"/>
    <w:rsid w:val="00721262"/>
    <w:rsid w:val="007219A2"/>
    <w:rsid w:val="0072285E"/>
    <w:rsid w:val="007229EB"/>
    <w:rsid w:val="00722D3E"/>
    <w:rsid w:val="00723107"/>
    <w:rsid w:val="00724024"/>
    <w:rsid w:val="00724C87"/>
    <w:rsid w:val="00725234"/>
    <w:rsid w:val="0072542E"/>
    <w:rsid w:val="007261BB"/>
    <w:rsid w:val="00726750"/>
    <w:rsid w:val="007272C2"/>
    <w:rsid w:val="00727533"/>
    <w:rsid w:val="007302CF"/>
    <w:rsid w:val="00730C91"/>
    <w:rsid w:val="0073100A"/>
    <w:rsid w:val="00731033"/>
    <w:rsid w:val="00731A76"/>
    <w:rsid w:val="007323A2"/>
    <w:rsid w:val="00733CFF"/>
    <w:rsid w:val="007344C0"/>
    <w:rsid w:val="007349DD"/>
    <w:rsid w:val="00735A3F"/>
    <w:rsid w:val="00735AAF"/>
    <w:rsid w:val="00736468"/>
    <w:rsid w:val="007377C0"/>
    <w:rsid w:val="007402E9"/>
    <w:rsid w:val="00740369"/>
    <w:rsid w:val="007418A5"/>
    <w:rsid w:val="00744D8B"/>
    <w:rsid w:val="00745D03"/>
    <w:rsid w:val="0074708E"/>
    <w:rsid w:val="007479B6"/>
    <w:rsid w:val="00750EED"/>
    <w:rsid w:val="00750FBD"/>
    <w:rsid w:val="00751549"/>
    <w:rsid w:val="007515C4"/>
    <w:rsid w:val="0075262B"/>
    <w:rsid w:val="00752632"/>
    <w:rsid w:val="00752798"/>
    <w:rsid w:val="00752922"/>
    <w:rsid w:val="00752CBE"/>
    <w:rsid w:val="007534FF"/>
    <w:rsid w:val="00754383"/>
    <w:rsid w:val="00754432"/>
    <w:rsid w:val="00754AEF"/>
    <w:rsid w:val="00754E6C"/>
    <w:rsid w:val="00755E93"/>
    <w:rsid w:val="00756A55"/>
    <w:rsid w:val="00760B61"/>
    <w:rsid w:val="00760BF7"/>
    <w:rsid w:val="00760D5E"/>
    <w:rsid w:val="00760F14"/>
    <w:rsid w:val="0076180D"/>
    <w:rsid w:val="0076359C"/>
    <w:rsid w:val="007639B6"/>
    <w:rsid w:val="00763FD4"/>
    <w:rsid w:val="0076401F"/>
    <w:rsid w:val="00765C43"/>
    <w:rsid w:val="0076678A"/>
    <w:rsid w:val="00770B47"/>
    <w:rsid w:val="007715AA"/>
    <w:rsid w:val="0077219C"/>
    <w:rsid w:val="007723A6"/>
    <w:rsid w:val="0077252C"/>
    <w:rsid w:val="0077262B"/>
    <w:rsid w:val="00773470"/>
    <w:rsid w:val="00773496"/>
    <w:rsid w:val="00773E0B"/>
    <w:rsid w:val="007747EA"/>
    <w:rsid w:val="00774820"/>
    <w:rsid w:val="00774DB4"/>
    <w:rsid w:val="00775A52"/>
    <w:rsid w:val="00775B5B"/>
    <w:rsid w:val="007764A5"/>
    <w:rsid w:val="007771A8"/>
    <w:rsid w:val="00780968"/>
    <w:rsid w:val="00780AB8"/>
    <w:rsid w:val="0078125B"/>
    <w:rsid w:val="00782471"/>
    <w:rsid w:val="0078257B"/>
    <w:rsid w:val="00783264"/>
    <w:rsid w:val="00783D20"/>
    <w:rsid w:val="00784F30"/>
    <w:rsid w:val="0078504B"/>
    <w:rsid w:val="0078526E"/>
    <w:rsid w:val="00786E97"/>
    <w:rsid w:val="00790895"/>
    <w:rsid w:val="00790D01"/>
    <w:rsid w:val="0079229F"/>
    <w:rsid w:val="00792D77"/>
    <w:rsid w:val="00793394"/>
    <w:rsid w:val="007936ED"/>
    <w:rsid w:val="007944EB"/>
    <w:rsid w:val="00794905"/>
    <w:rsid w:val="007950DD"/>
    <w:rsid w:val="00795BBE"/>
    <w:rsid w:val="00795C34"/>
    <w:rsid w:val="007965D3"/>
    <w:rsid w:val="0079663A"/>
    <w:rsid w:val="00797DDE"/>
    <w:rsid w:val="007A08F0"/>
    <w:rsid w:val="007A48B7"/>
    <w:rsid w:val="007A76EA"/>
    <w:rsid w:val="007A7844"/>
    <w:rsid w:val="007A7FD6"/>
    <w:rsid w:val="007B01B6"/>
    <w:rsid w:val="007B1C4E"/>
    <w:rsid w:val="007B1F46"/>
    <w:rsid w:val="007B2AE6"/>
    <w:rsid w:val="007B2BC8"/>
    <w:rsid w:val="007B42F7"/>
    <w:rsid w:val="007B6BE2"/>
    <w:rsid w:val="007B6CAD"/>
    <w:rsid w:val="007B7461"/>
    <w:rsid w:val="007B75D2"/>
    <w:rsid w:val="007C0102"/>
    <w:rsid w:val="007C0483"/>
    <w:rsid w:val="007C2327"/>
    <w:rsid w:val="007C2661"/>
    <w:rsid w:val="007C2874"/>
    <w:rsid w:val="007C2883"/>
    <w:rsid w:val="007C34F3"/>
    <w:rsid w:val="007C38B5"/>
    <w:rsid w:val="007C4F00"/>
    <w:rsid w:val="007C4F51"/>
    <w:rsid w:val="007C5805"/>
    <w:rsid w:val="007C5DB8"/>
    <w:rsid w:val="007C5EED"/>
    <w:rsid w:val="007C6BCE"/>
    <w:rsid w:val="007C6CD1"/>
    <w:rsid w:val="007D0906"/>
    <w:rsid w:val="007D0ABD"/>
    <w:rsid w:val="007D2217"/>
    <w:rsid w:val="007D2391"/>
    <w:rsid w:val="007D2B98"/>
    <w:rsid w:val="007D2E2C"/>
    <w:rsid w:val="007D350D"/>
    <w:rsid w:val="007D5075"/>
    <w:rsid w:val="007D5503"/>
    <w:rsid w:val="007D661B"/>
    <w:rsid w:val="007D7817"/>
    <w:rsid w:val="007D79D4"/>
    <w:rsid w:val="007D7F82"/>
    <w:rsid w:val="007E112E"/>
    <w:rsid w:val="007E158D"/>
    <w:rsid w:val="007E1F69"/>
    <w:rsid w:val="007E2629"/>
    <w:rsid w:val="007E299B"/>
    <w:rsid w:val="007E2EEC"/>
    <w:rsid w:val="007E2F4A"/>
    <w:rsid w:val="007E3A88"/>
    <w:rsid w:val="007E3B81"/>
    <w:rsid w:val="007E485C"/>
    <w:rsid w:val="007E5D5E"/>
    <w:rsid w:val="007E610E"/>
    <w:rsid w:val="007E64CC"/>
    <w:rsid w:val="007E6FED"/>
    <w:rsid w:val="007F055A"/>
    <w:rsid w:val="007F12DA"/>
    <w:rsid w:val="007F28E3"/>
    <w:rsid w:val="007F7FB4"/>
    <w:rsid w:val="00800833"/>
    <w:rsid w:val="00800A5F"/>
    <w:rsid w:val="00800F86"/>
    <w:rsid w:val="00801501"/>
    <w:rsid w:val="008017A7"/>
    <w:rsid w:val="00801C2D"/>
    <w:rsid w:val="00801EF1"/>
    <w:rsid w:val="00802432"/>
    <w:rsid w:val="0080320C"/>
    <w:rsid w:val="00803ED2"/>
    <w:rsid w:val="00804F85"/>
    <w:rsid w:val="008054CD"/>
    <w:rsid w:val="008058CB"/>
    <w:rsid w:val="008065DD"/>
    <w:rsid w:val="00806AD1"/>
    <w:rsid w:val="00807457"/>
    <w:rsid w:val="008113CB"/>
    <w:rsid w:val="00811A89"/>
    <w:rsid w:val="008120DF"/>
    <w:rsid w:val="00813451"/>
    <w:rsid w:val="00813ED1"/>
    <w:rsid w:val="00814CA6"/>
    <w:rsid w:val="00815355"/>
    <w:rsid w:val="00815BEE"/>
    <w:rsid w:val="00816984"/>
    <w:rsid w:val="00816F0C"/>
    <w:rsid w:val="00817D80"/>
    <w:rsid w:val="0082084F"/>
    <w:rsid w:val="008220F9"/>
    <w:rsid w:val="00822125"/>
    <w:rsid w:val="00822185"/>
    <w:rsid w:val="008224D6"/>
    <w:rsid w:val="00823860"/>
    <w:rsid w:val="00825994"/>
    <w:rsid w:val="008266C8"/>
    <w:rsid w:val="008266D2"/>
    <w:rsid w:val="00826879"/>
    <w:rsid w:val="0083088E"/>
    <w:rsid w:val="0083098B"/>
    <w:rsid w:val="008327C1"/>
    <w:rsid w:val="00833609"/>
    <w:rsid w:val="00833B3D"/>
    <w:rsid w:val="00833F4E"/>
    <w:rsid w:val="00834691"/>
    <w:rsid w:val="00834B4A"/>
    <w:rsid w:val="00835B26"/>
    <w:rsid w:val="00836F28"/>
    <w:rsid w:val="00837454"/>
    <w:rsid w:val="00837ED8"/>
    <w:rsid w:val="00840478"/>
    <w:rsid w:val="00841636"/>
    <w:rsid w:val="00841E56"/>
    <w:rsid w:val="00842222"/>
    <w:rsid w:val="00842D36"/>
    <w:rsid w:val="008449FA"/>
    <w:rsid w:val="008459CA"/>
    <w:rsid w:val="0084701C"/>
    <w:rsid w:val="00850A67"/>
    <w:rsid w:val="00851AD8"/>
    <w:rsid w:val="00852686"/>
    <w:rsid w:val="00852EF7"/>
    <w:rsid w:val="0085319A"/>
    <w:rsid w:val="008538D1"/>
    <w:rsid w:val="00853EF0"/>
    <w:rsid w:val="008541F3"/>
    <w:rsid w:val="00856275"/>
    <w:rsid w:val="00856977"/>
    <w:rsid w:val="00857802"/>
    <w:rsid w:val="00857DCD"/>
    <w:rsid w:val="00860065"/>
    <w:rsid w:val="008604A5"/>
    <w:rsid w:val="00860616"/>
    <w:rsid w:val="008612FA"/>
    <w:rsid w:val="008614E2"/>
    <w:rsid w:val="00861B01"/>
    <w:rsid w:val="00861C10"/>
    <w:rsid w:val="00861CF5"/>
    <w:rsid w:val="00863080"/>
    <w:rsid w:val="0086319D"/>
    <w:rsid w:val="00863435"/>
    <w:rsid w:val="008657AC"/>
    <w:rsid w:val="00866AC8"/>
    <w:rsid w:val="00866D8F"/>
    <w:rsid w:val="00867FA0"/>
    <w:rsid w:val="008705A5"/>
    <w:rsid w:val="008711B0"/>
    <w:rsid w:val="00871C3D"/>
    <w:rsid w:val="00872696"/>
    <w:rsid w:val="00873B58"/>
    <w:rsid w:val="0087431A"/>
    <w:rsid w:val="008755A3"/>
    <w:rsid w:val="00875B69"/>
    <w:rsid w:val="00876291"/>
    <w:rsid w:val="0087703F"/>
    <w:rsid w:val="0087717E"/>
    <w:rsid w:val="00877606"/>
    <w:rsid w:val="00877F48"/>
    <w:rsid w:val="00881021"/>
    <w:rsid w:val="008843D5"/>
    <w:rsid w:val="00884468"/>
    <w:rsid w:val="0088484E"/>
    <w:rsid w:val="008863E6"/>
    <w:rsid w:val="0088712C"/>
    <w:rsid w:val="0088781E"/>
    <w:rsid w:val="008906D5"/>
    <w:rsid w:val="00891495"/>
    <w:rsid w:val="0089218B"/>
    <w:rsid w:val="00892B4E"/>
    <w:rsid w:val="00892C37"/>
    <w:rsid w:val="00893A27"/>
    <w:rsid w:val="0089458A"/>
    <w:rsid w:val="0089496D"/>
    <w:rsid w:val="00894AA5"/>
    <w:rsid w:val="00895C3F"/>
    <w:rsid w:val="00896295"/>
    <w:rsid w:val="008964F9"/>
    <w:rsid w:val="008A0253"/>
    <w:rsid w:val="008A31BE"/>
    <w:rsid w:val="008A34AE"/>
    <w:rsid w:val="008A34C9"/>
    <w:rsid w:val="008A3518"/>
    <w:rsid w:val="008A44F5"/>
    <w:rsid w:val="008A4F56"/>
    <w:rsid w:val="008A5DB8"/>
    <w:rsid w:val="008A61AA"/>
    <w:rsid w:val="008A7B59"/>
    <w:rsid w:val="008B00EC"/>
    <w:rsid w:val="008B132F"/>
    <w:rsid w:val="008B1AEA"/>
    <w:rsid w:val="008B1F55"/>
    <w:rsid w:val="008B2326"/>
    <w:rsid w:val="008B2E6C"/>
    <w:rsid w:val="008B3A2C"/>
    <w:rsid w:val="008B5776"/>
    <w:rsid w:val="008B5780"/>
    <w:rsid w:val="008B5C0D"/>
    <w:rsid w:val="008B6A90"/>
    <w:rsid w:val="008C04A3"/>
    <w:rsid w:val="008C09F2"/>
    <w:rsid w:val="008C17E8"/>
    <w:rsid w:val="008C1AB0"/>
    <w:rsid w:val="008C2219"/>
    <w:rsid w:val="008C3191"/>
    <w:rsid w:val="008C4479"/>
    <w:rsid w:val="008C4E27"/>
    <w:rsid w:val="008C55C6"/>
    <w:rsid w:val="008C55E5"/>
    <w:rsid w:val="008C6808"/>
    <w:rsid w:val="008C6A32"/>
    <w:rsid w:val="008C7A7A"/>
    <w:rsid w:val="008D076A"/>
    <w:rsid w:val="008D1207"/>
    <w:rsid w:val="008D1286"/>
    <w:rsid w:val="008D17C7"/>
    <w:rsid w:val="008D2335"/>
    <w:rsid w:val="008D33CC"/>
    <w:rsid w:val="008D46EC"/>
    <w:rsid w:val="008E0772"/>
    <w:rsid w:val="008E0FB1"/>
    <w:rsid w:val="008E1DBD"/>
    <w:rsid w:val="008E23D2"/>
    <w:rsid w:val="008E270A"/>
    <w:rsid w:val="008E4BF7"/>
    <w:rsid w:val="008E5656"/>
    <w:rsid w:val="008E5A0E"/>
    <w:rsid w:val="008E5DB7"/>
    <w:rsid w:val="008E722C"/>
    <w:rsid w:val="008E73A7"/>
    <w:rsid w:val="008E7A2B"/>
    <w:rsid w:val="008F07BE"/>
    <w:rsid w:val="008F0E9D"/>
    <w:rsid w:val="008F1995"/>
    <w:rsid w:val="008F1AF2"/>
    <w:rsid w:val="008F21BF"/>
    <w:rsid w:val="008F42C8"/>
    <w:rsid w:val="008F43B2"/>
    <w:rsid w:val="008F5529"/>
    <w:rsid w:val="008F5F59"/>
    <w:rsid w:val="008F6154"/>
    <w:rsid w:val="008F693E"/>
    <w:rsid w:val="008F6947"/>
    <w:rsid w:val="008F6EDA"/>
    <w:rsid w:val="008F6EFB"/>
    <w:rsid w:val="008F797D"/>
    <w:rsid w:val="0090021D"/>
    <w:rsid w:val="0090033B"/>
    <w:rsid w:val="0090095D"/>
    <w:rsid w:val="009009E2"/>
    <w:rsid w:val="00902104"/>
    <w:rsid w:val="009025A9"/>
    <w:rsid w:val="00902642"/>
    <w:rsid w:val="009027A4"/>
    <w:rsid w:val="00903C7C"/>
    <w:rsid w:val="00906225"/>
    <w:rsid w:val="0090623B"/>
    <w:rsid w:val="00906369"/>
    <w:rsid w:val="00907AE5"/>
    <w:rsid w:val="00910AC2"/>
    <w:rsid w:val="009129AD"/>
    <w:rsid w:val="00913B8E"/>
    <w:rsid w:val="00914254"/>
    <w:rsid w:val="00914383"/>
    <w:rsid w:val="009143A0"/>
    <w:rsid w:val="0091514B"/>
    <w:rsid w:val="00915A4E"/>
    <w:rsid w:val="00915C92"/>
    <w:rsid w:val="00916538"/>
    <w:rsid w:val="00916C8C"/>
    <w:rsid w:val="00917051"/>
    <w:rsid w:val="00917449"/>
    <w:rsid w:val="009175BA"/>
    <w:rsid w:val="00917C63"/>
    <w:rsid w:val="009203E4"/>
    <w:rsid w:val="00920795"/>
    <w:rsid w:val="00921073"/>
    <w:rsid w:val="009216B0"/>
    <w:rsid w:val="009219AF"/>
    <w:rsid w:val="00922D48"/>
    <w:rsid w:val="00922DCD"/>
    <w:rsid w:val="0092319A"/>
    <w:rsid w:val="00923391"/>
    <w:rsid w:val="00923531"/>
    <w:rsid w:val="00923558"/>
    <w:rsid w:val="00924A48"/>
    <w:rsid w:val="009252DF"/>
    <w:rsid w:val="00925497"/>
    <w:rsid w:val="00925951"/>
    <w:rsid w:val="00926725"/>
    <w:rsid w:val="00927053"/>
    <w:rsid w:val="00927A9A"/>
    <w:rsid w:val="0093067E"/>
    <w:rsid w:val="009307B1"/>
    <w:rsid w:val="00930F07"/>
    <w:rsid w:val="00931246"/>
    <w:rsid w:val="009312B1"/>
    <w:rsid w:val="0093237A"/>
    <w:rsid w:val="0093301E"/>
    <w:rsid w:val="00933D09"/>
    <w:rsid w:val="00934251"/>
    <w:rsid w:val="00934F63"/>
    <w:rsid w:val="00935A32"/>
    <w:rsid w:val="0093601E"/>
    <w:rsid w:val="0094133F"/>
    <w:rsid w:val="00942042"/>
    <w:rsid w:val="0094210F"/>
    <w:rsid w:val="00942B97"/>
    <w:rsid w:val="0094313C"/>
    <w:rsid w:val="009447AB"/>
    <w:rsid w:val="0094614A"/>
    <w:rsid w:val="00946E34"/>
    <w:rsid w:val="00947EB0"/>
    <w:rsid w:val="009519AE"/>
    <w:rsid w:val="009522DF"/>
    <w:rsid w:val="00952E81"/>
    <w:rsid w:val="00953634"/>
    <w:rsid w:val="00955094"/>
    <w:rsid w:val="00955A54"/>
    <w:rsid w:val="00956578"/>
    <w:rsid w:val="00956BBC"/>
    <w:rsid w:val="00957416"/>
    <w:rsid w:val="0096184C"/>
    <w:rsid w:val="00961AD0"/>
    <w:rsid w:val="00962280"/>
    <w:rsid w:val="009628CD"/>
    <w:rsid w:val="009646D2"/>
    <w:rsid w:val="00964769"/>
    <w:rsid w:val="009647B1"/>
    <w:rsid w:val="009648F7"/>
    <w:rsid w:val="00964E83"/>
    <w:rsid w:val="00966F1D"/>
    <w:rsid w:val="009672DE"/>
    <w:rsid w:val="00967C64"/>
    <w:rsid w:val="0097036D"/>
    <w:rsid w:val="0097102C"/>
    <w:rsid w:val="00972D68"/>
    <w:rsid w:val="00973078"/>
    <w:rsid w:val="009735AD"/>
    <w:rsid w:val="009739AF"/>
    <w:rsid w:val="00973C74"/>
    <w:rsid w:val="00973EDE"/>
    <w:rsid w:val="00974095"/>
    <w:rsid w:val="0097437B"/>
    <w:rsid w:val="00974743"/>
    <w:rsid w:val="00974870"/>
    <w:rsid w:val="00974989"/>
    <w:rsid w:val="0097544C"/>
    <w:rsid w:val="00975E50"/>
    <w:rsid w:val="00977D37"/>
    <w:rsid w:val="009818C1"/>
    <w:rsid w:val="00981CEF"/>
    <w:rsid w:val="00981F3D"/>
    <w:rsid w:val="00982D27"/>
    <w:rsid w:val="009837AB"/>
    <w:rsid w:val="00983EEA"/>
    <w:rsid w:val="009843C6"/>
    <w:rsid w:val="009844F8"/>
    <w:rsid w:val="00985C16"/>
    <w:rsid w:val="00985DA6"/>
    <w:rsid w:val="00986AF2"/>
    <w:rsid w:val="00986D81"/>
    <w:rsid w:val="00986EBD"/>
    <w:rsid w:val="00987551"/>
    <w:rsid w:val="00987EF3"/>
    <w:rsid w:val="0099161C"/>
    <w:rsid w:val="009924AA"/>
    <w:rsid w:val="0099294C"/>
    <w:rsid w:val="009944AB"/>
    <w:rsid w:val="00994570"/>
    <w:rsid w:val="00994AAA"/>
    <w:rsid w:val="00995332"/>
    <w:rsid w:val="00996C63"/>
    <w:rsid w:val="0099773C"/>
    <w:rsid w:val="009A1E70"/>
    <w:rsid w:val="009A235A"/>
    <w:rsid w:val="009A295C"/>
    <w:rsid w:val="009A369B"/>
    <w:rsid w:val="009A3CAE"/>
    <w:rsid w:val="009A3DD5"/>
    <w:rsid w:val="009A4994"/>
    <w:rsid w:val="009A528D"/>
    <w:rsid w:val="009A54D1"/>
    <w:rsid w:val="009A61D4"/>
    <w:rsid w:val="009A65D9"/>
    <w:rsid w:val="009A7273"/>
    <w:rsid w:val="009B0AD0"/>
    <w:rsid w:val="009B115D"/>
    <w:rsid w:val="009B1444"/>
    <w:rsid w:val="009B1927"/>
    <w:rsid w:val="009B25A6"/>
    <w:rsid w:val="009B2FFD"/>
    <w:rsid w:val="009B3254"/>
    <w:rsid w:val="009B3C8A"/>
    <w:rsid w:val="009B3D2C"/>
    <w:rsid w:val="009B3D6D"/>
    <w:rsid w:val="009B4DC4"/>
    <w:rsid w:val="009B62F9"/>
    <w:rsid w:val="009B650F"/>
    <w:rsid w:val="009B70F7"/>
    <w:rsid w:val="009B725F"/>
    <w:rsid w:val="009B7444"/>
    <w:rsid w:val="009C278B"/>
    <w:rsid w:val="009C291C"/>
    <w:rsid w:val="009C3637"/>
    <w:rsid w:val="009C49C2"/>
    <w:rsid w:val="009C4FF5"/>
    <w:rsid w:val="009C54BD"/>
    <w:rsid w:val="009C5CBE"/>
    <w:rsid w:val="009C6846"/>
    <w:rsid w:val="009C7429"/>
    <w:rsid w:val="009C7642"/>
    <w:rsid w:val="009D0AE0"/>
    <w:rsid w:val="009D31B3"/>
    <w:rsid w:val="009D3970"/>
    <w:rsid w:val="009D6102"/>
    <w:rsid w:val="009D7358"/>
    <w:rsid w:val="009D7653"/>
    <w:rsid w:val="009E09A3"/>
    <w:rsid w:val="009E123B"/>
    <w:rsid w:val="009E2310"/>
    <w:rsid w:val="009E3829"/>
    <w:rsid w:val="009E3A83"/>
    <w:rsid w:val="009E5C96"/>
    <w:rsid w:val="009E66B1"/>
    <w:rsid w:val="009E67B2"/>
    <w:rsid w:val="009E7C8A"/>
    <w:rsid w:val="009F0180"/>
    <w:rsid w:val="009F203E"/>
    <w:rsid w:val="009F3FC8"/>
    <w:rsid w:val="009F4D4A"/>
    <w:rsid w:val="009F6BD7"/>
    <w:rsid w:val="009F78B9"/>
    <w:rsid w:val="00A003CE"/>
    <w:rsid w:val="00A00B07"/>
    <w:rsid w:val="00A01FB4"/>
    <w:rsid w:val="00A02E58"/>
    <w:rsid w:val="00A02FF3"/>
    <w:rsid w:val="00A047EA"/>
    <w:rsid w:val="00A04BAE"/>
    <w:rsid w:val="00A04C7A"/>
    <w:rsid w:val="00A05150"/>
    <w:rsid w:val="00A058C2"/>
    <w:rsid w:val="00A06C6B"/>
    <w:rsid w:val="00A0720E"/>
    <w:rsid w:val="00A077D0"/>
    <w:rsid w:val="00A103B7"/>
    <w:rsid w:val="00A103F4"/>
    <w:rsid w:val="00A12E82"/>
    <w:rsid w:val="00A131BA"/>
    <w:rsid w:val="00A15504"/>
    <w:rsid w:val="00A16A15"/>
    <w:rsid w:val="00A17591"/>
    <w:rsid w:val="00A17915"/>
    <w:rsid w:val="00A17FD2"/>
    <w:rsid w:val="00A20643"/>
    <w:rsid w:val="00A20EE5"/>
    <w:rsid w:val="00A216B3"/>
    <w:rsid w:val="00A22B5B"/>
    <w:rsid w:val="00A22D41"/>
    <w:rsid w:val="00A22FA1"/>
    <w:rsid w:val="00A23CCE"/>
    <w:rsid w:val="00A252AC"/>
    <w:rsid w:val="00A25D1C"/>
    <w:rsid w:val="00A271E0"/>
    <w:rsid w:val="00A2750A"/>
    <w:rsid w:val="00A300F4"/>
    <w:rsid w:val="00A30572"/>
    <w:rsid w:val="00A30F9E"/>
    <w:rsid w:val="00A31AE5"/>
    <w:rsid w:val="00A32AAE"/>
    <w:rsid w:val="00A339E0"/>
    <w:rsid w:val="00A33B62"/>
    <w:rsid w:val="00A3464F"/>
    <w:rsid w:val="00A3477C"/>
    <w:rsid w:val="00A353EA"/>
    <w:rsid w:val="00A35D47"/>
    <w:rsid w:val="00A36257"/>
    <w:rsid w:val="00A374ED"/>
    <w:rsid w:val="00A37876"/>
    <w:rsid w:val="00A37D4D"/>
    <w:rsid w:val="00A404A5"/>
    <w:rsid w:val="00A41423"/>
    <w:rsid w:val="00A41B16"/>
    <w:rsid w:val="00A422CA"/>
    <w:rsid w:val="00A42A62"/>
    <w:rsid w:val="00A42B39"/>
    <w:rsid w:val="00A43E3E"/>
    <w:rsid w:val="00A447AA"/>
    <w:rsid w:val="00A44892"/>
    <w:rsid w:val="00A455DF"/>
    <w:rsid w:val="00A46257"/>
    <w:rsid w:val="00A465EA"/>
    <w:rsid w:val="00A46A1B"/>
    <w:rsid w:val="00A46C86"/>
    <w:rsid w:val="00A50207"/>
    <w:rsid w:val="00A50340"/>
    <w:rsid w:val="00A52BB6"/>
    <w:rsid w:val="00A538AB"/>
    <w:rsid w:val="00A541CD"/>
    <w:rsid w:val="00A5483B"/>
    <w:rsid w:val="00A549FB"/>
    <w:rsid w:val="00A5532D"/>
    <w:rsid w:val="00A55E02"/>
    <w:rsid w:val="00A56B63"/>
    <w:rsid w:val="00A605E0"/>
    <w:rsid w:val="00A614F7"/>
    <w:rsid w:val="00A615A6"/>
    <w:rsid w:val="00A617E5"/>
    <w:rsid w:val="00A6200C"/>
    <w:rsid w:val="00A62CC4"/>
    <w:rsid w:val="00A64D16"/>
    <w:rsid w:val="00A656C8"/>
    <w:rsid w:val="00A669D2"/>
    <w:rsid w:val="00A66FBC"/>
    <w:rsid w:val="00A674A4"/>
    <w:rsid w:val="00A706DA"/>
    <w:rsid w:val="00A70AB7"/>
    <w:rsid w:val="00A70C32"/>
    <w:rsid w:val="00A70CA4"/>
    <w:rsid w:val="00A71B26"/>
    <w:rsid w:val="00A7308C"/>
    <w:rsid w:val="00A74136"/>
    <w:rsid w:val="00A748E1"/>
    <w:rsid w:val="00A75273"/>
    <w:rsid w:val="00A75521"/>
    <w:rsid w:val="00A77934"/>
    <w:rsid w:val="00A77B65"/>
    <w:rsid w:val="00A80606"/>
    <w:rsid w:val="00A809DD"/>
    <w:rsid w:val="00A8118A"/>
    <w:rsid w:val="00A816B1"/>
    <w:rsid w:val="00A841D8"/>
    <w:rsid w:val="00A85032"/>
    <w:rsid w:val="00A85E93"/>
    <w:rsid w:val="00A86366"/>
    <w:rsid w:val="00A87C73"/>
    <w:rsid w:val="00A90153"/>
    <w:rsid w:val="00A91A64"/>
    <w:rsid w:val="00A924BB"/>
    <w:rsid w:val="00A940A4"/>
    <w:rsid w:val="00A952D8"/>
    <w:rsid w:val="00A968CD"/>
    <w:rsid w:val="00A976BB"/>
    <w:rsid w:val="00AA0894"/>
    <w:rsid w:val="00AA15C7"/>
    <w:rsid w:val="00AA31A0"/>
    <w:rsid w:val="00AA3348"/>
    <w:rsid w:val="00AA3A66"/>
    <w:rsid w:val="00AA5748"/>
    <w:rsid w:val="00AA5B1F"/>
    <w:rsid w:val="00AA5EBB"/>
    <w:rsid w:val="00AA6236"/>
    <w:rsid w:val="00AA632C"/>
    <w:rsid w:val="00AA6AC2"/>
    <w:rsid w:val="00AA7A20"/>
    <w:rsid w:val="00AA7A9D"/>
    <w:rsid w:val="00AB09C3"/>
    <w:rsid w:val="00AB0CE3"/>
    <w:rsid w:val="00AB0DED"/>
    <w:rsid w:val="00AB1700"/>
    <w:rsid w:val="00AB180C"/>
    <w:rsid w:val="00AB18C5"/>
    <w:rsid w:val="00AB1CA3"/>
    <w:rsid w:val="00AB2424"/>
    <w:rsid w:val="00AB31ED"/>
    <w:rsid w:val="00AB5960"/>
    <w:rsid w:val="00AB737C"/>
    <w:rsid w:val="00AB7B4E"/>
    <w:rsid w:val="00AC006B"/>
    <w:rsid w:val="00AC1DDF"/>
    <w:rsid w:val="00AC4D26"/>
    <w:rsid w:val="00AC5473"/>
    <w:rsid w:val="00AC70AB"/>
    <w:rsid w:val="00AC7433"/>
    <w:rsid w:val="00AD10BA"/>
    <w:rsid w:val="00AD2212"/>
    <w:rsid w:val="00AD31AD"/>
    <w:rsid w:val="00AD3FEC"/>
    <w:rsid w:val="00AD503A"/>
    <w:rsid w:val="00AD58C6"/>
    <w:rsid w:val="00AD65A5"/>
    <w:rsid w:val="00AD6B18"/>
    <w:rsid w:val="00AD74F0"/>
    <w:rsid w:val="00AD7974"/>
    <w:rsid w:val="00AD7A55"/>
    <w:rsid w:val="00AD7ECC"/>
    <w:rsid w:val="00AE014C"/>
    <w:rsid w:val="00AE07B4"/>
    <w:rsid w:val="00AE100A"/>
    <w:rsid w:val="00AE1CFA"/>
    <w:rsid w:val="00AE340A"/>
    <w:rsid w:val="00AE390F"/>
    <w:rsid w:val="00AE4346"/>
    <w:rsid w:val="00AE4CF9"/>
    <w:rsid w:val="00AE4F38"/>
    <w:rsid w:val="00AE5E32"/>
    <w:rsid w:val="00AE7D76"/>
    <w:rsid w:val="00AF0DC4"/>
    <w:rsid w:val="00AF0DDB"/>
    <w:rsid w:val="00AF1099"/>
    <w:rsid w:val="00AF1A17"/>
    <w:rsid w:val="00AF1D6D"/>
    <w:rsid w:val="00AF24D4"/>
    <w:rsid w:val="00AF27DC"/>
    <w:rsid w:val="00AF2E34"/>
    <w:rsid w:val="00AF332B"/>
    <w:rsid w:val="00AF3613"/>
    <w:rsid w:val="00AF4309"/>
    <w:rsid w:val="00AF4948"/>
    <w:rsid w:val="00AF5102"/>
    <w:rsid w:val="00AF5116"/>
    <w:rsid w:val="00AF5B2B"/>
    <w:rsid w:val="00AF6769"/>
    <w:rsid w:val="00AF72BE"/>
    <w:rsid w:val="00B0033E"/>
    <w:rsid w:val="00B00608"/>
    <w:rsid w:val="00B0075F"/>
    <w:rsid w:val="00B02186"/>
    <w:rsid w:val="00B02C7D"/>
    <w:rsid w:val="00B03A78"/>
    <w:rsid w:val="00B03ECC"/>
    <w:rsid w:val="00B054CB"/>
    <w:rsid w:val="00B05EFD"/>
    <w:rsid w:val="00B06949"/>
    <w:rsid w:val="00B06983"/>
    <w:rsid w:val="00B0743E"/>
    <w:rsid w:val="00B07AC6"/>
    <w:rsid w:val="00B1179F"/>
    <w:rsid w:val="00B12A1B"/>
    <w:rsid w:val="00B12C41"/>
    <w:rsid w:val="00B13B9A"/>
    <w:rsid w:val="00B14861"/>
    <w:rsid w:val="00B15CA3"/>
    <w:rsid w:val="00B16572"/>
    <w:rsid w:val="00B166EE"/>
    <w:rsid w:val="00B2097D"/>
    <w:rsid w:val="00B20DF2"/>
    <w:rsid w:val="00B21259"/>
    <w:rsid w:val="00B212E9"/>
    <w:rsid w:val="00B2278D"/>
    <w:rsid w:val="00B23195"/>
    <w:rsid w:val="00B23484"/>
    <w:rsid w:val="00B2357C"/>
    <w:rsid w:val="00B24AD5"/>
    <w:rsid w:val="00B30A65"/>
    <w:rsid w:val="00B30AD2"/>
    <w:rsid w:val="00B31F53"/>
    <w:rsid w:val="00B33A9A"/>
    <w:rsid w:val="00B344B3"/>
    <w:rsid w:val="00B35357"/>
    <w:rsid w:val="00B367B4"/>
    <w:rsid w:val="00B37448"/>
    <w:rsid w:val="00B3798A"/>
    <w:rsid w:val="00B4022C"/>
    <w:rsid w:val="00B4070C"/>
    <w:rsid w:val="00B40BDA"/>
    <w:rsid w:val="00B41F5B"/>
    <w:rsid w:val="00B41F6F"/>
    <w:rsid w:val="00B43E21"/>
    <w:rsid w:val="00B441DD"/>
    <w:rsid w:val="00B4486D"/>
    <w:rsid w:val="00B459B3"/>
    <w:rsid w:val="00B4649C"/>
    <w:rsid w:val="00B46B3B"/>
    <w:rsid w:val="00B47AD3"/>
    <w:rsid w:val="00B50292"/>
    <w:rsid w:val="00B506FE"/>
    <w:rsid w:val="00B50995"/>
    <w:rsid w:val="00B50BFC"/>
    <w:rsid w:val="00B5150F"/>
    <w:rsid w:val="00B52913"/>
    <w:rsid w:val="00B52B32"/>
    <w:rsid w:val="00B52D18"/>
    <w:rsid w:val="00B533F0"/>
    <w:rsid w:val="00B53933"/>
    <w:rsid w:val="00B53A24"/>
    <w:rsid w:val="00B54B2B"/>
    <w:rsid w:val="00B5534C"/>
    <w:rsid w:val="00B559D8"/>
    <w:rsid w:val="00B55A1D"/>
    <w:rsid w:val="00B56262"/>
    <w:rsid w:val="00B5645B"/>
    <w:rsid w:val="00B5700F"/>
    <w:rsid w:val="00B579A4"/>
    <w:rsid w:val="00B6029B"/>
    <w:rsid w:val="00B60A98"/>
    <w:rsid w:val="00B60DB0"/>
    <w:rsid w:val="00B62089"/>
    <w:rsid w:val="00B6323D"/>
    <w:rsid w:val="00B63838"/>
    <w:rsid w:val="00B63A9F"/>
    <w:rsid w:val="00B6637A"/>
    <w:rsid w:val="00B66549"/>
    <w:rsid w:val="00B6718A"/>
    <w:rsid w:val="00B70BA2"/>
    <w:rsid w:val="00B722DA"/>
    <w:rsid w:val="00B7276F"/>
    <w:rsid w:val="00B72D10"/>
    <w:rsid w:val="00B740DE"/>
    <w:rsid w:val="00B744BD"/>
    <w:rsid w:val="00B74528"/>
    <w:rsid w:val="00B74BE9"/>
    <w:rsid w:val="00B75067"/>
    <w:rsid w:val="00B75545"/>
    <w:rsid w:val="00B75886"/>
    <w:rsid w:val="00B75F7D"/>
    <w:rsid w:val="00B76104"/>
    <w:rsid w:val="00B76DAE"/>
    <w:rsid w:val="00B77346"/>
    <w:rsid w:val="00B805A2"/>
    <w:rsid w:val="00B8459C"/>
    <w:rsid w:val="00B861F3"/>
    <w:rsid w:val="00B868CE"/>
    <w:rsid w:val="00B86D0F"/>
    <w:rsid w:val="00B87374"/>
    <w:rsid w:val="00B8739B"/>
    <w:rsid w:val="00B874C4"/>
    <w:rsid w:val="00B902F7"/>
    <w:rsid w:val="00B91E92"/>
    <w:rsid w:val="00B92BBA"/>
    <w:rsid w:val="00B9345E"/>
    <w:rsid w:val="00B93829"/>
    <w:rsid w:val="00B941B7"/>
    <w:rsid w:val="00B9542D"/>
    <w:rsid w:val="00B961DD"/>
    <w:rsid w:val="00B9677C"/>
    <w:rsid w:val="00B96880"/>
    <w:rsid w:val="00B977FD"/>
    <w:rsid w:val="00BA0B78"/>
    <w:rsid w:val="00BA0FDA"/>
    <w:rsid w:val="00BA12EB"/>
    <w:rsid w:val="00BA334A"/>
    <w:rsid w:val="00BA394B"/>
    <w:rsid w:val="00BA3CFE"/>
    <w:rsid w:val="00BA3DEB"/>
    <w:rsid w:val="00BA3F93"/>
    <w:rsid w:val="00BA5287"/>
    <w:rsid w:val="00BA5E6D"/>
    <w:rsid w:val="00BA6F5C"/>
    <w:rsid w:val="00BA72B8"/>
    <w:rsid w:val="00BA7314"/>
    <w:rsid w:val="00BA7855"/>
    <w:rsid w:val="00BB0307"/>
    <w:rsid w:val="00BB0720"/>
    <w:rsid w:val="00BB1D11"/>
    <w:rsid w:val="00BB368A"/>
    <w:rsid w:val="00BB3DAD"/>
    <w:rsid w:val="00BB4440"/>
    <w:rsid w:val="00BB47F0"/>
    <w:rsid w:val="00BB5DF8"/>
    <w:rsid w:val="00BB6067"/>
    <w:rsid w:val="00BB6546"/>
    <w:rsid w:val="00BB6A42"/>
    <w:rsid w:val="00BB6E49"/>
    <w:rsid w:val="00BB7388"/>
    <w:rsid w:val="00BC07F5"/>
    <w:rsid w:val="00BC1053"/>
    <w:rsid w:val="00BC2ED9"/>
    <w:rsid w:val="00BC4342"/>
    <w:rsid w:val="00BC445A"/>
    <w:rsid w:val="00BC52BF"/>
    <w:rsid w:val="00BC641E"/>
    <w:rsid w:val="00BD0573"/>
    <w:rsid w:val="00BD0938"/>
    <w:rsid w:val="00BD12D1"/>
    <w:rsid w:val="00BD2511"/>
    <w:rsid w:val="00BD5314"/>
    <w:rsid w:val="00BD5F31"/>
    <w:rsid w:val="00BD770B"/>
    <w:rsid w:val="00BD7A4C"/>
    <w:rsid w:val="00BE0074"/>
    <w:rsid w:val="00BE0CA2"/>
    <w:rsid w:val="00BE322B"/>
    <w:rsid w:val="00BE390D"/>
    <w:rsid w:val="00BE3BE0"/>
    <w:rsid w:val="00BE4376"/>
    <w:rsid w:val="00BE47C0"/>
    <w:rsid w:val="00BE5461"/>
    <w:rsid w:val="00BE6979"/>
    <w:rsid w:val="00BF07FF"/>
    <w:rsid w:val="00BF0DF1"/>
    <w:rsid w:val="00BF141F"/>
    <w:rsid w:val="00BF1642"/>
    <w:rsid w:val="00BF3E2C"/>
    <w:rsid w:val="00BF562B"/>
    <w:rsid w:val="00BF579D"/>
    <w:rsid w:val="00BF6120"/>
    <w:rsid w:val="00BF7025"/>
    <w:rsid w:val="00BF77E8"/>
    <w:rsid w:val="00BF7EA8"/>
    <w:rsid w:val="00C017E0"/>
    <w:rsid w:val="00C01C76"/>
    <w:rsid w:val="00C035C7"/>
    <w:rsid w:val="00C03A68"/>
    <w:rsid w:val="00C04477"/>
    <w:rsid w:val="00C0491E"/>
    <w:rsid w:val="00C04B55"/>
    <w:rsid w:val="00C05CF5"/>
    <w:rsid w:val="00C05EF5"/>
    <w:rsid w:val="00C05FAC"/>
    <w:rsid w:val="00C068C9"/>
    <w:rsid w:val="00C10F64"/>
    <w:rsid w:val="00C11423"/>
    <w:rsid w:val="00C11426"/>
    <w:rsid w:val="00C11863"/>
    <w:rsid w:val="00C11F73"/>
    <w:rsid w:val="00C13246"/>
    <w:rsid w:val="00C134E6"/>
    <w:rsid w:val="00C1380E"/>
    <w:rsid w:val="00C150E7"/>
    <w:rsid w:val="00C15999"/>
    <w:rsid w:val="00C16102"/>
    <w:rsid w:val="00C16644"/>
    <w:rsid w:val="00C16CD8"/>
    <w:rsid w:val="00C202AD"/>
    <w:rsid w:val="00C208BD"/>
    <w:rsid w:val="00C20C8A"/>
    <w:rsid w:val="00C20C8C"/>
    <w:rsid w:val="00C212E4"/>
    <w:rsid w:val="00C214D7"/>
    <w:rsid w:val="00C22550"/>
    <w:rsid w:val="00C2281F"/>
    <w:rsid w:val="00C23E48"/>
    <w:rsid w:val="00C250C1"/>
    <w:rsid w:val="00C258EF"/>
    <w:rsid w:val="00C2620F"/>
    <w:rsid w:val="00C2639F"/>
    <w:rsid w:val="00C27846"/>
    <w:rsid w:val="00C27D00"/>
    <w:rsid w:val="00C30173"/>
    <w:rsid w:val="00C301D1"/>
    <w:rsid w:val="00C30855"/>
    <w:rsid w:val="00C308D5"/>
    <w:rsid w:val="00C31140"/>
    <w:rsid w:val="00C33EB0"/>
    <w:rsid w:val="00C3443A"/>
    <w:rsid w:val="00C35D98"/>
    <w:rsid w:val="00C35F3E"/>
    <w:rsid w:val="00C3775D"/>
    <w:rsid w:val="00C404B5"/>
    <w:rsid w:val="00C4149F"/>
    <w:rsid w:val="00C415C4"/>
    <w:rsid w:val="00C415F3"/>
    <w:rsid w:val="00C41FA3"/>
    <w:rsid w:val="00C431EA"/>
    <w:rsid w:val="00C44158"/>
    <w:rsid w:val="00C447EE"/>
    <w:rsid w:val="00C4484C"/>
    <w:rsid w:val="00C449C0"/>
    <w:rsid w:val="00C45117"/>
    <w:rsid w:val="00C45419"/>
    <w:rsid w:val="00C4556C"/>
    <w:rsid w:val="00C4737B"/>
    <w:rsid w:val="00C50284"/>
    <w:rsid w:val="00C5065F"/>
    <w:rsid w:val="00C51963"/>
    <w:rsid w:val="00C51AEA"/>
    <w:rsid w:val="00C5278A"/>
    <w:rsid w:val="00C52CA0"/>
    <w:rsid w:val="00C53A58"/>
    <w:rsid w:val="00C547A5"/>
    <w:rsid w:val="00C54FF7"/>
    <w:rsid w:val="00C55D24"/>
    <w:rsid w:val="00C56384"/>
    <w:rsid w:val="00C5743B"/>
    <w:rsid w:val="00C60EA5"/>
    <w:rsid w:val="00C6109D"/>
    <w:rsid w:val="00C61AFA"/>
    <w:rsid w:val="00C6284C"/>
    <w:rsid w:val="00C62976"/>
    <w:rsid w:val="00C635CF"/>
    <w:rsid w:val="00C63626"/>
    <w:rsid w:val="00C63B46"/>
    <w:rsid w:val="00C6448A"/>
    <w:rsid w:val="00C65B0B"/>
    <w:rsid w:val="00C66291"/>
    <w:rsid w:val="00C6673B"/>
    <w:rsid w:val="00C66949"/>
    <w:rsid w:val="00C7072A"/>
    <w:rsid w:val="00C70DBA"/>
    <w:rsid w:val="00C723B0"/>
    <w:rsid w:val="00C73007"/>
    <w:rsid w:val="00C7301D"/>
    <w:rsid w:val="00C731A5"/>
    <w:rsid w:val="00C737EA"/>
    <w:rsid w:val="00C73EEC"/>
    <w:rsid w:val="00C75992"/>
    <w:rsid w:val="00C76C4F"/>
    <w:rsid w:val="00C76DCF"/>
    <w:rsid w:val="00C77084"/>
    <w:rsid w:val="00C772D6"/>
    <w:rsid w:val="00C7759B"/>
    <w:rsid w:val="00C77C8D"/>
    <w:rsid w:val="00C77E0E"/>
    <w:rsid w:val="00C816A1"/>
    <w:rsid w:val="00C81D84"/>
    <w:rsid w:val="00C8271A"/>
    <w:rsid w:val="00C828C3"/>
    <w:rsid w:val="00C83293"/>
    <w:rsid w:val="00C83AA4"/>
    <w:rsid w:val="00C83C7C"/>
    <w:rsid w:val="00C83CBF"/>
    <w:rsid w:val="00C8488D"/>
    <w:rsid w:val="00C90F27"/>
    <w:rsid w:val="00C911D0"/>
    <w:rsid w:val="00C91DBA"/>
    <w:rsid w:val="00C92A8D"/>
    <w:rsid w:val="00C92B2A"/>
    <w:rsid w:val="00C93183"/>
    <w:rsid w:val="00C954D2"/>
    <w:rsid w:val="00C97364"/>
    <w:rsid w:val="00CA0927"/>
    <w:rsid w:val="00CA0E1E"/>
    <w:rsid w:val="00CA1BB3"/>
    <w:rsid w:val="00CA1E3E"/>
    <w:rsid w:val="00CA2624"/>
    <w:rsid w:val="00CA2E71"/>
    <w:rsid w:val="00CA301E"/>
    <w:rsid w:val="00CA333E"/>
    <w:rsid w:val="00CA4079"/>
    <w:rsid w:val="00CA4157"/>
    <w:rsid w:val="00CA4A63"/>
    <w:rsid w:val="00CA5274"/>
    <w:rsid w:val="00CA5422"/>
    <w:rsid w:val="00CA6440"/>
    <w:rsid w:val="00CA6B02"/>
    <w:rsid w:val="00CA70AE"/>
    <w:rsid w:val="00CA7570"/>
    <w:rsid w:val="00CA7D5E"/>
    <w:rsid w:val="00CA7E0F"/>
    <w:rsid w:val="00CB0BCA"/>
    <w:rsid w:val="00CB11A4"/>
    <w:rsid w:val="00CB169E"/>
    <w:rsid w:val="00CB1917"/>
    <w:rsid w:val="00CB1A86"/>
    <w:rsid w:val="00CB228E"/>
    <w:rsid w:val="00CB2D0A"/>
    <w:rsid w:val="00CB4F83"/>
    <w:rsid w:val="00CB7612"/>
    <w:rsid w:val="00CB793C"/>
    <w:rsid w:val="00CC0101"/>
    <w:rsid w:val="00CC0488"/>
    <w:rsid w:val="00CC053E"/>
    <w:rsid w:val="00CC0743"/>
    <w:rsid w:val="00CC0BEC"/>
    <w:rsid w:val="00CC1947"/>
    <w:rsid w:val="00CC2A4C"/>
    <w:rsid w:val="00CC3625"/>
    <w:rsid w:val="00CC3C7E"/>
    <w:rsid w:val="00CC42AB"/>
    <w:rsid w:val="00CC4AF5"/>
    <w:rsid w:val="00CC50DC"/>
    <w:rsid w:val="00CC589A"/>
    <w:rsid w:val="00CC5E36"/>
    <w:rsid w:val="00CC6C19"/>
    <w:rsid w:val="00CC79C4"/>
    <w:rsid w:val="00CC7DAB"/>
    <w:rsid w:val="00CD1817"/>
    <w:rsid w:val="00CD2BF4"/>
    <w:rsid w:val="00CD309E"/>
    <w:rsid w:val="00CD364D"/>
    <w:rsid w:val="00CD413B"/>
    <w:rsid w:val="00CD42D4"/>
    <w:rsid w:val="00CD584F"/>
    <w:rsid w:val="00CD6017"/>
    <w:rsid w:val="00CD6594"/>
    <w:rsid w:val="00CD6CE9"/>
    <w:rsid w:val="00CD7C6A"/>
    <w:rsid w:val="00CE08D6"/>
    <w:rsid w:val="00CE103A"/>
    <w:rsid w:val="00CE1A12"/>
    <w:rsid w:val="00CE1E83"/>
    <w:rsid w:val="00CE2FEC"/>
    <w:rsid w:val="00CE3CD3"/>
    <w:rsid w:val="00CE4DA8"/>
    <w:rsid w:val="00CE564D"/>
    <w:rsid w:val="00CE5C0C"/>
    <w:rsid w:val="00CF008A"/>
    <w:rsid w:val="00CF08D2"/>
    <w:rsid w:val="00CF0E2A"/>
    <w:rsid w:val="00CF19BA"/>
    <w:rsid w:val="00CF201F"/>
    <w:rsid w:val="00CF2243"/>
    <w:rsid w:val="00CF240A"/>
    <w:rsid w:val="00CF281F"/>
    <w:rsid w:val="00CF3128"/>
    <w:rsid w:val="00CF47ED"/>
    <w:rsid w:val="00CF554E"/>
    <w:rsid w:val="00CF63D2"/>
    <w:rsid w:val="00CF6504"/>
    <w:rsid w:val="00CF6B88"/>
    <w:rsid w:val="00CF7BDE"/>
    <w:rsid w:val="00D00B66"/>
    <w:rsid w:val="00D01948"/>
    <w:rsid w:val="00D0299A"/>
    <w:rsid w:val="00D03F59"/>
    <w:rsid w:val="00D04A3C"/>
    <w:rsid w:val="00D04D73"/>
    <w:rsid w:val="00D05051"/>
    <w:rsid w:val="00D05C03"/>
    <w:rsid w:val="00D06CA4"/>
    <w:rsid w:val="00D0783C"/>
    <w:rsid w:val="00D10337"/>
    <w:rsid w:val="00D10513"/>
    <w:rsid w:val="00D10FF1"/>
    <w:rsid w:val="00D12BA2"/>
    <w:rsid w:val="00D12CE1"/>
    <w:rsid w:val="00D14D81"/>
    <w:rsid w:val="00D15001"/>
    <w:rsid w:val="00D1567C"/>
    <w:rsid w:val="00D157AF"/>
    <w:rsid w:val="00D15AED"/>
    <w:rsid w:val="00D1603C"/>
    <w:rsid w:val="00D16C28"/>
    <w:rsid w:val="00D172A8"/>
    <w:rsid w:val="00D175AC"/>
    <w:rsid w:val="00D20199"/>
    <w:rsid w:val="00D20B8B"/>
    <w:rsid w:val="00D21C6C"/>
    <w:rsid w:val="00D2385A"/>
    <w:rsid w:val="00D253E5"/>
    <w:rsid w:val="00D25E4C"/>
    <w:rsid w:val="00D26967"/>
    <w:rsid w:val="00D30891"/>
    <w:rsid w:val="00D30F5E"/>
    <w:rsid w:val="00D32D53"/>
    <w:rsid w:val="00D339BC"/>
    <w:rsid w:val="00D34D4D"/>
    <w:rsid w:val="00D35BFA"/>
    <w:rsid w:val="00D371A0"/>
    <w:rsid w:val="00D3754F"/>
    <w:rsid w:val="00D408C6"/>
    <w:rsid w:val="00D413F4"/>
    <w:rsid w:val="00D438A2"/>
    <w:rsid w:val="00D43A03"/>
    <w:rsid w:val="00D43CA0"/>
    <w:rsid w:val="00D43FD2"/>
    <w:rsid w:val="00D44123"/>
    <w:rsid w:val="00D44E43"/>
    <w:rsid w:val="00D47178"/>
    <w:rsid w:val="00D504B5"/>
    <w:rsid w:val="00D505DE"/>
    <w:rsid w:val="00D50701"/>
    <w:rsid w:val="00D50E54"/>
    <w:rsid w:val="00D51522"/>
    <w:rsid w:val="00D51B2F"/>
    <w:rsid w:val="00D51C65"/>
    <w:rsid w:val="00D52D1B"/>
    <w:rsid w:val="00D53B67"/>
    <w:rsid w:val="00D53BFA"/>
    <w:rsid w:val="00D546DF"/>
    <w:rsid w:val="00D6273F"/>
    <w:rsid w:val="00D63A25"/>
    <w:rsid w:val="00D65B1A"/>
    <w:rsid w:val="00D7005C"/>
    <w:rsid w:val="00D70707"/>
    <w:rsid w:val="00D711E5"/>
    <w:rsid w:val="00D71846"/>
    <w:rsid w:val="00D731A6"/>
    <w:rsid w:val="00D734BA"/>
    <w:rsid w:val="00D74AE7"/>
    <w:rsid w:val="00D7514F"/>
    <w:rsid w:val="00D751BC"/>
    <w:rsid w:val="00D764E5"/>
    <w:rsid w:val="00D772F8"/>
    <w:rsid w:val="00D7738D"/>
    <w:rsid w:val="00D77626"/>
    <w:rsid w:val="00D77F92"/>
    <w:rsid w:val="00D81568"/>
    <w:rsid w:val="00D81978"/>
    <w:rsid w:val="00D81C43"/>
    <w:rsid w:val="00D81F1B"/>
    <w:rsid w:val="00D821FD"/>
    <w:rsid w:val="00D8386E"/>
    <w:rsid w:val="00D85B65"/>
    <w:rsid w:val="00D85DCD"/>
    <w:rsid w:val="00D87014"/>
    <w:rsid w:val="00D87E84"/>
    <w:rsid w:val="00D90880"/>
    <w:rsid w:val="00D908A9"/>
    <w:rsid w:val="00D93D40"/>
    <w:rsid w:val="00D9432D"/>
    <w:rsid w:val="00D95506"/>
    <w:rsid w:val="00D957D8"/>
    <w:rsid w:val="00D95E87"/>
    <w:rsid w:val="00D9601B"/>
    <w:rsid w:val="00D963EA"/>
    <w:rsid w:val="00D9685A"/>
    <w:rsid w:val="00D97B98"/>
    <w:rsid w:val="00DA0734"/>
    <w:rsid w:val="00DA2945"/>
    <w:rsid w:val="00DA29E6"/>
    <w:rsid w:val="00DA2DD2"/>
    <w:rsid w:val="00DA3040"/>
    <w:rsid w:val="00DA450E"/>
    <w:rsid w:val="00DA4B0D"/>
    <w:rsid w:val="00DA5B95"/>
    <w:rsid w:val="00DA6353"/>
    <w:rsid w:val="00DA6EBC"/>
    <w:rsid w:val="00DA7627"/>
    <w:rsid w:val="00DB0178"/>
    <w:rsid w:val="00DB0CEA"/>
    <w:rsid w:val="00DB12B8"/>
    <w:rsid w:val="00DB1529"/>
    <w:rsid w:val="00DB1663"/>
    <w:rsid w:val="00DB1BAC"/>
    <w:rsid w:val="00DB4659"/>
    <w:rsid w:val="00DB52CC"/>
    <w:rsid w:val="00DB5C6E"/>
    <w:rsid w:val="00DB6247"/>
    <w:rsid w:val="00DB6412"/>
    <w:rsid w:val="00DB674F"/>
    <w:rsid w:val="00DB7C17"/>
    <w:rsid w:val="00DB7D8E"/>
    <w:rsid w:val="00DC02CF"/>
    <w:rsid w:val="00DC35FF"/>
    <w:rsid w:val="00DC3D07"/>
    <w:rsid w:val="00DC54C3"/>
    <w:rsid w:val="00DC5730"/>
    <w:rsid w:val="00DC5D2D"/>
    <w:rsid w:val="00DC6F0C"/>
    <w:rsid w:val="00DD1244"/>
    <w:rsid w:val="00DD1FBB"/>
    <w:rsid w:val="00DD2383"/>
    <w:rsid w:val="00DD268D"/>
    <w:rsid w:val="00DD2A4B"/>
    <w:rsid w:val="00DD2BCF"/>
    <w:rsid w:val="00DD353A"/>
    <w:rsid w:val="00DD37FB"/>
    <w:rsid w:val="00DD3CCD"/>
    <w:rsid w:val="00DD4236"/>
    <w:rsid w:val="00DD5AAC"/>
    <w:rsid w:val="00DD5AE9"/>
    <w:rsid w:val="00DD5FC7"/>
    <w:rsid w:val="00DD6EEC"/>
    <w:rsid w:val="00DD788D"/>
    <w:rsid w:val="00DE0FA2"/>
    <w:rsid w:val="00DE11E0"/>
    <w:rsid w:val="00DE1C61"/>
    <w:rsid w:val="00DE1ED7"/>
    <w:rsid w:val="00DE216F"/>
    <w:rsid w:val="00DE38B0"/>
    <w:rsid w:val="00DE468D"/>
    <w:rsid w:val="00DE4CE9"/>
    <w:rsid w:val="00DE5188"/>
    <w:rsid w:val="00DE51AD"/>
    <w:rsid w:val="00DE55CD"/>
    <w:rsid w:val="00DE5EBE"/>
    <w:rsid w:val="00DE6203"/>
    <w:rsid w:val="00DE7668"/>
    <w:rsid w:val="00DE7748"/>
    <w:rsid w:val="00DF158A"/>
    <w:rsid w:val="00DF213D"/>
    <w:rsid w:val="00DF425D"/>
    <w:rsid w:val="00DF4BDF"/>
    <w:rsid w:val="00DF625A"/>
    <w:rsid w:val="00DF68FC"/>
    <w:rsid w:val="00DF6F9A"/>
    <w:rsid w:val="00DF71B3"/>
    <w:rsid w:val="00DF7CD5"/>
    <w:rsid w:val="00E00C0F"/>
    <w:rsid w:val="00E0113F"/>
    <w:rsid w:val="00E017CB"/>
    <w:rsid w:val="00E0197D"/>
    <w:rsid w:val="00E01A43"/>
    <w:rsid w:val="00E02B75"/>
    <w:rsid w:val="00E02E6D"/>
    <w:rsid w:val="00E04942"/>
    <w:rsid w:val="00E05702"/>
    <w:rsid w:val="00E05718"/>
    <w:rsid w:val="00E05ADC"/>
    <w:rsid w:val="00E05DC2"/>
    <w:rsid w:val="00E0627C"/>
    <w:rsid w:val="00E066B7"/>
    <w:rsid w:val="00E07817"/>
    <w:rsid w:val="00E07E17"/>
    <w:rsid w:val="00E07E1B"/>
    <w:rsid w:val="00E10335"/>
    <w:rsid w:val="00E11236"/>
    <w:rsid w:val="00E12D57"/>
    <w:rsid w:val="00E14535"/>
    <w:rsid w:val="00E14FC5"/>
    <w:rsid w:val="00E15481"/>
    <w:rsid w:val="00E15CF8"/>
    <w:rsid w:val="00E203CF"/>
    <w:rsid w:val="00E20455"/>
    <w:rsid w:val="00E20F0F"/>
    <w:rsid w:val="00E24C76"/>
    <w:rsid w:val="00E24EF4"/>
    <w:rsid w:val="00E25344"/>
    <w:rsid w:val="00E25DCA"/>
    <w:rsid w:val="00E270B0"/>
    <w:rsid w:val="00E27D75"/>
    <w:rsid w:val="00E30196"/>
    <w:rsid w:val="00E306F0"/>
    <w:rsid w:val="00E31052"/>
    <w:rsid w:val="00E327D7"/>
    <w:rsid w:val="00E335BE"/>
    <w:rsid w:val="00E33A15"/>
    <w:rsid w:val="00E36A41"/>
    <w:rsid w:val="00E409F8"/>
    <w:rsid w:val="00E40A8F"/>
    <w:rsid w:val="00E41167"/>
    <w:rsid w:val="00E41B96"/>
    <w:rsid w:val="00E41DD9"/>
    <w:rsid w:val="00E43586"/>
    <w:rsid w:val="00E4436D"/>
    <w:rsid w:val="00E454BE"/>
    <w:rsid w:val="00E45828"/>
    <w:rsid w:val="00E4686C"/>
    <w:rsid w:val="00E46B5A"/>
    <w:rsid w:val="00E47915"/>
    <w:rsid w:val="00E50A01"/>
    <w:rsid w:val="00E50B5D"/>
    <w:rsid w:val="00E53D10"/>
    <w:rsid w:val="00E543DD"/>
    <w:rsid w:val="00E54C9D"/>
    <w:rsid w:val="00E57422"/>
    <w:rsid w:val="00E577AD"/>
    <w:rsid w:val="00E57D64"/>
    <w:rsid w:val="00E610C7"/>
    <w:rsid w:val="00E62A76"/>
    <w:rsid w:val="00E63334"/>
    <w:rsid w:val="00E6564E"/>
    <w:rsid w:val="00E65D00"/>
    <w:rsid w:val="00E666BD"/>
    <w:rsid w:val="00E679A3"/>
    <w:rsid w:val="00E7005A"/>
    <w:rsid w:val="00E71403"/>
    <w:rsid w:val="00E71A35"/>
    <w:rsid w:val="00E725FB"/>
    <w:rsid w:val="00E7267A"/>
    <w:rsid w:val="00E72C32"/>
    <w:rsid w:val="00E732F1"/>
    <w:rsid w:val="00E734B6"/>
    <w:rsid w:val="00E74414"/>
    <w:rsid w:val="00E745AC"/>
    <w:rsid w:val="00E74AAE"/>
    <w:rsid w:val="00E74DEC"/>
    <w:rsid w:val="00E74E07"/>
    <w:rsid w:val="00E776FD"/>
    <w:rsid w:val="00E80751"/>
    <w:rsid w:val="00E80F7A"/>
    <w:rsid w:val="00E82260"/>
    <w:rsid w:val="00E828D2"/>
    <w:rsid w:val="00E8366A"/>
    <w:rsid w:val="00E83BD0"/>
    <w:rsid w:val="00E84D60"/>
    <w:rsid w:val="00E85573"/>
    <w:rsid w:val="00E85BBA"/>
    <w:rsid w:val="00E868C0"/>
    <w:rsid w:val="00E86BE7"/>
    <w:rsid w:val="00E87368"/>
    <w:rsid w:val="00E87A96"/>
    <w:rsid w:val="00E911A9"/>
    <w:rsid w:val="00E913B0"/>
    <w:rsid w:val="00E913DC"/>
    <w:rsid w:val="00E9187B"/>
    <w:rsid w:val="00E94340"/>
    <w:rsid w:val="00E95FD5"/>
    <w:rsid w:val="00E96D3F"/>
    <w:rsid w:val="00E96DBF"/>
    <w:rsid w:val="00E97042"/>
    <w:rsid w:val="00E973E4"/>
    <w:rsid w:val="00EA10AD"/>
    <w:rsid w:val="00EA1AEF"/>
    <w:rsid w:val="00EA36FE"/>
    <w:rsid w:val="00EA3970"/>
    <w:rsid w:val="00EA3CF1"/>
    <w:rsid w:val="00EA4831"/>
    <w:rsid w:val="00EA4DCE"/>
    <w:rsid w:val="00EA5D54"/>
    <w:rsid w:val="00EA61AB"/>
    <w:rsid w:val="00EA7411"/>
    <w:rsid w:val="00EA7646"/>
    <w:rsid w:val="00EB03A6"/>
    <w:rsid w:val="00EB0701"/>
    <w:rsid w:val="00EB1F97"/>
    <w:rsid w:val="00EB3097"/>
    <w:rsid w:val="00EB346C"/>
    <w:rsid w:val="00EB3939"/>
    <w:rsid w:val="00EB3ACB"/>
    <w:rsid w:val="00EB3B1E"/>
    <w:rsid w:val="00EB40C1"/>
    <w:rsid w:val="00EB4313"/>
    <w:rsid w:val="00EB4318"/>
    <w:rsid w:val="00EB5B13"/>
    <w:rsid w:val="00EB61BC"/>
    <w:rsid w:val="00EB71F8"/>
    <w:rsid w:val="00EB7D86"/>
    <w:rsid w:val="00EC0084"/>
    <w:rsid w:val="00EC0429"/>
    <w:rsid w:val="00EC0499"/>
    <w:rsid w:val="00EC0AFD"/>
    <w:rsid w:val="00EC3BB9"/>
    <w:rsid w:val="00EC4F4C"/>
    <w:rsid w:val="00EC6DFD"/>
    <w:rsid w:val="00EC745E"/>
    <w:rsid w:val="00EC7A2A"/>
    <w:rsid w:val="00EC7A95"/>
    <w:rsid w:val="00ED0A5A"/>
    <w:rsid w:val="00ED0C9F"/>
    <w:rsid w:val="00ED14D5"/>
    <w:rsid w:val="00ED1608"/>
    <w:rsid w:val="00ED1BEF"/>
    <w:rsid w:val="00ED1C3E"/>
    <w:rsid w:val="00ED2212"/>
    <w:rsid w:val="00ED23D7"/>
    <w:rsid w:val="00ED25DB"/>
    <w:rsid w:val="00ED2D7A"/>
    <w:rsid w:val="00ED3483"/>
    <w:rsid w:val="00ED3669"/>
    <w:rsid w:val="00ED3C1C"/>
    <w:rsid w:val="00ED3C57"/>
    <w:rsid w:val="00ED49DC"/>
    <w:rsid w:val="00ED5517"/>
    <w:rsid w:val="00ED5E99"/>
    <w:rsid w:val="00ED6070"/>
    <w:rsid w:val="00ED6343"/>
    <w:rsid w:val="00ED664E"/>
    <w:rsid w:val="00ED6865"/>
    <w:rsid w:val="00ED7AF1"/>
    <w:rsid w:val="00EE1C7B"/>
    <w:rsid w:val="00EE1D0A"/>
    <w:rsid w:val="00EE20CB"/>
    <w:rsid w:val="00EE292D"/>
    <w:rsid w:val="00EE2DB2"/>
    <w:rsid w:val="00EE46AD"/>
    <w:rsid w:val="00EE4D26"/>
    <w:rsid w:val="00EE4EDB"/>
    <w:rsid w:val="00EE538F"/>
    <w:rsid w:val="00EE5C57"/>
    <w:rsid w:val="00EE675C"/>
    <w:rsid w:val="00EE75BD"/>
    <w:rsid w:val="00EE76C0"/>
    <w:rsid w:val="00EE770F"/>
    <w:rsid w:val="00EE7D3A"/>
    <w:rsid w:val="00EF1930"/>
    <w:rsid w:val="00EF5147"/>
    <w:rsid w:val="00EF532A"/>
    <w:rsid w:val="00EF5D30"/>
    <w:rsid w:val="00EF60D2"/>
    <w:rsid w:val="00F00056"/>
    <w:rsid w:val="00F006AE"/>
    <w:rsid w:val="00F015C5"/>
    <w:rsid w:val="00F01FF6"/>
    <w:rsid w:val="00F03836"/>
    <w:rsid w:val="00F03CD6"/>
    <w:rsid w:val="00F0498C"/>
    <w:rsid w:val="00F052D0"/>
    <w:rsid w:val="00F0658E"/>
    <w:rsid w:val="00F06994"/>
    <w:rsid w:val="00F07894"/>
    <w:rsid w:val="00F07F1F"/>
    <w:rsid w:val="00F11080"/>
    <w:rsid w:val="00F11858"/>
    <w:rsid w:val="00F121C1"/>
    <w:rsid w:val="00F12C63"/>
    <w:rsid w:val="00F13038"/>
    <w:rsid w:val="00F1572B"/>
    <w:rsid w:val="00F174B2"/>
    <w:rsid w:val="00F21F10"/>
    <w:rsid w:val="00F220A1"/>
    <w:rsid w:val="00F230F2"/>
    <w:rsid w:val="00F24527"/>
    <w:rsid w:val="00F25469"/>
    <w:rsid w:val="00F30757"/>
    <w:rsid w:val="00F308B9"/>
    <w:rsid w:val="00F3143C"/>
    <w:rsid w:val="00F3249B"/>
    <w:rsid w:val="00F32CC9"/>
    <w:rsid w:val="00F33B00"/>
    <w:rsid w:val="00F3622D"/>
    <w:rsid w:val="00F3653E"/>
    <w:rsid w:val="00F36B92"/>
    <w:rsid w:val="00F40900"/>
    <w:rsid w:val="00F4166D"/>
    <w:rsid w:val="00F44BCB"/>
    <w:rsid w:val="00F452DC"/>
    <w:rsid w:val="00F46429"/>
    <w:rsid w:val="00F467D7"/>
    <w:rsid w:val="00F5014F"/>
    <w:rsid w:val="00F502F8"/>
    <w:rsid w:val="00F51390"/>
    <w:rsid w:val="00F51FE9"/>
    <w:rsid w:val="00F52444"/>
    <w:rsid w:val="00F5250B"/>
    <w:rsid w:val="00F526A7"/>
    <w:rsid w:val="00F53C5C"/>
    <w:rsid w:val="00F547B9"/>
    <w:rsid w:val="00F5498C"/>
    <w:rsid w:val="00F54D8F"/>
    <w:rsid w:val="00F5625F"/>
    <w:rsid w:val="00F56ACB"/>
    <w:rsid w:val="00F56B01"/>
    <w:rsid w:val="00F56EF7"/>
    <w:rsid w:val="00F57134"/>
    <w:rsid w:val="00F614A8"/>
    <w:rsid w:val="00F61874"/>
    <w:rsid w:val="00F61EAB"/>
    <w:rsid w:val="00F629F9"/>
    <w:rsid w:val="00F62BCE"/>
    <w:rsid w:val="00F62CAE"/>
    <w:rsid w:val="00F64D66"/>
    <w:rsid w:val="00F65A66"/>
    <w:rsid w:val="00F66001"/>
    <w:rsid w:val="00F666C7"/>
    <w:rsid w:val="00F67086"/>
    <w:rsid w:val="00F70BBF"/>
    <w:rsid w:val="00F7122C"/>
    <w:rsid w:val="00F7145D"/>
    <w:rsid w:val="00F71581"/>
    <w:rsid w:val="00F71B94"/>
    <w:rsid w:val="00F71B9B"/>
    <w:rsid w:val="00F71EC0"/>
    <w:rsid w:val="00F72FFD"/>
    <w:rsid w:val="00F73C43"/>
    <w:rsid w:val="00F74048"/>
    <w:rsid w:val="00F74081"/>
    <w:rsid w:val="00F74453"/>
    <w:rsid w:val="00F746FE"/>
    <w:rsid w:val="00F74EFF"/>
    <w:rsid w:val="00F77D04"/>
    <w:rsid w:val="00F77D36"/>
    <w:rsid w:val="00F77DF7"/>
    <w:rsid w:val="00F801C3"/>
    <w:rsid w:val="00F80E5C"/>
    <w:rsid w:val="00F81F5E"/>
    <w:rsid w:val="00F82B99"/>
    <w:rsid w:val="00F82E20"/>
    <w:rsid w:val="00F84797"/>
    <w:rsid w:val="00F85C13"/>
    <w:rsid w:val="00F85F36"/>
    <w:rsid w:val="00F90780"/>
    <w:rsid w:val="00F91DC5"/>
    <w:rsid w:val="00F922A2"/>
    <w:rsid w:val="00F92308"/>
    <w:rsid w:val="00F928CA"/>
    <w:rsid w:val="00F92B06"/>
    <w:rsid w:val="00F92C43"/>
    <w:rsid w:val="00F93050"/>
    <w:rsid w:val="00F9340C"/>
    <w:rsid w:val="00F93BC3"/>
    <w:rsid w:val="00F94337"/>
    <w:rsid w:val="00F95044"/>
    <w:rsid w:val="00F956C6"/>
    <w:rsid w:val="00F96A36"/>
    <w:rsid w:val="00F970C3"/>
    <w:rsid w:val="00FA0DC8"/>
    <w:rsid w:val="00FA1636"/>
    <w:rsid w:val="00FA1957"/>
    <w:rsid w:val="00FA2611"/>
    <w:rsid w:val="00FA2D7E"/>
    <w:rsid w:val="00FA2E8C"/>
    <w:rsid w:val="00FA3F21"/>
    <w:rsid w:val="00FA4A75"/>
    <w:rsid w:val="00FA7436"/>
    <w:rsid w:val="00FA7D69"/>
    <w:rsid w:val="00FB1890"/>
    <w:rsid w:val="00FB2E08"/>
    <w:rsid w:val="00FB32B0"/>
    <w:rsid w:val="00FB3EE7"/>
    <w:rsid w:val="00FB4796"/>
    <w:rsid w:val="00FB50A4"/>
    <w:rsid w:val="00FB64DE"/>
    <w:rsid w:val="00FC053C"/>
    <w:rsid w:val="00FC0FFD"/>
    <w:rsid w:val="00FC17F5"/>
    <w:rsid w:val="00FC19F7"/>
    <w:rsid w:val="00FC2AAA"/>
    <w:rsid w:val="00FC42C6"/>
    <w:rsid w:val="00FC4813"/>
    <w:rsid w:val="00FC5AAC"/>
    <w:rsid w:val="00FC5FC8"/>
    <w:rsid w:val="00FC640F"/>
    <w:rsid w:val="00FC67EA"/>
    <w:rsid w:val="00FC7229"/>
    <w:rsid w:val="00FC77EA"/>
    <w:rsid w:val="00FD06F4"/>
    <w:rsid w:val="00FD19F1"/>
    <w:rsid w:val="00FD1DA0"/>
    <w:rsid w:val="00FD1FB0"/>
    <w:rsid w:val="00FD25D7"/>
    <w:rsid w:val="00FD393D"/>
    <w:rsid w:val="00FD3EA8"/>
    <w:rsid w:val="00FD4CB7"/>
    <w:rsid w:val="00FD574D"/>
    <w:rsid w:val="00FD70AA"/>
    <w:rsid w:val="00FD7846"/>
    <w:rsid w:val="00FD7BFB"/>
    <w:rsid w:val="00FE026C"/>
    <w:rsid w:val="00FE0531"/>
    <w:rsid w:val="00FE0D86"/>
    <w:rsid w:val="00FE106A"/>
    <w:rsid w:val="00FE18A3"/>
    <w:rsid w:val="00FE21D0"/>
    <w:rsid w:val="00FE34E7"/>
    <w:rsid w:val="00FE3D8B"/>
    <w:rsid w:val="00FE3E3F"/>
    <w:rsid w:val="00FE46D7"/>
    <w:rsid w:val="00FE5212"/>
    <w:rsid w:val="00FE5343"/>
    <w:rsid w:val="00FE6981"/>
    <w:rsid w:val="00FE6F71"/>
    <w:rsid w:val="00FF0439"/>
    <w:rsid w:val="00FF0FEB"/>
    <w:rsid w:val="00FF19E5"/>
    <w:rsid w:val="00FF1AAE"/>
    <w:rsid w:val="00FF1C2C"/>
    <w:rsid w:val="00FF2398"/>
    <w:rsid w:val="00FF23A1"/>
    <w:rsid w:val="00FF2D9F"/>
    <w:rsid w:val="00FF3201"/>
    <w:rsid w:val="00FF3441"/>
    <w:rsid w:val="00FF5EE7"/>
    <w:rsid w:val="00FF61D4"/>
    <w:rsid w:val="00FF6F5F"/>
    <w:rsid w:val="00FF7EF0"/>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v:textbox inset="1mm,,1mm"/>
    </o:shapedefaults>
    <o:shapelayout v:ext="edit">
      <o:idmap v:ext="edit" data="2"/>
    </o:shapelayout>
  </w:shapeDefaults>
  <w:decimalSymbol w:val="."/>
  <w:listSeparator w:val=","/>
  <w14:docId w14:val="73637644"/>
  <w15:chartTrackingRefBased/>
  <w15:docId w15:val="{4AEED9B7-29F5-49C8-BC5E-2A3112167B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ja-JP"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qFormat="1"/>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qFormat="1"/>
    <w:lsdException w:name="Medium Shading 2 Accent 1"/>
    <w:lsdException w:name="Medium List 1 Accent 1"/>
    <w:lsdException w:name="Revision" w:semiHidden="1" w:unhideWhenUsed="1"/>
    <w:lsdException w:name="List Paragraph" w:qFormat="1"/>
    <w:lsdException w:name="Quote" w:qFormat="1"/>
    <w:lsdException w:name="Intense Quote" w:qFormat="1"/>
    <w:lsdException w:name="Medium List 2 Accent 1"/>
    <w:lsdException w:name="Medium Grid 1 Accent 1"/>
    <w:lsdException w:name="Medium Grid 2 Accent 1" w:qFormat="1"/>
    <w:lsdException w:name="Medium Grid 3 Accent 1"/>
    <w:lsdException w:name="Dark List Accent 1"/>
    <w:lsdException w:name="Colorful Shading Accent 1"/>
    <w:lsdException w:name="Colorful List Accent 1" w:qFormat="1"/>
    <w:lsdException w:name="Colorful Grid Accent 1" w:qFormat="1"/>
    <w:lsdException w:name="Light Shading Accent 2" w:qFormat="1"/>
    <w:lsdException w:name="Light List Accent 2"/>
    <w:lsdException w:name="Light Grid Accent 2"/>
    <w:lsdException w:name="Medium Shading 1 Accent 2" w:uiPriority="1"/>
    <w:lsdException w:name="Medium Shading 2 Accent 2" w:uiPriority="60"/>
    <w:lsdException w:name="Medium List 1 Accent 2" w:uiPriority="61"/>
    <w:lsdException w:name="Medium List 2 Accent 2" w:uiPriority="62"/>
    <w:lsdException w:name="Medium Grid 1 Accent 2" w:uiPriority="63" w:qFormat="1"/>
    <w:lsdException w:name="Medium Grid 2 Accent 2" w:uiPriority="64" w:qFormat="1"/>
    <w:lsdException w:name="Medium Grid 3 Accent 2" w:uiPriority="65" w:qFormat="1"/>
    <w:lsdException w:name="Dark List Accent 2" w:uiPriority="66"/>
    <w:lsdException w:name="Colorful Shading Accent 2" w:uiPriority="67"/>
    <w:lsdException w:name="Colorful List Accent 2" w:uiPriority="68"/>
    <w:lsdException w:name="Colorful Grid Accent 2" w:uiPriority="69"/>
    <w:lsdException w:name="Light Shading Accent 3" w:uiPriority="70"/>
    <w:lsdException w:name="Light List Accent 3" w:uiPriority="71"/>
    <w:lsdException w:name="Light Grid Accent 3" w:uiPriority="72" w:qFormat="1"/>
    <w:lsdException w:name="Medium Shading 1 Accent 3" w:uiPriority="73" w:qFormat="1"/>
    <w:lsdException w:name="Medium Shading 2 Accent 3" w:uiPriority="60" w:qFormat="1"/>
    <w:lsdException w:name="Medium List 1 Accent 3" w:uiPriority="61"/>
    <w:lsdException w:name="Medium List 2 Accent 3" w:uiPriority="62"/>
    <w:lsdException w:name="Medium Grid 1 Accent 3" w:uiPriority="63"/>
    <w:lsdException w:name="Medium Grid 2 Accent 3" w:uiPriority="64"/>
    <w:lsdException w:name="Medium Grid 3 Accent 3" w:uiPriority="65"/>
    <w:lsdException w:name="Dark List Accent 3"/>
    <w:lsdException w:name="Colorful Shading Accent 3" w:uiPriority="34" w:qFormat="1"/>
    <w:lsdException w:name="Colorful List Accent 3" w:uiPriority="29" w:qFormat="1"/>
    <w:lsdException w:name="Colorful Grid Accent 3" w:uiPriority="30"/>
    <w:lsdException w:name="Light Shading Accent 4" w:uiPriority="66"/>
    <w:lsdException w:name="Light List Accent 4" w:uiPriority="67"/>
    <w:lsdException w:name="Light Grid Accent 4" w:uiPriority="68"/>
    <w:lsdException w:name="Medium Shading 1 Accent 4" w:uiPriority="69"/>
    <w:lsdException w:name="Medium Shading 2 Accent 4" w:uiPriority="70"/>
    <w:lsdException w:name="Medium List 1 Accent 4" w:uiPriority="71"/>
    <w:lsdException w:name="Medium List 2 Accent 4" w:uiPriority="72"/>
    <w:lsdException w:name="Medium Grid 1 Accent 4" w:uiPriority="73"/>
    <w:lsdException w:name="Medium Grid 2 Accent 4" w:uiPriority="60"/>
    <w:lsdException w:name="Medium Grid 3 Accent 4" w:uiPriority="61"/>
    <w:lsdException w:name="Dark List Accent 4" w:uiPriority="62"/>
    <w:lsdException w:name="Colorful Shading Accent 4" w:uiPriority="63"/>
    <w:lsdException w:name="Colorful List Accent 4" w:uiPriority="64"/>
    <w:lsdException w:name="Colorful Grid Accent 4" w:uiPriority="65"/>
    <w:lsdException w:name="Light Shading Accent 5" w:uiPriority="66"/>
    <w:lsdException w:name="Light List Accent 5" w:uiPriority="67"/>
    <w:lsdException w:name="Light Grid Accent 5" w:uiPriority="68"/>
    <w:lsdException w:name="Medium Shading 1 Accent 5" w:uiPriority="69"/>
    <w:lsdException w:name="Medium Shading 2 Accent 5" w:uiPriority="70"/>
    <w:lsdException w:name="Medium List 1 Accent 5" w:uiPriority="71"/>
    <w:lsdException w:name="Medium List 2 Accent 5" w:uiPriority="72"/>
    <w:lsdException w:name="Medium Grid 1 Accent 5" w:uiPriority="73"/>
    <w:lsdException w:name="Medium Grid 2 Accent 5" w:uiPriority="60"/>
    <w:lsdException w:name="Medium Grid 3 Accent 5" w:uiPriority="61"/>
    <w:lsdException w:name="Dark List Accent 5" w:uiPriority="62"/>
    <w:lsdException w:name="Colorful Shading Accent 5" w:uiPriority="63"/>
    <w:lsdException w:name="Colorful List Accent 5" w:uiPriority="64"/>
    <w:lsdException w:name="Colorful Grid Accent 5" w:uiPriority="65"/>
    <w:lsdException w:name="Light Shading Accent 6" w:uiPriority="66"/>
    <w:lsdException w:name="Light List Accent 6" w:uiPriority="67"/>
    <w:lsdException w:name="Light Grid Accent 6" w:uiPriority="68"/>
    <w:lsdException w:name="Medium Shading 1 Accent 6" w:uiPriority="69"/>
    <w:lsdException w:name="Medium Shading 2 Accent 6" w:uiPriority="70"/>
    <w:lsdException w:name="Medium List 1 Accent 6" w:uiPriority="71"/>
    <w:lsdException w:name="Medium List 2 Accent 6" w:uiPriority="72"/>
    <w:lsdException w:name="Medium Grid 1 Accent 6" w:uiPriority="73"/>
    <w:lsdException w:name="Medium Grid 2 Accent 6" w:uiPriority="60"/>
    <w:lsdException w:name="Medium Grid 3 Accent 6" w:uiPriority="61"/>
    <w:lsdException w:name="Dark List Accent 6" w:uiPriority="62"/>
    <w:lsdException w:name="Colorful Shading Accent 6" w:uiPriority="63"/>
    <w:lsdException w:name="Colorful List Accent 6" w:uiPriority="64"/>
    <w:lsdException w:name="Colorful Grid Accent 6" w:uiPriority="65"/>
    <w:lsdException w:name="Subtle Emphasis" w:uiPriority="66" w:qFormat="1"/>
    <w:lsdException w:name="Intense Emphasis" w:uiPriority="67" w:qFormat="1"/>
    <w:lsdException w:name="Subtle Reference" w:uiPriority="68" w:qFormat="1"/>
    <w:lsdException w:name="Intense Reference" w:uiPriority="69" w:qFormat="1"/>
    <w:lsdException w:name="Book Title" w:uiPriority="70" w:qFormat="1"/>
    <w:lsdException w:name="Bibliography" w:uiPriority="71"/>
    <w:lsdException w:name="TOC Heading" w:semiHidden="1" w:uiPriority="72" w:unhideWhenUsed="1" w:qFormat="1"/>
    <w:lsdException w:name="Plain Table 1" w:uiPriority="73"/>
    <w:lsdException w:name="Plain Table 2" w:uiPriority="60"/>
    <w:lsdException w:name="Plain Table 3" w:uiPriority="61" w:qFormat="1"/>
    <w:lsdException w:name="Plain Table 4" w:uiPriority="62" w:qFormat="1"/>
    <w:lsdException w:name="Plain Table 5" w:uiPriority="63" w:qFormat="1"/>
    <w:lsdException w:name="Grid Table Light" w:uiPriority="64" w:qFormat="1"/>
    <w:lsdException w:name="Grid Table 1 Light" w:uiPriority="65" w:qFormat="1"/>
    <w:lsdException w:name="Grid Table 2" w:uiPriority="66"/>
    <w:lsdException w:name="Grid Table 3" w:uiPriority="67" w:qFormat="1"/>
    <w:lsdException w:name="Grid Table 4" w:uiPriority="68"/>
    <w:lsdException w:name="Grid Table 5 Dark" w:uiPriority="69"/>
    <w:lsdException w:name="Grid Table 6 Colorful" w:uiPriority="70" w:qFormat="1"/>
    <w:lsdException w:name="Grid Table 7 Colorful" w:uiPriority="71" w:qFormat="1"/>
    <w:lsdException w:name="Grid Table 1 Light Accent 1" w:uiPriority="72" w:qFormat="1"/>
    <w:lsdException w:name="Grid Table 2 Accent 1" w:uiPriority="73" w:qFormat="1"/>
    <w:lsdException w:name="Grid Table 3 Accent 1" w:uiPriority="60" w:qFormat="1"/>
    <w:lsdException w:name="Grid Table 4 Accent 1" w:uiPriority="61"/>
    <w:lsdException w:name="Grid Table 5 Dark Accent 1" w:uiPriority="62" w:qFormat="1"/>
    <w:lsdException w:name="Grid Table 6 Colorful Accent 1" w:uiPriority="41"/>
    <w:lsdException w:name="Grid Table 7 Colorful Accent 1" w:uiPriority="42"/>
    <w:lsdException w:name="Grid Table 1 Light Accent 2" w:uiPriority="43"/>
    <w:lsdException w:name="Grid Table 2 Accent 2" w:uiPriority="44"/>
    <w:lsdException w:name="Grid Table 3 Accent 2" w:uiPriority="45"/>
    <w:lsdException w:name="Grid Table 4 Accent 2" w:uiPriority="40"/>
    <w:lsdException w:name="Grid Table 5 Dark Accent 2" w:uiPriority="46"/>
    <w:lsdException w:name="Grid Table 6 Colorful Accent 2" w:uiPriority="47"/>
    <w:lsdException w:name="Grid Table 7 Colorful Accent 2" w:uiPriority="48"/>
    <w:lsdException w:name="Grid Table 1 Light Accent 3" w:uiPriority="49"/>
    <w:lsdException w:name="Grid Table 2 Accent 3" w:uiPriority="50"/>
    <w:lsdException w:name="Grid Table 3 Accent 3" w:uiPriority="51"/>
    <w:lsdException w:name="Grid Table 4 Accent 3" w:uiPriority="52"/>
    <w:lsdException w:name="Grid Table 5 Dark Accent 3" w:uiPriority="46"/>
    <w:lsdException w:name="Grid Table 6 Colorful Accent 3" w:uiPriority="47"/>
    <w:lsdException w:name="Grid Table 7 Colorful Accent 3" w:uiPriority="48"/>
    <w:lsdException w:name="Grid Table 1 Light Accent 4" w:uiPriority="49"/>
    <w:lsdException w:name="Grid Table 2 Accent 4" w:uiPriority="50"/>
    <w:lsdException w:name="Grid Table 3 Accent 4" w:uiPriority="51"/>
    <w:lsdException w:name="Grid Table 4 Accent 4" w:uiPriority="52"/>
    <w:lsdException w:name="Grid Table 5 Dark Accent 4" w:uiPriority="46"/>
    <w:lsdException w:name="Grid Table 6 Colorful Accent 4" w:uiPriority="47"/>
    <w:lsdException w:name="Grid Table 7 Colorful Accent 4" w:uiPriority="48"/>
    <w:lsdException w:name="Grid Table 1 Light Accent 5" w:uiPriority="49"/>
    <w:lsdException w:name="Grid Table 2 Accent 5" w:uiPriority="50"/>
    <w:lsdException w:name="Grid Table 3 Accent 5" w:uiPriority="51"/>
    <w:lsdException w:name="Grid Table 4 Accent 5" w:uiPriority="52"/>
    <w:lsdException w:name="Grid Table 5 Dark Accent 5" w:uiPriority="46"/>
    <w:lsdException w:name="Grid Table 6 Colorful Accent 5" w:uiPriority="47"/>
    <w:lsdException w:name="Grid Table 7 Colorful Accent 5" w:uiPriority="48"/>
    <w:lsdException w:name="Grid Table 1 Light Accent 6" w:uiPriority="49"/>
    <w:lsdException w:name="Grid Table 2 Accent 6" w:uiPriority="50"/>
    <w:lsdException w:name="Grid Table 3 Accent 6" w:uiPriority="51"/>
    <w:lsdException w:name="Grid Table 4 Accent 6" w:uiPriority="52"/>
    <w:lsdException w:name="Grid Table 5 Dark Accent 6" w:uiPriority="46"/>
    <w:lsdException w:name="Grid Table 6 Colorful Accent 6" w:uiPriority="47"/>
    <w:lsdException w:name="Grid Table 7 Colorful Accent 6" w:uiPriority="48"/>
    <w:lsdException w:name="List Table 1 Light" w:uiPriority="49"/>
    <w:lsdException w:name="List Table 2" w:uiPriority="50"/>
    <w:lsdException w:name="List Table 3" w:uiPriority="51"/>
    <w:lsdException w:name="List Table 4" w:uiPriority="52"/>
    <w:lsdException w:name="List Table 5 Dark" w:uiPriority="46"/>
    <w:lsdException w:name="List Table 6 Colorful" w:uiPriority="47"/>
    <w:lsdException w:name="List Table 7 Colorful" w:uiPriority="48"/>
    <w:lsdException w:name="List Table 1 Light Accent 1" w:uiPriority="49"/>
    <w:lsdException w:name="List Table 2 Accent 1" w:uiPriority="50"/>
    <w:lsdException w:name="List Table 3 Accent 1" w:uiPriority="51"/>
    <w:lsdException w:name="List Table 4 Accent 1" w:uiPriority="52"/>
    <w:lsdException w:name="List Table 5 Dark Accent 1" w:uiPriority="46"/>
    <w:lsdException w:name="List Table 6 Colorful Accent 1" w:uiPriority="47"/>
    <w:lsdException w:name="List Table 7 Colorful Accent 1" w:uiPriority="48"/>
    <w:lsdException w:name="List Table 1 Light Accent 2" w:uiPriority="49"/>
    <w:lsdException w:name="List Table 2 Accent 2" w:uiPriority="50"/>
    <w:lsdException w:name="List Table 3 Accent 2" w:uiPriority="51"/>
    <w:lsdException w:name="List Table 4 Accent 2" w:uiPriority="52"/>
    <w:lsdException w:name="List Table 5 Dark Accent 2" w:uiPriority="46"/>
    <w:lsdException w:name="List Table 6 Colorful Accent 2" w:uiPriority="47"/>
    <w:lsdException w:name="List Table 7 Colorful Accent 2" w:uiPriority="48"/>
    <w:lsdException w:name="List Table 1 Light Accent 3" w:uiPriority="49"/>
    <w:lsdException w:name="List Table 2 Accent 3" w:uiPriority="50"/>
    <w:lsdException w:name="List Table 3 Accent 3" w:uiPriority="51"/>
    <w:lsdException w:name="List Table 4 Accent 3" w:uiPriority="52"/>
    <w:lsdException w:name="List Table 5 Dark Accent 3" w:uiPriority="46"/>
    <w:lsdException w:name="List Table 6 Colorful Accent 3" w:uiPriority="47"/>
    <w:lsdException w:name="List Table 7 Colorful Accent 3" w:uiPriority="48"/>
    <w:lsdException w:name="List Table 1 Light Accent 4" w:uiPriority="49"/>
    <w:lsdException w:name="List Table 2 Accent 4" w:uiPriority="50"/>
    <w:lsdException w:name="List Table 3 Accent 4" w:uiPriority="51"/>
    <w:lsdException w:name="List Table 4 Accent 4" w:uiPriority="52"/>
    <w:lsdException w:name="List Table 5 Dark Accent 4" w:uiPriority="46"/>
    <w:lsdException w:name="List Table 6 Colorful Accent 4" w:uiPriority="47"/>
    <w:lsdException w:name="List Table 7 Colorful Accent 4" w:uiPriority="48"/>
    <w:lsdException w:name="List Table 1 Light Accent 5" w:uiPriority="49"/>
    <w:lsdException w:name="List Table 2 Accent 5" w:uiPriority="50"/>
    <w:lsdException w:name="List Table 3 Accent 5" w:uiPriority="51"/>
    <w:lsdException w:name="List Table 4 Accent 5" w:uiPriority="52"/>
    <w:lsdException w:name="List Table 5 Dark Accent 5" w:uiPriority="46"/>
    <w:lsdException w:name="List Table 6 Colorful Accent 5" w:uiPriority="47"/>
    <w:lsdException w:name="List Table 7 Colorful Accent 5" w:uiPriority="48"/>
    <w:lsdException w:name="List Table 1 Light Accent 6" w:uiPriority="49"/>
    <w:lsdException w:name="List Table 2 Accent 6" w:uiPriority="50"/>
    <w:lsdException w:name="List Table 3 Accent 6" w:uiPriority="51"/>
    <w:lsdException w:name="List Table 4 Accent 6" w:uiPriority="52"/>
    <w:lsdException w:name="List Table 5 Dark Accent 6" w:uiPriority="46"/>
    <w:lsdException w:name="List Table 6 Colorful Accent 6" w:uiPriority="47"/>
    <w:lsdException w:name="List Table 7 Colorful Accent 6" w:uiPriority="48"/>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12E9"/>
    <w:rPr>
      <w:rFonts w:ascii="Arial" w:hAnsi="Arial"/>
      <w:lang w:eastAsia="de-DE"/>
    </w:rPr>
  </w:style>
  <w:style w:type="paragraph" w:styleId="Ttulo1">
    <w:name w:val="heading 1"/>
    <w:basedOn w:val="Normal"/>
    <w:next w:val="Normal"/>
    <w:qFormat/>
    <w:rsid w:val="0097544C"/>
    <w:pPr>
      <w:keepNext/>
      <w:numPr>
        <w:numId w:val="2"/>
      </w:numPr>
      <w:spacing w:before="240" w:after="240"/>
      <w:outlineLvl w:val="0"/>
    </w:pPr>
    <w:rPr>
      <w:b/>
      <w:sz w:val="24"/>
    </w:rPr>
  </w:style>
  <w:style w:type="paragraph" w:styleId="Ttulo2">
    <w:name w:val="heading 2"/>
    <w:basedOn w:val="Normal"/>
    <w:next w:val="Normal"/>
    <w:link w:val="Ttulo2Car"/>
    <w:qFormat/>
    <w:pPr>
      <w:keepNext/>
      <w:numPr>
        <w:ilvl w:val="1"/>
        <w:numId w:val="2"/>
      </w:numPr>
      <w:spacing w:before="120" w:after="120"/>
      <w:outlineLvl w:val="1"/>
    </w:pPr>
    <w:rPr>
      <w:b/>
    </w:rPr>
  </w:style>
  <w:style w:type="paragraph" w:styleId="Ttulo3">
    <w:name w:val="heading 3"/>
    <w:basedOn w:val="Normal"/>
    <w:next w:val="Normal"/>
    <w:qFormat/>
    <w:rsid w:val="00282E50"/>
    <w:pPr>
      <w:keepNext/>
      <w:numPr>
        <w:ilvl w:val="2"/>
        <w:numId w:val="2"/>
      </w:numPr>
      <w:outlineLvl w:val="2"/>
    </w:pPr>
    <w:rPr>
      <w:b/>
    </w:rPr>
  </w:style>
  <w:style w:type="paragraph" w:styleId="Ttulo4">
    <w:name w:val="heading 4"/>
    <w:basedOn w:val="Normal"/>
    <w:next w:val="Normal"/>
    <w:qFormat/>
    <w:pPr>
      <w:keepNext/>
      <w:spacing w:before="240" w:after="60"/>
      <w:outlineLvl w:val="3"/>
    </w:pPr>
    <w:rPr>
      <w:b/>
      <w:sz w:val="24"/>
    </w:rPr>
  </w:style>
  <w:style w:type="paragraph" w:styleId="Ttulo5">
    <w:name w:val="heading 5"/>
    <w:basedOn w:val="Normal"/>
    <w:next w:val="Normal"/>
    <w:qFormat/>
    <w:pPr>
      <w:spacing w:before="240" w:after="60"/>
      <w:outlineLvl w:val="4"/>
    </w:pPr>
  </w:style>
  <w:style w:type="paragraph" w:styleId="Ttulo6">
    <w:name w:val="heading 6"/>
    <w:basedOn w:val="Normal"/>
    <w:next w:val="Normal"/>
    <w:qFormat/>
    <w:pPr>
      <w:spacing w:before="240" w:after="60"/>
      <w:outlineLvl w:val="5"/>
    </w:pPr>
    <w:rPr>
      <w:rFonts w:ascii="Times New Roman" w:hAnsi="Times New Roman"/>
      <w:i/>
    </w:rPr>
  </w:style>
  <w:style w:type="paragraph" w:styleId="Ttulo7">
    <w:name w:val="heading 7"/>
    <w:basedOn w:val="Normal"/>
    <w:next w:val="Normal"/>
    <w:qFormat/>
    <w:pPr>
      <w:spacing w:before="240" w:after="60"/>
      <w:outlineLvl w:val="6"/>
    </w:pPr>
  </w:style>
  <w:style w:type="paragraph" w:styleId="Ttulo8">
    <w:name w:val="heading 8"/>
    <w:basedOn w:val="Normal"/>
    <w:next w:val="Normal"/>
    <w:qFormat/>
    <w:pPr>
      <w:spacing w:before="240" w:after="60"/>
      <w:outlineLvl w:val="7"/>
    </w:pPr>
    <w:rPr>
      <w:i/>
    </w:rPr>
  </w:style>
  <w:style w:type="paragraph" w:styleId="Ttulo9">
    <w:name w:val="heading 9"/>
    <w:basedOn w:val="Normal"/>
    <w:next w:val="Normal"/>
    <w:qFormat/>
    <w:pPr>
      <w:spacing w:before="240" w:after="60"/>
      <w:outlineLvl w:val="8"/>
    </w:pPr>
    <w:rPr>
      <w:b/>
      <w:i/>
      <w:sz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qFormat/>
    <w:pPr>
      <w:jc w:val="center"/>
    </w:pPr>
    <w:rPr>
      <w:b/>
      <w:snapToGrid w:val="0"/>
      <w:sz w:val="28"/>
    </w:rPr>
  </w:style>
  <w:style w:type="paragraph" w:styleId="Textoindependiente">
    <w:name w:val="Body Text"/>
    <w:basedOn w:val="Normal"/>
    <w:rPr>
      <w:color w:val="000000"/>
    </w:rPr>
  </w:style>
  <w:style w:type="paragraph" w:styleId="Encabezado">
    <w:name w:val="header"/>
    <w:basedOn w:val="Normal"/>
    <w:pPr>
      <w:tabs>
        <w:tab w:val="center" w:pos="4536"/>
        <w:tab w:val="right" w:pos="9072"/>
      </w:tabs>
    </w:pPr>
  </w:style>
  <w:style w:type="paragraph" w:styleId="Piedepgina">
    <w:name w:val="footer"/>
    <w:basedOn w:val="Normal"/>
    <w:link w:val="PiedepginaCar"/>
    <w:pPr>
      <w:tabs>
        <w:tab w:val="center" w:pos="4536"/>
        <w:tab w:val="right" w:pos="9072"/>
      </w:tabs>
    </w:pPr>
  </w:style>
  <w:style w:type="paragraph" w:styleId="Textoindependiente2">
    <w:name w:val="Body Text 2"/>
    <w:basedOn w:val="Normal"/>
    <w:rPr>
      <w:color w:val="0000FF"/>
    </w:rPr>
  </w:style>
  <w:style w:type="paragraph" w:customStyle="1" w:styleId="Absatztextnormal">
    <w:name w:val="Absatztext normal"/>
    <w:basedOn w:val="Normal"/>
    <w:next w:val="Normal"/>
    <w:pPr>
      <w:ind w:left="357"/>
    </w:pPr>
  </w:style>
  <w:style w:type="paragraph" w:customStyle="1" w:styleId="AbsatztextGliederung">
    <w:name w:val="Absatztext Gliederung"/>
    <w:basedOn w:val="Absatztextnormal"/>
    <w:pPr>
      <w:numPr>
        <w:numId w:val="1"/>
      </w:numPr>
      <w:tabs>
        <w:tab w:val="left" w:pos="714"/>
      </w:tabs>
      <w:spacing w:before="60"/>
      <w:ind w:left="714" w:hanging="357"/>
    </w:pPr>
  </w:style>
  <w:style w:type="paragraph" w:styleId="Textoindependiente3">
    <w:name w:val="Body Text 3"/>
    <w:basedOn w:val="Normal"/>
    <w:rPr>
      <w:b/>
      <w:color w:val="0000FF"/>
    </w:rPr>
  </w:style>
  <w:style w:type="paragraph" w:styleId="TDC1">
    <w:name w:val="toc 1"/>
    <w:basedOn w:val="Normal"/>
    <w:next w:val="Normal"/>
    <w:autoRedefine/>
    <w:uiPriority w:val="39"/>
    <w:rsid w:val="007D350D"/>
    <w:pPr>
      <w:tabs>
        <w:tab w:val="left" w:pos="440"/>
        <w:tab w:val="right" w:leader="dot" w:pos="9344"/>
      </w:tabs>
      <w:spacing w:before="120"/>
    </w:pPr>
    <w:rPr>
      <w:b/>
    </w:rPr>
  </w:style>
  <w:style w:type="paragraph" w:styleId="TDC2">
    <w:name w:val="toc 2"/>
    <w:basedOn w:val="Normal"/>
    <w:next w:val="Normal"/>
    <w:autoRedefine/>
    <w:uiPriority w:val="39"/>
    <w:rsid w:val="00E017CB"/>
    <w:pPr>
      <w:tabs>
        <w:tab w:val="left" w:pos="880"/>
        <w:tab w:val="right" w:leader="dot" w:pos="9344"/>
      </w:tabs>
      <w:spacing w:before="120"/>
      <w:ind w:left="220"/>
    </w:pPr>
  </w:style>
  <w:style w:type="paragraph" w:styleId="TDC3">
    <w:name w:val="toc 3"/>
    <w:basedOn w:val="Normal"/>
    <w:next w:val="Normal"/>
    <w:autoRedefine/>
    <w:uiPriority w:val="39"/>
    <w:rsid w:val="00B50BFC"/>
    <w:pPr>
      <w:tabs>
        <w:tab w:val="left" w:pos="1320"/>
        <w:tab w:val="right" w:leader="dot" w:pos="9344"/>
      </w:tabs>
      <w:ind w:left="440"/>
    </w:pPr>
  </w:style>
  <w:style w:type="paragraph" w:styleId="TDC4">
    <w:name w:val="toc 4"/>
    <w:basedOn w:val="Normal"/>
    <w:next w:val="Normal"/>
    <w:autoRedefine/>
    <w:semiHidden/>
    <w:pPr>
      <w:ind w:left="660"/>
    </w:pPr>
    <w:rPr>
      <w:rFonts w:ascii="Times New Roman" w:hAnsi="Times New Roman"/>
    </w:rPr>
  </w:style>
  <w:style w:type="paragraph" w:styleId="TDC5">
    <w:name w:val="toc 5"/>
    <w:basedOn w:val="Normal"/>
    <w:next w:val="Normal"/>
    <w:autoRedefine/>
    <w:semiHidden/>
    <w:pPr>
      <w:ind w:left="880"/>
    </w:pPr>
    <w:rPr>
      <w:rFonts w:ascii="Times New Roman" w:hAnsi="Times New Roman"/>
    </w:rPr>
  </w:style>
  <w:style w:type="paragraph" w:styleId="TDC6">
    <w:name w:val="toc 6"/>
    <w:basedOn w:val="Normal"/>
    <w:next w:val="Normal"/>
    <w:autoRedefine/>
    <w:semiHidden/>
    <w:pPr>
      <w:ind w:left="1100"/>
    </w:pPr>
    <w:rPr>
      <w:rFonts w:ascii="Times New Roman" w:hAnsi="Times New Roman"/>
    </w:rPr>
  </w:style>
  <w:style w:type="paragraph" w:styleId="TDC7">
    <w:name w:val="toc 7"/>
    <w:basedOn w:val="Normal"/>
    <w:next w:val="Normal"/>
    <w:autoRedefine/>
    <w:semiHidden/>
    <w:pPr>
      <w:ind w:left="1320"/>
    </w:pPr>
    <w:rPr>
      <w:rFonts w:ascii="Times New Roman" w:hAnsi="Times New Roman"/>
    </w:rPr>
  </w:style>
  <w:style w:type="paragraph" w:styleId="TDC8">
    <w:name w:val="toc 8"/>
    <w:basedOn w:val="Normal"/>
    <w:next w:val="Normal"/>
    <w:autoRedefine/>
    <w:semiHidden/>
    <w:pPr>
      <w:ind w:left="1540"/>
    </w:pPr>
    <w:rPr>
      <w:rFonts w:ascii="Times New Roman" w:hAnsi="Times New Roman"/>
    </w:rPr>
  </w:style>
  <w:style w:type="paragraph" w:styleId="TDC9">
    <w:name w:val="toc 9"/>
    <w:basedOn w:val="Normal"/>
    <w:next w:val="Normal"/>
    <w:autoRedefine/>
    <w:semiHidden/>
    <w:pPr>
      <w:ind w:left="1760"/>
    </w:pPr>
    <w:rPr>
      <w:rFonts w:ascii="Times New Roman" w:hAnsi="Times New Roman"/>
    </w:rPr>
  </w:style>
  <w:style w:type="character" w:styleId="Hipervnculo">
    <w:name w:val="Hyperlink"/>
    <w:uiPriority w:val="99"/>
    <w:rPr>
      <w:color w:val="0000FF"/>
      <w:u w:val="single"/>
    </w:rPr>
  </w:style>
  <w:style w:type="character" w:styleId="Hipervnculovisitado">
    <w:name w:val="FollowedHyperlink"/>
    <w:aliases w:val="BesuchterHyperlink"/>
    <w:rPr>
      <w:color w:val="800080"/>
      <w:u w:val="single"/>
    </w:rPr>
  </w:style>
  <w:style w:type="character" w:styleId="Nmerodepgina">
    <w:name w:val="page number"/>
    <w:basedOn w:val="Fuentedeprrafopredeter"/>
  </w:style>
  <w:style w:type="paragraph" w:styleId="Sangradetextonormal">
    <w:name w:val="Body Text Indent"/>
    <w:basedOn w:val="Normal"/>
    <w:pPr>
      <w:ind w:left="567"/>
      <w:jc w:val="both"/>
    </w:pPr>
  </w:style>
  <w:style w:type="table" w:styleId="Tablaconcuadrcula">
    <w:name w:val="Table Grid"/>
    <w:basedOn w:val="Tablanormal"/>
    <w:uiPriority w:val="39"/>
    <w:rsid w:val="00F44BC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semiHidden/>
    <w:rPr>
      <w:rFonts w:ascii="Tahoma" w:hAnsi="Tahoma" w:cs="Tahoma"/>
      <w:sz w:val="16"/>
      <w:szCs w:val="16"/>
    </w:rPr>
  </w:style>
  <w:style w:type="paragraph" w:styleId="NormalWeb">
    <w:name w:val="Normal (Web)"/>
    <w:basedOn w:val="Normal"/>
    <w:uiPriority w:val="99"/>
    <w:pPr>
      <w:spacing w:after="90" w:line="300" w:lineRule="atLeast"/>
    </w:pPr>
    <w:rPr>
      <w:rFonts w:cs="Arial"/>
      <w:color w:val="000000"/>
      <w:szCs w:val="22"/>
    </w:rPr>
  </w:style>
  <w:style w:type="paragraph" w:customStyle="1" w:styleId="TabelleText">
    <w:name w:val="TabelleText"/>
    <w:basedOn w:val="Normal"/>
    <w:autoRedefine/>
    <w:qFormat/>
    <w:rsid w:val="00B63A9F"/>
    <w:pPr>
      <w:spacing w:before="40" w:after="40"/>
    </w:pPr>
    <w:rPr>
      <w:rFonts w:cs="Arial"/>
      <w:bCs/>
      <w:szCs w:val="18"/>
    </w:rPr>
  </w:style>
  <w:style w:type="paragraph" w:customStyle="1" w:styleId="Default">
    <w:name w:val="Default"/>
    <w:rsid w:val="001E54EE"/>
    <w:pPr>
      <w:autoSpaceDE w:val="0"/>
      <w:autoSpaceDN w:val="0"/>
      <w:adjustRightInd w:val="0"/>
    </w:pPr>
    <w:rPr>
      <w:rFonts w:ascii="Arial" w:hAnsi="Arial" w:cs="Arial"/>
      <w:color w:val="000000"/>
      <w:sz w:val="24"/>
      <w:szCs w:val="24"/>
      <w:lang w:eastAsia="de-DE"/>
    </w:rPr>
  </w:style>
  <w:style w:type="character" w:customStyle="1" w:styleId="PiedepginaCar">
    <w:name w:val="Pie de página Car"/>
    <w:link w:val="Piedepgina"/>
    <w:rsid w:val="00E679A3"/>
    <w:rPr>
      <w:rFonts w:ascii="Arial" w:hAnsi="Arial"/>
      <w:sz w:val="22"/>
    </w:rPr>
  </w:style>
  <w:style w:type="paragraph" w:customStyle="1" w:styleId="Angaben">
    <w:name w:val="Angaben"/>
    <w:basedOn w:val="Normal"/>
    <w:rsid w:val="003C4E3B"/>
    <w:pPr>
      <w:tabs>
        <w:tab w:val="left" w:pos="2268"/>
      </w:tabs>
      <w:spacing w:after="240" w:line="280" w:lineRule="atLeast"/>
      <w:ind w:left="2268" w:hanging="2268"/>
    </w:pPr>
    <w:rPr>
      <w:rFonts w:ascii="Helvetica Lt" w:hAnsi="Helvetica Lt"/>
      <w:color w:val="000000"/>
    </w:rPr>
  </w:style>
  <w:style w:type="character" w:styleId="Refdecomentario">
    <w:name w:val="annotation reference"/>
    <w:uiPriority w:val="99"/>
    <w:semiHidden/>
    <w:unhideWhenUsed/>
    <w:rsid w:val="00ED6343"/>
    <w:rPr>
      <w:sz w:val="16"/>
      <w:szCs w:val="16"/>
    </w:rPr>
  </w:style>
  <w:style w:type="paragraph" w:styleId="Textocomentario">
    <w:name w:val="annotation text"/>
    <w:basedOn w:val="Normal"/>
    <w:link w:val="TextocomentarioCar"/>
    <w:uiPriority w:val="99"/>
    <w:semiHidden/>
    <w:unhideWhenUsed/>
    <w:rsid w:val="00ED6343"/>
  </w:style>
  <w:style w:type="character" w:customStyle="1" w:styleId="TextocomentarioCar">
    <w:name w:val="Texto comentario Car"/>
    <w:link w:val="Textocomentario"/>
    <w:uiPriority w:val="99"/>
    <w:semiHidden/>
    <w:rsid w:val="00ED6343"/>
    <w:rPr>
      <w:rFonts w:ascii="Arial" w:hAnsi="Arial"/>
    </w:rPr>
  </w:style>
  <w:style w:type="paragraph" w:styleId="Asuntodelcomentario">
    <w:name w:val="annotation subject"/>
    <w:basedOn w:val="Textocomentario"/>
    <w:next w:val="Textocomentario"/>
    <w:link w:val="AsuntodelcomentarioCar"/>
    <w:uiPriority w:val="99"/>
    <w:semiHidden/>
    <w:unhideWhenUsed/>
    <w:rsid w:val="00ED6343"/>
    <w:rPr>
      <w:b/>
      <w:bCs/>
    </w:rPr>
  </w:style>
  <w:style w:type="character" w:customStyle="1" w:styleId="AsuntodelcomentarioCar">
    <w:name w:val="Asunto del comentario Car"/>
    <w:link w:val="Asuntodelcomentario"/>
    <w:uiPriority w:val="99"/>
    <w:semiHidden/>
    <w:rsid w:val="00ED6343"/>
    <w:rPr>
      <w:rFonts w:ascii="Arial" w:hAnsi="Arial"/>
      <w:b/>
      <w:bCs/>
    </w:rPr>
  </w:style>
  <w:style w:type="character" w:customStyle="1" w:styleId="TabellemithellemGitternetz1">
    <w:name w:val="Tabelle mit hellem Gitternetz1"/>
    <w:uiPriority w:val="32"/>
    <w:rsid w:val="00E6564E"/>
    <w:rPr>
      <w:b/>
      <w:bCs/>
      <w:smallCaps/>
      <w:color w:val="5B9BD5"/>
      <w:spacing w:val="5"/>
    </w:rPr>
  </w:style>
  <w:style w:type="paragraph" w:customStyle="1" w:styleId="MittlereListe2-Akzent41">
    <w:name w:val="Mittlere Liste 2 - Akzent 41"/>
    <w:basedOn w:val="Normal"/>
    <w:uiPriority w:val="34"/>
    <w:qFormat/>
    <w:rsid w:val="00B60DB0"/>
    <w:pPr>
      <w:ind w:left="708"/>
    </w:pPr>
  </w:style>
  <w:style w:type="paragraph" w:styleId="Descripcin">
    <w:name w:val="caption"/>
    <w:basedOn w:val="Normal"/>
    <w:next w:val="Normal"/>
    <w:uiPriority w:val="35"/>
    <w:qFormat/>
    <w:rsid w:val="0080320C"/>
    <w:rPr>
      <w:b/>
      <w:bCs/>
      <w:sz w:val="16"/>
    </w:rPr>
  </w:style>
  <w:style w:type="paragraph" w:styleId="Tabladeilustraciones">
    <w:name w:val="table of figures"/>
    <w:basedOn w:val="Normal"/>
    <w:next w:val="Normal"/>
    <w:uiPriority w:val="99"/>
    <w:unhideWhenUsed/>
    <w:rsid w:val="0080320C"/>
  </w:style>
  <w:style w:type="paragraph" w:customStyle="1" w:styleId="MittlereListe1-Akzent41">
    <w:name w:val="Mittlere Liste 1 - Akzent 41"/>
    <w:hidden/>
    <w:uiPriority w:val="99"/>
    <w:semiHidden/>
    <w:rsid w:val="000F04C7"/>
    <w:rPr>
      <w:rFonts w:ascii="Arial" w:hAnsi="Arial"/>
      <w:lang w:eastAsia="de-DE"/>
    </w:rPr>
  </w:style>
  <w:style w:type="paragraph" w:customStyle="1" w:styleId="DunkleListe-Akzent31">
    <w:name w:val="Dunkle Liste - Akzent 31"/>
    <w:hidden/>
    <w:uiPriority w:val="99"/>
    <w:semiHidden/>
    <w:rsid w:val="00403DC4"/>
    <w:rPr>
      <w:rFonts w:ascii="Arial" w:hAnsi="Arial"/>
      <w:lang w:eastAsia="de-DE"/>
    </w:rPr>
  </w:style>
  <w:style w:type="character" w:customStyle="1" w:styleId="apple-converted-space">
    <w:name w:val="apple-converted-space"/>
    <w:rsid w:val="005C2E1C"/>
  </w:style>
  <w:style w:type="character" w:customStyle="1" w:styleId="Ttulo2Car">
    <w:name w:val="Título 2 Car"/>
    <w:link w:val="Ttulo2"/>
    <w:rsid w:val="00B212E9"/>
    <w:rPr>
      <w:rFonts w:ascii="Arial" w:hAnsi="Arial"/>
      <w:b/>
    </w:rPr>
  </w:style>
  <w:style w:type="paragraph" w:styleId="Revisin">
    <w:name w:val="Revision"/>
    <w:hidden/>
    <w:uiPriority w:val="99"/>
    <w:unhideWhenUsed/>
    <w:rsid w:val="00C911D0"/>
    <w:rPr>
      <w:rFonts w:ascii="Arial" w:hAnsi="Arial"/>
      <w:lang w:eastAsia="de-DE"/>
    </w:rPr>
  </w:style>
  <w:style w:type="paragraph" w:styleId="Prrafodelista">
    <w:name w:val="List Paragraph"/>
    <w:basedOn w:val="Normal"/>
    <w:uiPriority w:val="99"/>
    <w:qFormat/>
    <w:rsid w:val="009646D2"/>
    <w:pPr>
      <w:ind w:left="720"/>
      <w:contextualSpacing/>
    </w:pPr>
  </w:style>
  <w:style w:type="paragraph" w:customStyle="1" w:styleId="xmsonormal">
    <w:name w:val="x_msonormal"/>
    <w:basedOn w:val="Normal"/>
    <w:rsid w:val="007F12DA"/>
    <w:pPr>
      <w:spacing w:before="100" w:beforeAutospacing="1" w:after="100" w:afterAutospacing="1"/>
    </w:pPr>
    <w:rPr>
      <w:rFonts w:ascii="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128676">
      <w:bodyDiv w:val="1"/>
      <w:marLeft w:val="0"/>
      <w:marRight w:val="0"/>
      <w:marTop w:val="0"/>
      <w:marBottom w:val="0"/>
      <w:divBdr>
        <w:top w:val="none" w:sz="0" w:space="0" w:color="auto"/>
        <w:left w:val="none" w:sz="0" w:space="0" w:color="auto"/>
        <w:bottom w:val="none" w:sz="0" w:space="0" w:color="auto"/>
        <w:right w:val="none" w:sz="0" w:space="0" w:color="auto"/>
      </w:divBdr>
    </w:div>
    <w:div w:id="71858622">
      <w:bodyDiv w:val="1"/>
      <w:marLeft w:val="0"/>
      <w:marRight w:val="0"/>
      <w:marTop w:val="0"/>
      <w:marBottom w:val="0"/>
      <w:divBdr>
        <w:top w:val="none" w:sz="0" w:space="0" w:color="auto"/>
        <w:left w:val="none" w:sz="0" w:space="0" w:color="auto"/>
        <w:bottom w:val="none" w:sz="0" w:space="0" w:color="auto"/>
        <w:right w:val="none" w:sz="0" w:space="0" w:color="auto"/>
      </w:divBdr>
    </w:div>
    <w:div w:id="107941197">
      <w:bodyDiv w:val="1"/>
      <w:marLeft w:val="0"/>
      <w:marRight w:val="0"/>
      <w:marTop w:val="0"/>
      <w:marBottom w:val="0"/>
      <w:divBdr>
        <w:top w:val="none" w:sz="0" w:space="0" w:color="auto"/>
        <w:left w:val="none" w:sz="0" w:space="0" w:color="auto"/>
        <w:bottom w:val="none" w:sz="0" w:space="0" w:color="auto"/>
        <w:right w:val="none" w:sz="0" w:space="0" w:color="auto"/>
      </w:divBdr>
    </w:div>
    <w:div w:id="119157072">
      <w:bodyDiv w:val="1"/>
      <w:marLeft w:val="0"/>
      <w:marRight w:val="0"/>
      <w:marTop w:val="0"/>
      <w:marBottom w:val="0"/>
      <w:divBdr>
        <w:top w:val="none" w:sz="0" w:space="0" w:color="auto"/>
        <w:left w:val="none" w:sz="0" w:space="0" w:color="auto"/>
        <w:bottom w:val="none" w:sz="0" w:space="0" w:color="auto"/>
        <w:right w:val="none" w:sz="0" w:space="0" w:color="auto"/>
      </w:divBdr>
    </w:div>
    <w:div w:id="124934545">
      <w:bodyDiv w:val="1"/>
      <w:marLeft w:val="0"/>
      <w:marRight w:val="0"/>
      <w:marTop w:val="0"/>
      <w:marBottom w:val="0"/>
      <w:divBdr>
        <w:top w:val="none" w:sz="0" w:space="0" w:color="auto"/>
        <w:left w:val="none" w:sz="0" w:space="0" w:color="auto"/>
        <w:bottom w:val="none" w:sz="0" w:space="0" w:color="auto"/>
        <w:right w:val="none" w:sz="0" w:space="0" w:color="auto"/>
      </w:divBdr>
    </w:div>
    <w:div w:id="161942807">
      <w:bodyDiv w:val="1"/>
      <w:marLeft w:val="0"/>
      <w:marRight w:val="0"/>
      <w:marTop w:val="0"/>
      <w:marBottom w:val="0"/>
      <w:divBdr>
        <w:top w:val="none" w:sz="0" w:space="0" w:color="auto"/>
        <w:left w:val="none" w:sz="0" w:space="0" w:color="auto"/>
        <w:bottom w:val="none" w:sz="0" w:space="0" w:color="auto"/>
        <w:right w:val="none" w:sz="0" w:space="0" w:color="auto"/>
      </w:divBdr>
    </w:div>
    <w:div w:id="163907298">
      <w:bodyDiv w:val="1"/>
      <w:marLeft w:val="0"/>
      <w:marRight w:val="0"/>
      <w:marTop w:val="0"/>
      <w:marBottom w:val="0"/>
      <w:divBdr>
        <w:top w:val="none" w:sz="0" w:space="0" w:color="auto"/>
        <w:left w:val="none" w:sz="0" w:space="0" w:color="auto"/>
        <w:bottom w:val="none" w:sz="0" w:space="0" w:color="auto"/>
        <w:right w:val="none" w:sz="0" w:space="0" w:color="auto"/>
      </w:divBdr>
    </w:div>
    <w:div w:id="219751476">
      <w:bodyDiv w:val="1"/>
      <w:marLeft w:val="0"/>
      <w:marRight w:val="0"/>
      <w:marTop w:val="0"/>
      <w:marBottom w:val="0"/>
      <w:divBdr>
        <w:top w:val="none" w:sz="0" w:space="0" w:color="auto"/>
        <w:left w:val="none" w:sz="0" w:space="0" w:color="auto"/>
        <w:bottom w:val="none" w:sz="0" w:space="0" w:color="auto"/>
        <w:right w:val="none" w:sz="0" w:space="0" w:color="auto"/>
      </w:divBdr>
    </w:div>
    <w:div w:id="259263906">
      <w:bodyDiv w:val="1"/>
      <w:marLeft w:val="0"/>
      <w:marRight w:val="0"/>
      <w:marTop w:val="0"/>
      <w:marBottom w:val="0"/>
      <w:divBdr>
        <w:top w:val="none" w:sz="0" w:space="0" w:color="auto"/>
        <w:left w:val="none" w:sz="0" w:space="0" w:color="auto"/>
        <w:bottom w:val="none" w:sz="0" w:space="0" w:color="auto"/>
        <w:right w:val="none" w:sz="0" w:space="0" w:color="auto"/>
      </w:divBdr>
    </w:div>
    <w:div w:id="263461370">
      <w:bodyDiv w:val="1"/>
      <w:marLeft w:val="0"/>
      <w:marRight w:val="0"/>
      <w:marTop w:val="0"/>
      <w:marBottom w:val="0"/>
      <w:divBdr>
        <w:top w:val="none" w:sz="0" w:space="0" w:color="auto"/>
        <w:left w:val="none" w:sz="0" w:space="0" w:color="auto"/>
        <w:bottom w:val="none" w:sz="0" w:space="0" w:color="auto"/>
        <w:right w:val="none" w:sz="0" w:space="0" w:color="auto"/>
      </w:divBdr>
      <w:divsChild>
        <w:div w:id="14700747">
          <w:marLeft w:val="0"/>
          <w:marRight w:val="0"/>
          <w:marTop w:val="0"/>
          <w:marBottom w:val="0"/>
          <w:divBdr>
            <w:top w:val="none" w:sz="0" w:space="0" w:color="auto"/>
            <w:left w:val="none" w:sz="0" w:space="0" w:color="auto"/>
            <w:bottom w:val="none" w:sz="0" w:space="0" w:color="auto"/>
            <w:right w:val="none" w:sz="0" w:space="0" w:color="auto"/>
          </w:divBdr>
        </w:div>
        <w:div w:id="245505286">
          <w:marLeft w:val="0"/>
          <w:marRight w:val="0"/>
          <w:marTop w:val="0"/>
          <w:marBottom w:val="0"/>
          <w:divBdr>
            <w:top w:val="none" w:sz="0" w:space="0" w:color="auto"/>
            <w:left w:val="none" w:sz="0" w:space="0" w:color="auto"/>
            <w:bottom w:val="none" w:sz="0" w:space="0" w:color="auto"/>
            <w:right w:val="none" w:sz="0" w:space="0" w:color="auto"/>
          </w:divBdr>
        </w:div>
        <w:div w:id="324745251">
          <w:marLeft w:val="0"/>
          <w:marRight w:val="0"/>
          <w:marTop w:val="0"/>
          <w:marBottom w:val="0"/>
          <w:divBdr>
            <w:top w:val="none" w:sz="0" w:space="0" w:color="auto"/>
            <w:left w:val="none" w:sz="0" w:space="0" w:color="auto"/>
            <w:bottom w:val="none" w:sz="0" w:space="0" w:color="auto"/>
            <w:right w:val="none" w:sz="0" w:space="0" w:color="auto"/>
          </w:divBdr>
        </w:div>
        <w:div w:id="435633856">
          <w:marLeft w:val="0"/>
          <w:marRight w:val="0"/>
          <w:marTop w:val="0"/>
          <w:marBottom w:val="0"/>
          <w:divBdr>
            <w:top w:val="none" w:sz="0" w:space="0" w:color="auto"/>
            <w:left w:val="none" w:sz="0" w:space="0" w:color="auto"/>
            <w:bottom w:val="none" w:sz="0" w:space="0" w:color="auto"/>
            <w:right w:val="none" w:sz="0" w:space="0" w:color="auto"/>
          </w:divBdr>
        </w:div>
        <w:div w:id="540942165">
          <w:marLeft w:val="0"/>
          <w:marRight w:val="0"/>
          <w:marTop w:val="0"/>
          <w:marBottom w:val="0"/>
          <w:divBdr>
            <w:top w:val="none" w:sz="0" w:space="0" w:color="auto"/>
            <w:left w:val="none" w:sz="0" w:space="0" w:color="auto"/>
            <w:bottom w:val="none" w:sz="0" w:space="0" w:color="auto"/>
            <w:right w:val="none" w:sz="0" w:space="0" w:color="auto"/>
          </w:divBdr>
        </w:div>
        <w:div w:id="559295161">
          <w:marLeft w:val="0"/>
          <w:marRight w:val="0"/>
          <w:marTop w:val="0"/>
          <w:marBottom w:val="0"/>
          <w:divBdr>
            <w:top w:val="none" w:sz="0" w:space="0" w:color="auto"/>
            <w:left w:val="none" w:sz="0" w:space="0" w:color="auto"/>
            <w:bottom w:val="none" w:sz="0" w:space="0" w:color="auto"/>
            <w:right w:val="none" w:sz="0" w:space="0" w:color="auto"/>
          </w:divBdr>
        </w:div>
        <w:div w:id="839351808">
          <w:marLeft w:val="0"/>
          <w:marRight w:val="0"/>
          <w:marTop w:val="0"/>
          <w:marBottom w:val="0"/>
          <w:divBdr>
            <w:top w:val="none" w:sz="0" w:space="0" w:color="auto"/>
            <w:left w:val="none" w:sz="0" w:space="0" w:color="auto"/>
            <w:bottom w:val="none" w:sz="0" w:space="0" w:color="auto"/>
            <w:right w:val="none" w:sz="0" w:space="0" w:color="auto"/>
          </w:divBdr>
        </w:div>
        <w:div w:id="1068185510">
          <w:marLeft w:val="0"/>
          <w:marRight w:val="0"/>
          <w:marTop w:val="0"/>
          <w:marBottom w:val="0"/>
          <w:divBdr>
            <w:top w:val="none" w:sz="0" w:space="0" w:color="auto"/>
            <w:left w:val="none" w:sz="0" w:space="0" w:color="auto"/>
            <w:bottom w:val="none" w:sz="0" w:space="0" w:color="auto"/>
            <w:right w:val="none" w:sz="0" w:space="0" w:color="auto"/>
          </w:divBdr>
        </w:div>
        <w:div w:id="1161698971">
          <w:marLeft w:val="0"/>
          <w:marRight w:val="0"/>
          <w:marTop w:val="0"/>
          <w:marBottom w:val="0"/>
          <w:divBdr>
            <w:top w:val="none" w:sz="0" w:space="0" w:color="auto"/>
            <w:left w:val="none" w:sz="0" w:space="0" w:color="auto"/>
            <w:bottom w:val="none" w:sz="0" w:space="0" w:color="auto"/>
            <w:right w:val="none" w:sz="0" w:space="0" w:color="auto"/>
          </w:divBdr>
        </w:div>
        <w:div w:id="1466007387">
          <w:marLeft w:val="0"/>
          <w:marRight w:val="0"/>
          <w:marTop w:val="0"/>
          <w:marBottom w:val="0"/>
          <w:divBdr>
            <w:top w:val="none" w:sz="0" w:space="0" w:color="auto"/>
            <w:left w:val="none" w:sz="0" w:space="0" w:color="auto"/>
            <w:bottom w:val="none" w:sz="0" w:space="0" w:color="auto"/>
            <w:right w:val="none" w:sz="0" w:space="0" w:color="auto"/>
          </w:divBdr>
        </w:div>
        <w:div w:id="1800562377">
          <w:marLeft w:val="0"/>
          <w:marRight w:val="0"/>
          <w:marTop w:val="0"/>
          <w:marBottom w:val="0"/>
          <w:divBdr>
            <w:top w:val="none" w:sz="0" w:space="0" w:color="auto"/>
            <w:left w:val="none" w:sz="0" w:space="0" w:color="auto"/>
            <w:bottom w:val="none" w:sz="0" w:space="0" w:color="auto"/>
            <w:right w:val="none" w:sz="0" w:space="0" w:color="auto"/>
          </w:divBdr>
        </w:div>
        <w:div w:id="1821073577">
          <w:marLeft w:val="0"/>
          <w:marRight w:val="0"/>
          <w:marTop w:val="0"/>
          <w:marBottom w:val="0"/>
          <w:divBdr>
            <w:top w:val="none" w:sz="0" w:space="0" w:color="auto"/>
            <w:left w:val="none" w:sz="0" w:space="0" w:color="auto"/>
            <w:bottom w:val="none" w:sz="0" w:space="0" w:color="auto"/>
            <w:right w:val="none" w:sz="0" w:space="0" w:color="auto"/>
          </w:divBdr>
        </w:div>
        <w:div w:id="1851948294">
          <w:marLeft w:val="0"/>
          <w:marRight w:val="0"/>
          <w:marTop w:val="0"/>
          <w:marBottom w:val="0"/>
          <w:divBdr>
            <w:top w:val="none" w:sz="0" w:space="0" w:color="auto"/>
            <w:left w:val="none" w:sz="0" w:space="0" w:color="auto"/>
            <w:bottom w:val="none" w:sz="0" w:space="0" w:color="auto"/>
            <w:right w:val="none" w:sz="0" w:space="0" w:color="auto"/>
          </w:divBdr>
        </w:div>
        <w:div w:id="1986231871">
          <w:marLeft w:val="0"/>
          <w:marRight w:val="0"/>
          <w:marTop w:val="0"/>
          <w:marBottom w:val="0"/>
          <w:divBdr>
            <w:top w:val="none" w:sz="0" w:space="0" w:color="auto"/>
            <w:left w:val="none" w:sz="0" w:space="0" w:color="auto"/>
            <w:bottom w:val="none" w:sz="0" w:space="0" w:color="auto"/>
            <w:right w:val="none" w:sz="0" w:space="0" w:color="auto"/>
          </w:divBdr>
        </w:div>
        <w:div w:id="2102487968">
          <w:marLeft w:val="0"/>
          <w:marRight w:val="0"/>
          <w:marTop w:val="0"/>
          <w:marBottom w:val="0"/>
          <w:divBdr>
            <w:top w:val="none" w:sz="0" w:space="0" w:color="auto"/>
            <w:left w:val="none" w:sz="0" w:space="0" w:color="auto"/>
            <w:bottom w:val="none" w:sz="0" w:space="0" w:color="auto"/>
            <w:right w:val="none" w:sz="0" w:space="0" w:color="auto"/>
          </w:divBdr>
        </w:div>
      </w:divsChild>
    </w:div>
    <w:div w:id="322203954">
      <w:bodyDiv w:val="1"/>
      <w:marLeft w:val="0"/>
      <w:marRight w:val="0"/>
      <w:marTop w:val="0"/>
      <w:marBottom w:val="0"/>
      <w:divBdr>
        <w:top w:val="none" w:sz="0" w:space="0" w:color="auto"/>
        <w:left w:val="none" w:sz="0" w:space="0" w:color="auto"/>
        <w:bottom w:val="none" w:sz="0" w:space="0" w:color="auto"/>
        <w:right w:val="none" w:sz="0" w:space="0" w:color="auto"/>
      </w:divBdr>
    </w:div>
    <w:div w:id="330256893">
      <w:bodyDiv w:val="1"/>
      <w:marLeft w:val="0"/>
      <w:marRight w:val="0"/>
      <w:marTop w:val="0"/>
      <w:marBottom w:val="0"/>
      <w:divBdr>
        <w:top w:val="none" w:sz="0" w:space="0" w:color="auto"/>
        <w:left w:val="none" w:sz="0" w:space="0" w:color="auto"/>
        <w:bottom w:val="none" w:sz="0" w:space="0" w:color="auto"/>
        <w:right w:val="none" w:sz="0" w:space="0" w:color="auto"/>
      </w:divBdr>
    </w:div>
    <w:div w:id="387607141">
      <w:bodyDiv w:val="1"/>
      <w:marLeft w:val="0"/>
      <w:marRight w:val="0"/>
      <w:marTop w:val="0"/>
      <w:marBottom w:val="0"/>
      <w:divBdr>
        <w:top w:val="none" w:sz="0" w:space="0" w:color="auto"/>
        <w:left w:val="none" w:sz="0" w:space="0" w:color="auto"/>
        <w:bottom w:val="none" w:sz="0" w:space="0" w:color="auto"/>
        <w:right w:val="none" w:sz="0" w:space="0" w:color="auto"/>
      </w:divBdr>
    </w:div>
    <w:div w:id="449931265">
      <w:bodyDiv w:val="1"/>
      <w:marLeft w:val="0"/>
      <w:marRight w:val="0"/>
      <w:marTop w:val="0"/>
      <w:marBottom w:val="0"/>
      <w:divBdr>
        <w:top w:val="none" w:sz="0" w:space="0" w:color="auto"/>
        <w:left w:val="none" w:sz="0" w:space="0" w:color="auto"/>
        <w:bottom w:val="none" w:sz="0" w:space="0" w:color="auto"/>
        <w:right w:val="none" w:sz="0" w:space="0" w:color="auto"/>
      </w:divBdr>
    </w:div>
    <w:div w:id="462580275">
      <w:bodyDiv w:val="1"/>
      <w:marLeft w:val="0"/>
      <w:marRight w:val="0"/>
      <w:marTop w:val="0"/>
      <w:marBottom w:val="0"/>
      <w:divBdr>
        <w:top w:val="none" w:sz="0" w:space="0" w:color="auto"/>
        <w:left w:val="none" w:sz="0" w:space="0" w:color="auto"/>
        <w:bottom w:val="none" w:sz="0" w:space="0" w:color="auto"/>
        <w:right w:val="none" w:sz="0" w:space="0" w:color="auto"/>
      </w:divBdr>
    </w:div>
    <w:div w:id="474100837">
      <w:bodyDiv w:val="1"/>
      <w:marLeft w:val="0"/>
      <w:marRight w:val="0"/>
      <w:marTop w:val="0"/>
      <w:marBottom w:val="0"/>
      <w:divBdr>
        <w:top w:val="none" w:sz="0" w:space="0" w:color="auto"/>
        <w:left w:val="none" w:sz="0" w:space="0" w:color="auto"/>
        <w:bottom w:val="none" w:sz="0" w:space="0" w:color="auto"/>
        <w:right w:val="none" w:sz="0" w:space="0" w:color="auto"/>
      </w:divBdr>
    </w:div>
    <w:div w:id="488597458">
      <w:bodyDiv w:val="1"/>
      <w:marLeft w:val="0"/>
      <w:marRight w:val="0"/>
      <w:marTop w:val="0"/>
      <w:marBottom w:val="0"/>
      <w:divBdr>
        <w:top w:val="none" w:sz="0" w:space="0" w:color="auto"/>
        <w:left w:val="none" w:sz="0" w:space="0" w:color="auto"/>
        <w:bottom w:val="none" w:sz="0" w:space="0" w:color="auto"/>
        <w:right w:val="none" w:sz="0" w:space="0" w:color="auto"/>
      </w:divBdr>
    </w:div>
    <w:div w:id="489322704">
      <w:bodyDiv w:val="1"/>
      <w:marLeft w:val="0"/>
      <w:marRight w:val="0"/>
      <w:marTop w:val="0"/>
      <w:marBottom w:val="0"/>
      <w:divBdr>
        <w:top w:val="none" w:sz="0" w:space="0" w:color="auto"/>
        <w:left w:val="none" w:sz="0" w:space="0" w:color="auto"/>
        <w:bottom w:val="none" w:sz="0" w:space="0" w:color="auto"/>
        <w:right w:val="none" w:sz="0" w:space="0" w:color="auto"/>
      </w:divBdr>
    </w:div>
    <w:div w:id="582691523">
      <w:bodyDiv w:val="1"/>
      <w:marLeft w:val="0"/>
      <w:marRight w:val="0"/>
      <w:marTop w:val="0"/>
      <w:marBottom w:val="0"/>
      <w:divBdr>
        <w:top w:val="none" w:sz="0" w:space="0" w:color="auto"/>
        <w:left w:val="none" w:sz="0" w:space="0" w:color="auto"/>
        <w:bottom w:val="none" w:sz="0" w:space="0" w:color="auto"/>
        <w:right w:val="none" w:sz="0" w:space="0" w:color="auto"/>
      </w:divBdr>
      <w:divsChild>
        <w:div w:id="453213684">
          <w:marLeft w:val="547"/>
          <w:marRight w:val="0"/>
          <w:marTop w:val="0"/>
          <w:marBottom w:val="0"/>
          <w:divBdr>
            <w:top w:val="none" w:sz="0" w:space="0" w:color="auto"/>
            <w:left w:val="none" w:sz="0" w:space="0" w:color="auto"/>
            <w:bottom w:val="none" w:sz="0" w:space="0" w:color="auto"/>
            <w:right w:val="none" w:sz="0" w:space="0" w:color="auto"/>
          </w:divBdr>
        </w:div>
      </w:divsChild>
    </w:div>
    <w:div w:id="628701694">
      <w:bodyDiv w:val="1"/>
      <w:marLeft w:val="0"/>
      <w:marRight w:val="0"/>
      <w:marTop w:val="0"/>
      <w:marBottom w:val="0"/>
      <w:divBdr>
        <w:top w:val="none" w:sz="0" w:space="0" w:color="auto"/>
        <w:left w:val="none" w:sz="0" w:space="0" w:color="auto"/>
        <w:bottom w:val="none" w:sz="0" w:space="0" w:color="auto"/>
        <w:right w:val="none" w:sz="0" w:space="0" w:color="auto"/>
      </w:divBdr>
      <w:divsChild>
        <w:div w:id="238372590">
          <w:marLeft w:val="0"/>
          <w:marRight w:val="0"/>
          <w:marTop w:val="0"/>
          <w:marBottom w:val="0"/>
          <w:divBdr>
            <w:top w:val="none" w:sz="0" w:space="0" w:color="auto"/>
            <w:left w:val="none" w:sz="0" w:space="0" w:color="auto"/>
            <w:bottom w:val="none" w:sz="0" w:space="0" w:color="auto"/>
            <w:right w:val="none" w:sz="0" w:space="0" w:color="auto"/>
          </w:divBdr>
          <w:divsChild>
            <w:div w:id="631059766">
              <w:marLeft w:val="0"/>
              <w:marRight w:val="0"/>
              <w:marTop w:val="0"/>
              <w:marBottom w:val="0"/>
              <w:divBdr>
                <w:top w:val="none" w:sz="0" w:space="0" w:color="auto"/>
                <w:left w:val="none" w:sz="0" w:space="0" w:color="auto"/>
                <w:bottom w:val="none" w:sz="0" w:space="0" w:color="auto"/>
                <w:right w:val="none" w:sz="0" w:space="0" w:color="auto"/>
              </w:divBdr>
            </w:div>
            <w:div w:id="755709497">
              <w:marLeft w:val="0"/>
              <w:marRight w:val="0"/>
              <w:marTop w:val="0"/>
              <w:marBottom w:val="0"/>
              <w:divBdr>
                <w:top w:val="none" w:sz="0" w:space="0" w:color="auto"/>
                <w:left w:val="none" w:sz="0" w:space="0" w:color="auto"/>
                <w:bottom w:val="none" w:sz="0" w:space="0" w:color="auto"/>
                <w:right w:val="none" w:sz="0" w:space="0" w:color="auto"/>
              </w:divBdr>
            </w:div>
            <w:div w:id="812410259">
              <w:marLeft w:val="0"/>
              <w:marRight w:val="0"/>
              <w:marTop w:val="0"/>
              <w:marBottom w:val="0"/>
              <w:divBdr>
                <w:top w:val="none" w:sz="0" w:space="0" w:color="auto"/>
                <w:left w:val="none" w:sz="0" w:space="0" w:color="auto"/>
                <w:bottom w:val="none" w:sz="0" w:space="0" w:color="auto"/>
                <w:right w:val="none" w:sz="0" w:space="0" w:color="auto"/>
              </w:divBdr>
            </w:div>
            <w:div w:id="1539774830">
              <w:marLeft w:val="0"/>
              <w:marRight w:val="0"/>
              <w:marTop w:val="0"/>
              <w:marBottom w:val="0"/>
              <w:divBdr>
                <w:top w:val="none" w:sz="0" w:space="0" w:color="auto"/>
                <w:left w:val="none" w:sz="0" w:space="0" w:color="auto"/>
                <w:bottom w:val="none" w:sz="0" w:space="0" w:color="auto"/>
                <w:right w:val="none" w:sz="0" w:space="0" w:color="auto"/>
              </w:divBdr>
            </w:div>
            <w:div w:id="1691369734">
              <w:marLeft w:val="0"/>
              <w:marRight w:val="0"/>
              <w:marTop w:val="0"/>
              <w:marBottom w:val="0"/>
              <w:divBdr>
                <w:top w:val="none" w:sz="0" w:space="0" w:color="auto"/>
                <w:left w:val="none" w:sz="0" w:space="0" w:color="auto"/>
                <w:bottom w:val="none" w:sz="0" w:space="0" w:color="auto"/>
                <w:right w:val="none" w:sz="0" w:space="0" w:color="auto"/>
              </w:divBdr>
            </w:div>
            <w:div w:id="1704286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816589">
      <w:bodyDiv w:val="1"/>
      <w:marLeft w:val="0"/>
      <w:marRight w:val="0"/>
      <w:marTop w:val="0"/>
      <w:marBottom w:val="0"/>
      <w:divBdr>
        <w:top w:val="none" w:sz="0" w:space="0" w:color="auto"/>
        <w:left w:val="none" w:sz="0" w:space="0" w:color="auto"/>
        <w:bottom w:val="none" w:sz="0" w:space="0" w:color="auto"/>
        <w:right w:val="none" w:sz="0" w:space="0" w:color="auto"/>
      </w:divBdr>
    </w:div>
    <w:div w:id="666056559">
      <w:bodyDiv w:val="1"/>
      <w:marLeft w:val="0"/>
      <w:marRight w:val="0"/>
      <w:marTop w:val="0"/>
      <w:marBottom w:val="0"/>
      <w:divBdr>
        <w:top w:val="none" w:sz="0" w:space="0" w:color="auto"/>
        <w:left w:val="none" w:sz="0" w:space="0" w:color="auto"/>
        <w:bottom w:val="none" w:sz="0" w:space="0" w:color="auto"/>
        <w:right w:val="none" w:sz="0" w:space="0" w:color="auto"/>
      </w:divBdr>
    </w:div>
    <w:div w:id="697774707">
      <w:bodyDiv w:val="1"/>
      <w:marLeft w:val="0"/>
      <w:marRight w:val="0"/>
      <w:marTop w:val="0"/>
      <w:marBottom w:val="0"/>
      <w:divBdr>
        <w:top w:val="none" w:sz="0" w:space="0" w:color="auto"/>
        <w:left w:val="none" w:sz="0" w:space="0" w:color="auto"/>
        <w:bottom w:val="none" w:sz="0" w:space="0" w:color="auto"/>
        <w:right w:val="none" w:sz="0" w:space="0" w:color="auto"/>
      </w:divBdr>
    </w:div>
    <w:div w:id="809247504">
      <w:bodyDiv w:val="1"/>
      <w:marLeft w:val="0"/>
      <w:marRight w:val="0"/>
      <w:marTop w:val="0"/>
      <w:marBottom w:val="0"/>
      <w:divBdr>
        <w:top w:val="none" w:sz="0" w:space="0" w:color="auto"/>
        <w:left w:val="none" w:sz="0" w:space="0" w:color="auto"/>
        <w:bottom w:val="none" w:sz="0" w:space="0" w:color="auto"/>
        <w:right w:val="none" w:sz="0" w:space="0" w:color="auto"/>
      </w:divBdr>
    </w:div>
    <w:div w:id="844780490">
      <w:bodyDiv w:val="1"/>
      <w:marLeft w:val="0"/>
      <w:marRight w:val="0"/>
      <w:marTop w:val="0"/>
      <w:marBottom w:val="0"/>
      <w:divBdr>
        <w:top w:val="none" w:sz="0" w:space="0" w:color="auto"/>
        <w:left w:val="none" w:sz="0" w:space="0" w:color="auto"/>
        <w:bottom w:val="none" w:sz="0" w:space="0" w:color="auto"/>
        <w:right w:val="none" w:sz="0" w:space="0" w:color="auto"/>
      </w:divBdr>
    </w:div>
    <w:div w:id="863400188">
      <w:bodyDiv w:val="1"/>
      <w:marLeft w:val="0"/>
      <w:marRight w:val="0"/>
      <w:marTop w:val="0"/>
      <w:marBottom w:val="0"/>
      <w:divBdr>
        <w:top w:val="none" w:sz="0" w:space="0" w:color="auto"/>
        <w:left w:val="none" w:sz="0" w:space="0" w:color="auto"/>
        <w:bottom w:val="none" w:sz="0" w:space="0" w:color="auto"/>
        <w:right w:val="none" w:sz="0" w:space="0" w:color="auto"/>
      </w:divBdr>
    </w:div>
    <w:div w:id="868177138">
      <w:bodyDiv w:val="1"/>
      <w:marLeft w:val="0"/>
      <w:marRight w:val="0"/>
      <w:marTop w:val="0"/>
      <w:marBottom w:val="0"/>
      <w:divBdr>
        <w:top w:val="none" w:sz="0" w:space="0" w:color="auto"/>
        <w:left w:val="none" w:sz="0" w:space="0" w:color="auto"/>
        <w:bottom w:val="none" w:sz="0" w:space="0" w:color="auto"/>
        <w:right w:val="none" w:sz="0" w:space="0" w:color="auto"/>
      </w:divBdr>
    </w:div>
    <w:div w:id="901408392">
      <w:bodyDiv w:val="1"/>
      <w:marLeft w:val="0"/>
      <w:marRight w:val="0"/>
      <w:marTop w:val="0"/>
      <w:marBottom w:val="0"/>
      <w:divBdr>
        <w:top w:val="none" w:sz="0" w:space="0" w:color="auto"/>
        <w:left w:val="none" w:sz="0" w:space="0" w:color="auto"/>
        <w:bottom w:val="none" w:sz="0" w:space="0" w:color="auto"/>
        <w:right w:val="none" w:sz="0" w:space="0" w:color="auto"/>
      </w:divBdr>
    </w:div>
    <w:div w:id="993410441">
      <w:bodyDiv w:val="1"/>
      <w:marLeft w:val="0"/>
      <w:marRight w:val="0"/>
      <w:marTop w:val="0"/>
      <w:marBottom w:val="0"/>
      <w:divBdr>
        <w:top w:val="none" w:sz="0" w:space="0" w:color="auto"/>
        <w:left w:val="none" w:sz="0" w:space="0" w:color="auto"/>
        <w:bottom w:val="none" w:sz="0" w:space="0" w:color="auto"/>
        <w:right w:val="none" w:sz="0" w:space="0" w:color="auto"/>
      </w:divBdr>
    </w:div>
    <w:div w:id="1026515403">
      <w:bodyDiv w:val="1"/>
      <w:marLeft w:val="0"/>
      <w:marRight w:val="0"/>
      <w:marTop w:val="0"/>
      <w:marBottom w:val="0"/>
      <w:divBdr>
        <w:top w:val="none" w:sz="0" w:space="0" w:color="auto"/>
        <w:left w:val="none" w:sz="0" w:space="0" w:color="auto"/>
        <w:bottom w:val="none" w:sz="0" w:space="0" w:color="auto"/>
        <w:right w:val="none" w:sz="0" w:space="0" w:color="auto"/>
      </w:divBdr>
    </w:div>
    <w:div w:id="1027297662">
      <w:bodyDiv w:val="1"/>
      <w:marLeft w:val="0"/>
      <w:marRight w:val="0"/>
      <w:marTop w:val="0"/>
      <w:marBottom w:val="0"/>
      <w:divBdr>
        <w:top w:val="none" w:sz="0" w:space="0" w:color="auto"/>
        <w:left w:val="none" w:sz="0" w:space="0" w:color="auto"/>
        <w:bottom w:val="none" w:sz="0" w:space="0" w:color="auto"/>
        <w:right w:val="none" w:sz="0" w:space="0" w:color="auto"/>
      </w:divBdr>
    </w:div>
    <w:div w:id="1031807756">
      <w:bodyDiv w:val="1"/>
      <w:marLeft w:val="0"/>
      <w:marRight w:val="0"/>
      <w:marTop w:val="0"/>
      <w:marBottom w:val="0"/>
      <w:divBdr>
        <w:top w:val="none" w:sz="0" w:space="0" w:color="auto"/>
        <w:left w:val="none" w:sz="0" w:space="0" w:color="auto"/>
        <w:bottom w:val="none" w:sz="0" w:space="0" w:color="auto"/>
        <w:right w:val="none" w:sz="0" w:space="0" w:color="auto"/>
      </w:divBdr>
    </w:div>
    <w:div w:id="1033503977">
      <w:bodyDiv w:val="1"/>
      <w:marLeft w:val="0"/>
      <w:marRight w:val="0"/>
      <w:marTop w:val="0"/>
      <w:marBottom w:val="0"/>
      <w:divBdr>
        <w:top w:val="none" w:sz="0" w:space="0" w:color="auto"/>
        <w:left w:val="none" w:sz="0" w:space="0" w:color="auto"/>
        <w:bottom w:val="none" w:sz="0" w:space="0" w:color="auto"/>
        <w:right w:val="none" w:sz="0" w:space="0" w:color="auto"/>
      </w:divBdr>
    </w:div>
    <w:div w:id="1037924386">
      <w:bodyDiv w:val="1"/>
      <w:marLeft w:val="0"/>
      <w:marRight w:val="0"/>
      <w:marTop w:val="0"/>
      <w:marBottom w:val="0"/>
      <w:divBdr>
        <w:top w:val="none" w:sz="0" w:space="0" w:color="auto"/>
        <w:left w:val="none" w:sz="0" w:space="0" w:color="auto"/>
        <w:bottom w:val="none" w:sz="0" w:space="0" w:color="auto"/>
        <w:right w:val="none" w:sz="0" w:space="0" w:color="auto"/>
      </w:divBdr>
    </w:div>
    <w:div w:id="1072123221">
      <w:bodyDiv w:val="1"/>
      <w:marLeft w:val="0"/>
      <w:marRight w:val="0"/>
      <w:marTop w:val="0"/>
      <w:marBottom w:val="0"/>
      <w:divBdr>
        <w:top w:val="none" w:sz="0" w:space="0" w:color="auto"/>
        <w:left w:val="none" w:sz="0" w:space="0" w:color="auto"/>
        <w:bottom w:val="none" w:sz="0" w:space="0" w:color="auto"/>
        <w:right w:val="none" w:sz="0" w:space="0" w:color="auto"/>
      </w:divBdr>
    </w:div>
    <w:div w:id="1075054485">
      <w:bodyDiv w:val="1"/>
      <w:marLeft w:val="0"/>
      <w:marRight w:val="0"/>
      <w:marTop w:val="0"/>
      <w:marBottom w:val="0"/>
      <w:divBdr>
        <w:top w:val="none" w:sz="0" w:space="0" w:color="auto"/>
        <w:left w:val="none" w:sz="0" w:space="0" w:color="auto"/>
        <w:bottom w:val="none" w:sz="0" w:space="0" w:color="auto"/>
        <w:right w:val="none" w:sz="0" w:space="0" w:color="auto"/>
      </w:divBdr>
    </w:div>
    <w:div w:id="1086345367">
      <w:bodyDiv w:val="1"/>
      <w:marLeft w:val="0"/>
      <w:marRight w:val="0"/>
      <w:marTop w:val="0"/>
      <w:marBottom w:val="0"/>
      <w:divBdr>
        <w:top w:val="none" w:sz="0" w:space="0" w:color="auto"/>
        <w:left w:val="none" w:sz="0" w:space="0" w:color="auto"/>
        <w:bottom w:val="none" w:sz="0" w:space="0" w:color="auto"/>
        <w:right w:val="none" w:sz="0" w:space="0" w:color="auto"/>
      </w:divBdr>
    </w:div>
    <w:div w:id="1107694409">
      <w:bodyDiv w:val="1"/>
      <w:marLeft w:val="0"/>
      <w:marRight w:val="0"/>
      <w:marTop w:val="0"/>
      <w:marBottom w:val="0"/>
      <w:divBdr>
        <w:top w:val="none" w:sz="0" w:space="0" w:color="auto"/>
        <w:left w:val="none" w:sz="0" w:space="0" w:color="auto"/>
        <w:bottom w:val="none" w:sz="0" w:space="0" w:color="auto"/>
        <w:right w:val="none" w:sz="0" w:space="0" w:color="auto"/>
      </w:divBdr>
    </w:div>
    <w:div w:id="1130443018">
      <w:bodyDiv w:val="1"/>
      <w:marLeft w:val="0"/>
      <w:marRight w:val="0"/>
      <w:marTop w:val="0"/>
      <w:marBottom w:val="0"/>
      <w:divBdr>
        <w:top w:val="none" w:sz="0" w:space="0" w:color="auto"/>
        <w:left w:val="none" w:sz="0" w:space="0" w:color="auto"/>
        <w:bottom w:val="none" w:sz="0" w:space="0" w:color="auto"/>
        <w:right w:val="none" w:sz="0" w:space="0" w:color="auto"/>
      </w:divBdr>
    </w:div>
    <w:div w:id="1132089592">
      <w:bodyDiv w:val="1"/>
      <w:marLeft w:val="0"/>
      <w:marRight w:val="0"/>
      <w:marTop w:val="0"/>
      <w:marBottom w:val="0"/>
      <w:divBdr>
        <w:top w:val="none" w:sz="0" w:space="0" w:color="auto"/>
        <w:left w:val="none" w:sz="0" w:space="0" w:color="auto"/>
        <w:bottom w:val="none" w:sz="0" w:space="0" w:color="auto"/>
        <w:right w:val="none" w:sz="0" w:space="0" w:color="auto"/>
      </w:divBdr>
    </w:div>
    <w:div w:id="1240139140">
      <w:bodyDiv w:val="1"/>
      <w:marLeft w:val="0"/>
      <w:marRight w:val="0"/>
      <w:marTop w:val="0"/>
      <w:marBottom w:val="0"/>
      <w:divBdr>
        <w:top w:val="none" w:sz="0" w:space="0" w:color="auto"/>
        <w:left w:val="none" w:sz="0" w:space="0" w:color="auto"/>
        <w:bottom w:val="none" w:sz="0" w:space="0" w:color="auto"/>
        <w:right w:val="none" w:sz="0" w:space="0" w:color="auto"/>
      </w:divBdr>
    </w:div>
    <w:div w:id="1246450434">
      <w:bodyDiv w:val="1"/>
      <w:marLeft w:val="0"/>
      <w:marRight w:val="0"/>
      <w:marTop w:val="0"/>
      <w:marBottom w:val="0"/>
      <w:divBdr>
        <w:top w:val="none" w:sz="0" w:space="0" w:color="auto"/>
        <w:left w:val="none" w:sz="0" w:space="0" w:color="auto"/>
        <w:bottom w:val="none" w:sz="0" w:space="0" w:color="auto"/>
        <w:right w:val="none" w:sz="0" w:space="0" w:color="auto"/>
      </w:divBdr>
      <w:divsChild>
        <w:div w:id="1026835830">
          <w:marLeft w:val="0"/>
          <w:marRight w:val="0"/>
          <w:marTop w:val="0"/>
          <w:marBottom w:val="0"/>
          <w:divBdr>
            <w:top w:val="none" w:sz="0" w:space="0" w:color="auto"/>
            <w:left w:val="none" w:sz="0" w:space="0" w:color="auto"/>
            <w:bottom w:val="none" w:sz="0" w:space="0" w:color="auto"/>
            <w:right w:val="none" w:sz="0" w:space="0" w:color="auto"/>
          </w:divBdr>
          <w:divsChild>
            <w:div w:id="370034622">
              <w:marLeft w:val="0"/>
              <w:marRight w:val="0"/>
              <w:marTop w:val="0"/>
              <w:marBottom w:val="0"/>
              <w:divBdr>
                <w:top w:val="none" w:sz="0" w:space="0" w:color="auto"/>
                <w:left w:val="none" w:sz="0" w:space="0" w:color="auto"/>
                <w:bottom w:val="none" w:sz="0" w:space="0" w:color="auto"/>
                <w:right w:val="none" w:sz="0" w:space="0" w:color="auto"/>
              </w:divBdr>
            </w:div>
            <w:div w:id="847673437">
              <w:marLeft w:val="0"/>
              <w:marRight w:val="0"/>
              <w:marTop w:val="0"/>
              <w:marBottom w:val="0"/>
              <w:divBdr>
                <w:top w:val="none" w:sz="0" w:space="0" w:color="auto"/>
                <w:left w:val="none" w:sz="0" w:space="0" w:color="auto"/>
                <w:bottom w:val="none" w:sz="0" w:space="0" w:color="auto"/>
                <w:right w:val="none" w:sz="0" w:space="0" w:color="auto"/>
              </w:divBdr>
            </w:div>
            <w:div w:id="1058892351">
              <w:marLeft w:val="0"/>
              <w:marRight w:val="0"/>
              <w:marTop w:val="0"/>
              <w:marBottom w:val="0"/>
              <w:divBdr>
                <w:top w:val="none" w:sz="0" w:space="0" w:color="auto"/>
                <w:left w:val="none" w:sz="0" w:space="0" w:color="auto"/>
                <w:bottom w:val="none" w:sz="0" w:space="0" w:color="auto"/>
                <w:right w:val="none" w:sz="0" w:space="0" w:color="auto"/>
              </w:divBdr>
            </w:div>
            <w:div w:id="1347249327">
              <w:marLeft w:val="0"/>
              <w:marRight w:val="0"/>
              <w:marTop w:val="0"/>
              <w:marBottom w:val="0"/>
              <w:divBdr>
                <w:top w:val="none" w:sz="0" w:space="0" w:color="auto"/>
                <w:left w:val="none" w:sz="0" w:space="0" w:color="auto"/>
                <w:bottom w:val="none" w:sz="0" w:space="0" w:color="auto"/>
                <w:right w:val="none" w:sz="0" w:space="0" w:color="auto"/>
              </w:divBdr>
            </w:div>
            <w:div w:id="1529102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276556">
      <w:bodyDiv w:val="1"/>
      <w:marLeft w:val="0"/>
      <w:marRight w:val="0"/>
      <w:marTop w:val="0"/>
      <w:marBottom w:val="0"/>
      <w:divBdr>
        <w:top w:val="none" w:sz="0" w:space="0" w:color="auto"/>
        <w:left w:val="none" w:sz="0" w:space="0" w:color="auto"/>
        <w:bottom w:val="none" w:sz="0" w:space="0" w:color="auto"/>
        <w:right w:val="none" w:sz="0" w:space="0" w:color="auto"/>
      </w:divBdr>
    </w:div>
    <w:div w:id="1301423164">
      <w:bodyDiv w:val="1"/>
      <w:marLeft w:val="0"/>
      <w:marRight w:val="0"/>
      <w:marTop w:val="0"/>
      <w:marBottom w:val="0"/>
      <w:divBdr>
        <w:top w:val="none" w:sz="0" w:space="0" w:color="auto"/>
        <w:left w:val="none" w:sz="0" w:space="0" w:color="auto"/>
        <w:bottom w:val="none" w:sz="0" w:space="0" w:color="auto"/>
        <w:right w:val="none" w:sz="0" w:space="0" w:color="auto"/>
      </w:divBdr>
    </w:div>
    <w:div w:id="1335649795">
      <w:bodyDiv w:val="1"/>
      <w:marLeft w:val="0"/>
      <w:marRight w:val="0"/>
      <w:marTop w:val="0"/>
      <w:marBottom w:val="0"/>
      <w:divBdr>
        <w:top w:val="none" w:sz="0" w:space="0" w:color="auto"/>
        <w:left w:val="none" w:sz="0" w:space="0" w:color="auto"/>
        <w:bottom w:val="none" w:sz="0" w:space="0" w:color="auto"/>
        <w:right w:val="none" w:sz="0" w:space="0" w:color="auto"/>
      </w:divBdr>
      <w:divsChild>
        <w:div w:id="423305870">
          <w:marLeft w:val="0"/>
          <w:marRight w:val="0"/>
          <w:marTop w:val="0"/>
          <w:marBottom w:val="0"/>
          <w:divBdr>
            <w:top w:val="none" w:sz="0" w:space="0" w:color="auto"/>
            <w:left w:val="none" w:sz="0" w:space="0" w:color="auto"/>
            <w:bottom w:val="none" w:sz="0" w:space="0" w:color="auto"/>
            <w:right w:val="none" w:sz="0" w:space="0" w:color="auto"/>
          </w:divBdr>
        </w:div>
        <w:div w:id="651716063">
          <w:marLeft w:val="0"/>
          <w:marRight w:val="0"/>
          <w:marTop w:val="0"/>
          <w:marBottom w:val="0"/>
          <w:divBdr>
            <w:top w:val="none" w:sz="0" w:space="0" w:color="auto"/>
            <w:left w:val="none" w:sz="0" w:space="0" w:color="auto"/>
            <w:bottom w:val="none" w:sz="0" w:space="0" w:color="auto"/>
            <w:right w:val="none" w:sz="0" w:space="0" w:color="auto"/>
          </w:divBdr>
        </w:div>
        <w:div w:id="954365709">
          <w:marLeft w:val="0"/>
          <w:marRight w:val="0"/>
          <w:marTop w:val="0"/>
          <w:marBottom w:val="0"/>
          <w:divBdr>
            <w:top w:val="none" w:sz="0" w:space="0" w:color="auto"/>
            <w:left w:val="none" w:sz="0" w:space="0" w:color="auto"/>
            <w:bottom w:val="none" w:sz="0" w:space="0" w:color="auto"/>
            <w:right w:val="none" w:sz="0" w:space="0" w:color="auto"/>
          </w:divBdr>
        </w:div>
        <w:div w:id="992681959">
          <w:marLeft w:val="0"/>
          <w:marRight w:val="0"/>
          <w:marTop w:val="0"/>
          <w:marBottom w:val="0"/>
          <w:divBdr>
            <w:top w:val="none" w:sz="0" w:space="0" w:color="auto"/>
            <w:left w:val="none" w:sz="0" w:space="0" w:color="auto"/>
            <w:bottom w:val="none" w:sz="0" w:space="0" w:color="auto"/>
            <w:right w:val="none" w:sz="0" w:space="0" w:color="auto"/>
          </w:divBdr>
        </w:div>
        <w:div w:id="1108086856">
          <w:marLeft w:val="0"/>
          <w:marRight w:val="0"/>
          <w:marTop w:val="0"/>
          <w:marBottom w:val="0"/>
          <w:divBdr>
            <w:top w:val="none" w:sz="0" w:space="0" w:color="auto"/>
            <w:left w:val="none" w:sz="0" w:space="0" w:color="auto"/>
            <w:bottom w:val="none" w:sz="0" w:space="0" w:color="auto"/>
            <w:right w:val="none" w:sz="0" w:space="0" w:color="auto"/>
          </w:divBdr>
        </w:div>
        <w:div w:id="1215236242">
          <w:marLeft w:val="0"/>
          <w:marRight w:val="0"/>
          <w:marTop w:val="0"/>
          <w:marBottom w:val="0"/>
          <w:divBdr>
            <w:top w:val="none" w:sz="0" w:space="0" w:color="auto"/>
            <w:left w:val="none" w:sz="0" w:space="0" w:color="auto"/>
            <w:bottom w:val="none" w:sz="0" w:space="0" w:color="auto"/>
            <w:right w:val="none" w:sz="0" w:space="0" w:color="auto"/>
          </w:divBdr>
        </w:div>
        <w:div w:id="1273632930">
          <w:marLeft w:val="0"/>
          <w:marRight w:val="0"/>
          <w:marTop w:val="0"/>
          <w:marBottom w:val="0"/>
          <w:divBdr>
            <w:top w:val="none" w:sz="0" w:space="0" w:color="auto"/>
            <w:left w:val="none" w:sz="0" w:space="0" w:color="auto"/>
            <w:bottom w:val="none" w:sz="0" w:space="0" w:color="auto"/>
            <w:right w:val="none" w:sz="0" w:space="0" w:color="auto"/>
          </w:divBdr>
        </w:div>
        <w:div w:id="1326664214">
          <w:marLeft w:val="0"/>
          <w:marRight w:val="0"/>
          <w:marTop w:val="0"/>
          <w:marBottom w:val="0"/>
          <w:divBdr>
            <w:top w:val="none" w:sz="0" w:space="0" w:color="auto"/>
            <w:left w:val="none" w:sz="0" w:space="0" w:color="auto"/>
            <w:bottom w:val="none" w:sz="0" w:space="0" w:color="auto"/>
            <w:right w:val="none" w:sz="0" w:space="0" w:color="auto"/>
          </w:divBdr>
        </w:div>
        <w:div w:id="1365911707">
          <w:marLeft w:val="0"/>
          <w:marRight w:val="0"/>
          <w:marTop w:val="0"/>
          <w:marBottom w:val="0"/>
          <w:divBdr>
            <w:top w:val="none" w:sz="0" w:space="0" w:color="auto"/>
            <w:left w:val="none" w:sz="0" w:space="0" w:color="auto"/>
            <w:bottom w:val="none" w:sz="0" w:space="0" w:color="auto"/>
            <w:right w:val="none" w:sz="0" w:space="0" w:color="auto"/>
          </w:divBdr>
        </w:div>
        <w:div w:id="1841658250">
          <w:marLeft w:val="0"/>
          <w:marRight w:val="0"/>
          <w:marTop w:val="0"/>
          <w:marBottom w:val="0"/>
          <w:divBdr>
            <w:top w:val="none" w:sz="0" w:space="0" w:color="auto"/>
            <w:left w:val="none" w:sz="0" w:space="0" w:color="auto"/>
            <w:bottom w:val="none" w:sz="0" w:space="0" w:color="auto"/>
            <w:right w:val="none" w:sz="0" w:space="0" w:color="auto"/>
          </w:divBdr>
        </w:div>
        <w:div w:id="2135631296">
          <w:marLeft w:val="0"/>
          <w:marRight w:val="0"/>
          <w:marTop w:val="0"/>
          <w:marBottom w:val="0"/>
          <w:divBdr>
            <w:top w:val="none" w:sz="0" w:space="0" w:color="auto"/>
            <w:left w:val="none" w:sz="0" w:space="0" w:color="auto"/>
            <w:bottom w:val="none" w:sz="0" w:space="0" w:color="auto"/>
            <w:right w:val="none" w:sz="0" w:space="0" w:color="auto"/>
          </w:divBdr>
        </w:div>
      </w:divsChild>
    </w:div>
    <w:div w:id="1387219659">
      <w:bodyDiv w:val="1"/>
      <w:marLeft w:val="0"/>
      <w:marRight w:val="0"/>
      <w:marTop w:val="0"/>
      <w:marBottom w:val="0"/>
      <w:divBdr>
        <w:top w:val="none" w:sz="0" w:space="0" w:color="auto"/>
        <w:left w:val="none" w:sz="0" w:space="0" w:color="auto"/>
        <w:bottom w:val="none" w:sz="0" w:space="0" w:color="auto"/>
        <w:right w:val="none" w:sz="0" w:space="0" w:color="auto"/>
      </w:divBdr>
    </w:div>
    <w:div w:id="1485513894">
      <w:bodyDiv w:val="1"/>
      <w:marLeft w:val="0"/>
      <w:marRight w:val="0"/>
      <w:marTop w:val="0"/>
      <w:marBottom w:val="0"/>
      <w:divBdr>
        <w:top w:val="none" w:sz="0" w:space="0" w:color="auto"/>
        <w:left w:val="none" w:sz="0" w:space="0" w:color="auto"/>
        <w:bottom w:val="none" w:sz="0" w:space="0" w:color="auto"/>
        <w:right w:val="none" w:sz="0" w:space="0" w:color="auto"/>
      </w:divBdr>
    </w:div>
    <w:div w:id="1524201087">
      <w:bodyDiv w:val="1"/>
      <w:marLeft w:val="0"/>
      <w:marRight w:val="0"/>
      <w:marTop w:val="0"/>
      <w:marBottom w:val="0"/>
      <w:divBdr>
        <w:top w:val="none" w:sz="0" w:space="0" w:color="auto"/>
        <w:left w:val="none" w:sz="0" w:space="0" w:color="auto"/>
        <w:bottom w:val="none" w:sz="0" w:space="0" w:color="auto"/>
        <w:right w:val="none" w:sz="0" w:space="0" w:color="auto"/>
      </w:divBdr>
    </w:div>
    <w:div w:id="1557163129">
      <w:bodyDiv w:val="1"/>
      <w:marLeft w:val="0"/>
      <w:marRight w:val="0"/>
      <w:marTop w:val="0"/>
      <w:marBottom w:val="0"/>
      <w:divBdr>
        <w:top w:val="none" w:sz="0" w:space="0" w:color="auto"/>
        <w:left w:val="none" w:sz="0" w:space="0" w:color="auto"/>
        <w:bottom w:val="none" w:sz="0" w:space="0" w:color="auto"/>
        <w:right w:val="none" w:sz="0" w:space="0" w:color="auto"/>
      </w:divBdr>
    </w:div>
    <w:div w:id="1570580617">
      <w:bodyDiv w:val="1"/>
      <w:marLeft w:val="0"/>
      <w:marRight w:val="0"/>
      <w:marTop w:val="0"/>
      <w:marBottom w:val="0"/>
      <w:divBdr>
        <w:top w:val="none" w:sz="0" w:space="0" w:color="auto"/>
        <w:left w:val="none" w:sz="0" w:space="0" w:color="auto"/>
        <w:bottom w:val="none" w:sz="0" w:space="0" w:color="auto"/>
        <w:right w:val="none" w:sz="0" w:space="0" w:color="auto"/>
      </w:divBdr>
    </w:div>
    <w:div w:id="1585139226">
      <w:bodyDiv w:val="1"/>
      <w:marLeft w:val="0"/>
      <w:marRight w:val="0"/>
      <w:marTop w:val="0"/>
      <w:marBottom w:val="0"/>
      <w:divBdr>
        <w:top w:val="none" w:sz="0" w:space="0" w:color="auto"/>
        <w:left w:val="none" w:sz="0" w:space="0" w:color="auto"/>
        <w:bottom w:val="none" w:sz="0" w:space="0" w:color="auto"/>
        <w:right w:val="none" w:sz="0" w:space="0" w:color="auto"/>
      </w:divBdr>
    </w:div>
    <w:div w:id="1615213461">
      <w:bodyDiv w:val="1"/>
      <w:marLeft w:val="0"/>
      <w:marRight w:val="0"/>
      <w:marTop w:val="0"/>
      <w:marBottom w:val="0"/>
      <w:divBdr>
        <w:top w:val="none" w:sz="0" w:space="0" w:color="auto"/>
        <w:left w:val="none" w:sz="0" w:space="0" w:color="auto"/>
        <w:bottom w:val="none" w:sz="0" w:space="0" w:color="auto"/>
        <w:right w:val="none" w:sz="0" w:space="0" w:color="auto"/>
      </w:divBdr>
    </w:div>
    <w:div w:id="1628244014">
      <w:bodyDiv w:val="1"/>
      <w:marLeft w:val="0"/>
      <w:marRight w:val="0"/>
      <w:marTop w:val="0"/>
      <w:marBottom w:val="0"/>
      <w:divBdr>
        <w:top w:val="none" w:sz="0" w:space="0" w:color="auto"/>
        <w:left w:val="none" w:sz="0" w:space="0" w:color="auto"/>
        <w:bottom w:val="none" w:sz="0" w:space="0" w:color="auto"/>
        <w:right w:val="none" w:sz="0" w:space="0" w:color="auto"/>
      </w:divBdr>
    </w:div>
    <w:div w:id="1629117105">
      <w:bodyDiv w:val="1"/>
      <w:marLeft w:val="0"/>
      <w:marRight w:val="0"/>
      <w:marTop w:val="0"/>
      <w:marBottom w:val="0"/>
      <w:divBdr>
        <w:top w:val="none" w:sz="0" w:space="0" w:color="auto"/>
        <w:left w:val="none" w:sz="0" w:space="0" w:color="auto"/>
        <w:bottom w:val="none" w:sz="0" w:space="0" w:color="auto"/>
        <w:right w:val="none" w:sz="0" w:space="0" w:color="auto"/>
      </w:divBdr>
      <w:divsChild>
        <w:div w:id="941109864">
          <w:marLeft w:val="547"/>
          <w:marRight w:val="0"/>
          <w:marTop w:val="0"/>
          <w:marBottom w:val="0"/>
          <w:divBdr>
            <w:top w:val="none" w:sz="0" w:space="0" w:color="auto"/>
            <w:left w:val="none" w:sz="0" w:space="0" w:color="auto"/>
            <w:bottom w:val="none" w:sz="0" w:space="0" w:color="auto"/>
            <w:right w:val="none" w:sz="0" w:space="0" w:color="auto"/>
          </w:divBdr>
        </w:div>
      </w:divsChild>
    </w:div>
    <w:div w:id="1646811304">
      <w:bodyDiv w:val="1"/>
      <w:marLeft w:val="0"/>
      <w:marRight w:val="0"/>
      <w:marTop w:val="0"/>
      <w:marBottom w:val="0"/>
      <w:divBdr>
        <w:top w:val="none" w:sz="0" w:space="0" w:color="auto"/>
        <w:left w:val="none" w:sz="0" w:space="0" w:color="auto"/>
        <w:bottom w:val="none" w:sz="0" w:space="0" w:color="auto"/>
        <w:right w:val="none" w:sz="0" w:space="0" w:color="auto"/>
      </w:divBdr>
    </w:div>
    <w:div w:id="1647006373">
      <w:bodyDiv w:val="1"/>
      <w:marLeft w:val="0"/>
      <w:marRight w:val="0"/>
      <w:marTop w:val="0"/>
      <w:marBottom w:val="0"/>
      <w:divBdr>
        <w:top w:val="none" w:sz="0" w:space="0" w:color="auto"/>
        <w:left w:val="none" w:sz="0" w:space="0" w:color="auto"/>
        <w:bottom w:val="none" w:sz="0" w:space="0" w:color="auto"/>
        <w:right w:val="none" w:sz="0" w:space="0" w:color="auto"/>
      </w:divBdr>
    </w:div>
    <w:div w:id="1683166738">
      <w:bodyDiv w:val="1"/>
      <w:marLeft w:val="0"/>
      <w:marRight w:val="0"/>
      <w:marTop w:val="0"/>
      <w:marBottom w:val="0"/>
      <w:divBdr>
        <w:top w:val="none" w:sz="0" w:space="0" w:color="auto"/>
        <w:left w:val="none" w:sz="0" w:space="0" w:color="auto"/>
        <w:bottom w:val="none" w:sz="0" w:space="0" w:color="auto"/>
        <w:right w:val="none" w:sz="0" w:space="0" w:color="auto"/>
      </w:divBdr>
    </w:div>
    <w:div w:id="1687706305">
      <w:bodyDiv w:val="1"/>
      <w:marLeft w:val="0"/>
      <w:marRight w:val="0"/>
      <w:marTop w:val="0"/>
      <w:marBottom w:val="0"/>
      <w:divBdr>
        <w:top w:val="none" w:sz="0" w:space="0" w:color="auto"/>
        <w:left w:val="none" w:sz="0" w:space="0" w:color="auto"/>
        <w:bottom w:val="none" w:sz="0" w:space="0" w:color="auto"/>
        <w:right w:val="none" w:sz="0" w:space="0" w:color="auto"/>
      </w:divBdr>
    </w:div>
    <w:div w:id="1701125330">
      <w:bodyDiv w:val="1"/>
      <w:marLeft w:val="0"/>
      <w:marRight w:val="0"/>
      <w:marTop w:val="0"/>
      <w:marBottom w:val="0"/>
      <w:divBdr>
        <w:top w:val="none" w:sz="0" w:space="0" w:color="auto"/>
        <w:left w:val="none" w:sz="0" w:space="0" w:color="auto"/>
        <w:bottom w:val="none" w:sz="0" w:space="0" w:color="auto"/>
        <w:right w:val="none" w:sz="0" w:space="0" w:color="auto"/>
      </w:divBdr>
    </w:div>
    <w:div w:id="1709182684">
      <w:bodyDiv w:val="1"/>
      <w:marLeft w:val="0"/>
      <w:marRight w:val="0"/>
      <w:marTop w:val="0"/>
      <w:marBottom w:val="0"/>
      <w:divBdr>
        <w:top w:val="none" w:sz="0" w:space="0" w:color="auto"/>
        <w:left w:val="none" w:sz="0" w:space="0" w:color="auto"/>
        <w:bottom w:val="none" w:sz="0" w:space="0" w:color="auto"/>
        <w:right w:val="none" w:sz="0" w:space="0" w:color="auto"/>
      </w:divBdr>
    </w:div>
    <w:div w:id="1773554204">
      <w:bodyDiv w:val="1"/>
      <w:marLeft w:val="0"/>
      <w:marRight w:val="0"/>
      <w:marTop w:val="0"/>
      <w:marBottom w:val="0"/>
      <w:divBdr>
        <w:top w:val="none" w:sz="0" w:space="0" w:color="auto"/>
        <w:left w:val="none" w:sz="0" w:space="0" w:color="auto"/>
        <w:bottom w:val="none" w:sz="0" w:space="0" w:color="auto"/>
        <w:right w:val="none" w:sz="0" w:space="0" w:color="auto"/>
      </w:divBdr>
    </w:div>
    <w:div w:id="1777947080">
      <w:bodyDiv w:val="1"/>
      <w:marLeft w:val="0"/>
      <w:marRight w:val="0"/>
      <w:marTop w:val="0"/>
      <w:marBottom w:val="0"/>
      <w:divBdr>
        <w:top w:val="none" w:sz="0" w:space="0" w:color="auto"/>
        <w:left w:val="none" w:sz="0" w:space="0" w:color="auto"/>
        <w:bottom w:val="none" w:sz="0" w:space="0" w:color="auto"/>
        <w:right w:val="none" w:sz="0" w:space="0" w:color="auto"/>
      </w:divBdr>
    </w:div>
    <w:div w:id="1787196536">
      <w:bodyDiv w:val="1"/>
      <w:marLeft w:val="0"/>
      <w:marRight w:val="0"/>
      <w:marTop w:val="0"/>
      <w:marBottom w:val="0"/>
      <w:divBdr>
        <w:top w:val="none" w:sz="0" w:space="0" w:color="auto"/>
        <w:left w:val="none" w:sz="0" w:space="0" w:color="auto"/>
        <w:bottom w:val="none" w:sz="0" w:space="0" w:color="auto"/>
        <w:right w:val="none" w:sz="0" w:space="0" w:color="auto"/>
      </w:divBdr>
    </w:div>
    <w:div w:id="1792092405">
      <w:bodyDiv w:val="1"/>
      <w:marLeft w:val="0"/>
      <w:marRight w:val="0"/>
      <w:marTop w:val="0"/>
      <w:marBottom w:val="0"/>
      <w:divBdr>
        <w:top w:val="none" w:sz="0" w:space="0" w:color="auto"/>
        <w:left w:val="none" w:sz="0" w:space="0" w:color="auto"/>
        <w:bottom w:val="none" w:sz="0" w:space="0" w:color="auto"/>
        <w:right w:val="none" w:sz="0" w:space="0" w:color="auto"/>
      </w:divBdr>
    </w:div>
    <w:div w:id="1802185881">
      <w:bodyDiv w:val="1"/>
      <w:marLeft w:val="0"/>
      <w:marRight w:val="0"/>
      <w:marTop w:val="0"/>
      <w:marBottom w:val="0"/>
      <w:divBdr>
        <w:top w:val="none" w:sz="0" w:space="0" w:color="auto"/>
        <w:left w:val="none" w:sz="0" w:space="0" w:color="auto"/>
        <w:bottom w:val="none" w:sz="0" w:space="0" w:color="auto"/>
        <w:right w:val="none" w:sz="0" w:space="0" w:color="auto"/>
      </w:divBdr>
    </w:div>
    <w:div w:id="1859200583">
      <w:bodyDiv w:val="1"/>
      <w:marLeft w:val="0"/>
      <w:marRight w:val="0"/>
      <w:marTop w:val="0"/>
      <w:marBottom w:val="0"/>
      <w:divBdr>
        <w:top w:val="none" w:sz="0" w:space="0" w:color="auto"/>
        <w:left w:val="none" w:sz="0" w:space="0" w:color="auto"/>
        <w:bottom w:val="none" w:sz="0" w:space="0" w:color="auto"/>
        <w:right w:val="none" w:sz="0" w:space="0" w:color="auto"/>
      </w:divBdr>
    </w:div>
    <w:div w:id="1897662431">
      <w:bodyDiv w:val="1"/>
      <w:marLeft w:val="0"/>
      <w:marRight w:val="0"/>
      <w:marTop w:val="0"/>
      <w:marBottom w:val="0"/>
      <w:divBdr>
        <w:top w:val="none" w:sz="0" w:space="0" w:color="auto"/>
        <w:left w:val="none" w:sz="0" w:space="0" w:color="auto"/>
        <w:bottom w:val="none" w:sz="0" w:space="0" w:color="auto"/>
        <w:right w:val="none" w:sz="0" w:space="0" w:color="auto"/>
      </w:divBdr>
    </w:div>
    <w:div w:id="1936744475">
      <w:bodyDiv w:val="1"/>
      <w:marLeft w:val="0"/>
      <w:marRight w:val="0"/>
      <w:marTop w:val="0"/>
      <w:marBottom w:val="0"/>
      <w:divBdr>
        <w:top w:val="none" w:sz="0" w:space="0" w:color="auto"/>
        <w:left w:val="none" w:sz="0" w:space="0" w:color="auto"/>
        <w:bottom w:val="none" w:sz="0" w:space="0" w:color="auto"/>
        <w:right w:val="none" w:sz="0" w:space="0" w:color="auto"/>
      </w:divBdr>
    </w:div>
    <w:div w:id="1951626869">
      <w:bodyDiv w:val="1"/>
      <w:marLeft w:val="0"/>
      <w:marRight w:val="0"/>
      <w:marTop w:val="0"/>
      <w:marBottom w:val="0"/>
      <w:divBdr>
        <w:top w:val="none" w:sz="0" w:space="0" w:color="auto"/>
        <w:left w:val="none" w:sz="0" w:space="0" w:color="auto"/>
        <w:bottom w:val="none" w:sz="0" w:space="0" w:color="auto"/>
        <w:right w:val="none" w:sz="0" w:space="0" w:color="auto"/>
      </w:divBdr>
    </w:div>
    <w:div w:id="1958368526">
      <w:bodyDiv w:val="1"/>
      <w:marLeft w:val="0"/>
      <w:marRight w:val="0"/>
      <w:marTop w:val="0"/>
      <w:marBottom w:val="0"/>
      <w:divBdr>
        <w:top w:val="none" w:sz="0" w:space="0" w:color="auto"/>
        <w:left w:val="none" w:sz="0" w:space="0" w:color="auto"/>
        <w:bottom w:val="none" w:sz="0" w:space="0" w:color="auto"/>
        <w:right w:val="none" w:sz="0" w:space="0" w:color="auto"/>
      </w:divBdr>
    </w:div>
    <w:div w:id="1959557840">
      <w:bodyDiv w:val="1"/>
      <w:marLeft w:val="0"/>
      <w:marRight w:val="0"/>
      <w:marTop w:val="0"/>
      <w:marBottom w:val="0"/>
      <w:divBdr>
        <w:top w:val="none" w:sz="0" w:space="0" w:color="auto"/>
        <w:left w:val="none" w:sz="0" w:space="0" w:color="auto"/>
        <w:bottom w:val="none" w:sz="0" w:space="0" w:color="auto"/>
        <w:right w:val="none" w:sz="0" w:space="0" w:color="auto"/>
      </w:divBdr>
    </w:div>
    <w:div w:id="2046249987">
      <w:bodyDiv w:val="1"/>
      <w:marLeft w:val="0"/>
      <w:marRight w:val="0"/>
      <w:marTop w:val="0"/>
      <w:marBottom w:val="0"/>
      <w:divBdr>
        <w:top w:val="none" w:sz="0" w:space="0" w:color="auto"/>
        <w:left w:val="none" w:sz="0" w:space="0" w:color="auto"/>
        <w:bottom w:val="none" w:sz="0" w:space="0" w:color="auto"/>
        <w:right w:val="none" w:sz="0" w:space="0" w:color="auto"/>
      </w:divBdr>
      <w:divsChild>
        <w:div w:id="1502232223">
          <w:marLeft w:val="0"/>
          <w:marRight w:val="0"/>
          <w:marTop w:val="0"/>
          <w:marBottom w:val="0"/>
          <w:divBdr>
            <w:top w:val="none" w:sz="0" w:space="0" w:color="auto"/>
            <w:left w:val="none" w:sz="0" w:space="0" w:color="auto"/>
            <w:bottom w:val="none" w:sz="0" w:space="0" w:color="auto"/>
            <w:right w:val="none" w:sz="0" w:space="0" w:color="auto"/>
          </w:divBdr>
          <w:divsChild>
            <w:div w:id="249395211">
              <w:marLeft w:val="0"/>
              <w:marRight w:val="0"/>
              <w:marTop w:val="0"/>
              <w:marBottom w:val="0"/>
              <w:divBdr>
                <w:top w:val="none" w:sz="0" w:space="0" w:color="auto"/>
                <w:left w:val="none" w:sz="0" w:space="0" w:color="auto"/>
                <w:bottom w:val="none" w:sz="0" w:space="0" w:color="auto"/>
                <w:right w:val="none" w:sz="0" w:space="0" w:color="auto"/>
              </w:divBdr>
            </w:div>
            <w:div w:id="757942684">
              <w:marLeft w:val="0"/>
              <w:marRight w:val="0"/>
              <w:marTop w:val="0"/>
              <w:marBottom w:val="0"/>
              <w:divBdr>
                <w:top w:val="none" w:sz="0" w:space="0" w:color="auto"/>
                <w:left w:val="none" w:sz="0" w:space="0" w:color="auto"/>
                <w:bottom w:val="none" w:sz="0" w:space="0" w:color="auto"/>
                <w:right w:val="none" w:sz="0" w:space="0" w:color="auto"/>
              </w:divBdr>
            </w:div>
            <w:div w:id="784694031">
              <w:marLeft w:val="0"/>
              <w:marRight w:val="0"/>
              <w:marTop w:val="0"/>
              <w:marBottom w:val="0"/>
              <w:divBdr>
                <w:top w:val="none" w:sz="0" w:space="0" w:color="auto"/>
                <w:left w:val="none" w:sz="0" w:space="0" w:color="auto"/>
                <w:bottom w:val="none" w:sz="0" w:space="0" w:color="auto"/>
                <w:right w:val="none" w:sz="0" w:space="0" w:color="auto"/>
              </w:divBdr>
            </w:div>
            <w:div w:id="962081464">
              <w:marLeft w:val="0"/>
              <w:marRight w:val="0"/>
              <w:marTop w:val="0"/>
              <w:marBottom w:val="0"/>
              <w:divBdr>
                <w:top w:val="none" w:sz="0" w:space="0" w:color="auto"/>
                <w:left w:val="none" w:sz="0" w:space="0" w:color="auto"/>
                <w:bottom w:val="none" w:sz="0" w:space="0" w:color="auto"/>
                <w:right w:val="none" w:sz="0" w:space="0" w:color="auto"/>
              </w:divBdr>
            </w:div>
            <w:div w:id="1129544030">
              <w:marLeft w:val="0"/>
              <w:marRight w:val="0"/>
              <w:marTop w:val="0"/>
              <w:marBottom w:val="0"/>
              <w:divBdr>
                <w:top w:val="none" w:sz="0" w:space="0" w:color="auto"/>
                <w:left w:val="none" w:sz="0" w:space="0" w:color="auto"/>
                <w:bottom w:val="none" w:sz="0" w:space="0" w:color="auto"/>
                <w:right w:val="none" w:sz="0" w:space="0" w:color="auto"/>
              </w:divBdr>
            </w:div>
            <w:div w:id="1568220500">
              <w:marLeft w:val="0"/>
              <w:marRight w:val="0"/>
              <w:marTop w:val="0"/>
              <w:marBottom w:val="0"/>
              <w:divBdr>
                <w:top w:val="none" w:sz="0" w:space="0" w:color="auto"/>
                <w:left w:val="none" w:sz="0" w:space="0" w:color="auto"/>
                <w:bottom w:val="none" w:sz="0" w:space="0" w:color="auto"/>
                <w:right w:val="none" w:sz="0" w:space="0" w:color="auto"/>
              </w:divBdr>
            </w:div>
            <w:div w:id="2088990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995256">
      <w:bodyDiv w:val="1"/>
      <w:marLeft w:val="0"/>
      <w:marRight w:val="0"/>
      <w:marTop w:val="0"/>
      <w:marBottom w:val="0"/>
      <w:divBdr>
        <w:top w:val="none" w:sz="0" w:space="0" w:color="auto"/>
        <w:left w:val="none" w:sz="0" w:space="0" w:color="auto"/>
        <w:bottom w:val="none" w:sz="0" w:space="0" w:color="auto"/>
        <w:right w:val="none" w:sz="0" w:space="0" w:color="auto"/>
      </w:divBdr>
    </w:div>
    <w:div w:id="20654433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comments.xml.rels><?xml version="1.0" encoding="UTF-8" standalone="yes"?>
<Relationships xmlns="http://schemas.openxmlformats.org/package/2006/relationships"><Relationship Id="rId1" Type="http://schemas.openxmlformats.org/officeDocument/2006/relationships/image" Target="media/image1.emf"/></Relationship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package" Target="embeddings/Microsoft_Visio_Drawing.vsdx"/><Relationship Id="rId26" Type="http://schemas.microsoft.com/office/2007/relationships/diagramDrawing" Target="diagrams/drawing1.xml"/><Relationship Id="rId39" Type="http://schemas.openxmlformats.org/officeDocument/2006/relationships/image" Target="media/image19.png"/><Relationship Id="rId21" Type="http://schemas.openxmlformats.org/officeDocument/2006/relationships/image" Target="media/image7.png"/><Relationship Id="rId34" Type="http://schemas.openxmlformats.org/officeDocument/2006/relationships/image" Target="media/image14.png"/><Relationship Id="rId42" Type="http://schemas.openxmlformats.org/officeDocument/2006/relationships/footer" Target="footer1.xml"/><Relationship Id="rId7" Type="http://schemas.openxmlformats.org/officeDocument/2006/relationships/webSettings" Target="webSettings.xml"/><Relationship Id="rId2" Type="http://schemas.openxmlformats.org/officeDocument/2006/relationships/customXml" Target="../customXml/item2.xml"/><Relationship Id="rId16" Type="http://schemas.microsoft.com/office/2018/08/relationships/commentsExtensible" Target="commentsExtensible.xml"/><Relationship Id="rId29" Type="http://schemas.microsoft.com/office/2007/relationships/hdphoto" Target="media/hdphoto2.wdp"/><Relationship Id="rId1" Type="http://schemas.openxmlformats.org/officeDocument/2006/relationships/customXml" Target="../customXml/item1.xml"/><Relationship Id="rId6" Type="http://schemas.openxmlformats.org/officeDocument/2006/relationships/settings" Target="settings.xml"/><Relationship Id="rId11" Type="http://schemas.microsoft.com/office/2011/relationships/commentsExtended" Target="commentsExtended.xml"/><Relationship Id="rId24" Type="http://schemas.openxmlformats.org/officeDocument/2006/relationships/diagramQuickStyle" Target="diagrams/quickStyle1.xml"/><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3.jpeg"/><Relationship Id="rId23" Type="http://schemas.openxmlformats.org/officeDocument/2006/relationships/diagramLayout" Target="diagrams/layout1.xml"/><Relationship Id="rId28" Type="http://schemas.openxmlformats.org/officeDocument/2006/relationships/image" Target="media/image9.png"/><Relationship Id="rId36" Type="http://schemas.openxmlformats.org/officeDocument/2006/relationships/image" Target="media/image16.png"/><Relationship Id="rId10" Type="http://schemas.openxmlformats.org/officeDocument/2006/relationships/comments" Target="comments.xml"/><Relationship Id="rId19" Type="http://schemas.openxmlformats.org/officeDocument/2006/relationships/image" Target="media/image5.png"/><Relationship Id="rId31" Type="http://schemas.openxmlformats.org/officeDocument/2006/relationships/image" Target="media/image11.png"/><Relationship Id="rId44" Type="http://schemas.microsoft.com/office/2011/relationships/people" Target="people.xml"/><Relationship Id="rId4" Type="http://schemas.openxmlformats.org/officeDocument/2006/relationships/numbering" Target="numbering.xml"/><Relationship Id="rId9" Type="http://schemas.openxmlformats.org/officeDocument/2006/relationships/endnotes" Target="endnotes.xml"/><Relationship Id="rId14" Type="http://schemas.microsoft.com/office/2007/relationships/hdphoto" Target="media/hdphoto1.wdp"/><Relationship Id="rId22" Type="http://schemas.openxmlformats.org/officeDocument/2006/relationships/diagramData" Target="diagrams/data1.xml"/><Relationship Id="rId27" Type="http://schemas.openxmlformats.org/officeDocument/2006/relationships/image" Target="media/image8.jpeg"/><Relationship Id="rId30" Type="http://schemas.openxmlformats.org/officeDocument/2006/relationships/image" Target="media/image10.png"/><Relationship Id="rId35" Type="http://schemas.openxmlformats.org/officeDocument/2006/relationships/image" Target="media/image15.jpeg"/><Relationship Id="rId43" Type="http://schemas.openxmlformats.org/officeDocument/2006/relationships/fontTable" Target="fontTable.xml"/><Relationship Id="rId8" Type="http://schemas.openxmlformats.org/officeDocument/2006/relationships/footnotes" Target="footnotes.xml"/><Relationship Id="rId3" Type="http://schemas.openxmlformats.org/officeDocument/2006/relationships/customXml" Target="../customXml/item3.xml"/><Relationship Id="rId12" Type="http://schemas.microsoft.com/office/2016/09/relationships/commentsIds" Target="commentsIds.xml"/><Relationship Id="rId17" Type="http://schemas.openxmlformats.org/officeDocument/2006/relationships/image" Target="media/image4.emf"/><Relationship Id="rId25" Type="http://schemas.openxmlformats.org/officeDocument/2006/relationships/diagramColors" Target="diagrams/colors1.xml"/><Relationship Id="rId33" Type="http://schemas.openxmlformats.org/officeDocument/2006/relationships/image" Target="media/image13.png"/><Relationship Id="rId38" Type="http://schemas.openxmlformats.org/officeDocument/2006/relationships/image" Target="media/image18.png"/><Relationship Id="rId20" Type="http://schemas.openxmlformats.org/officeDocument/2006/relationships/image" Target="media/image6.png"/><Relationship Id="rId41"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E:\Benutzer\SExner\Documents\Transfernachweise_Vorlagen\Transfernachweis%202008_V4.dot" TargetMode="Externa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9ED26BC-29E0-4A5A-AB77-2301EA4E6E03}" type="doc">
      <dgm:prSet loTypeId="urn:microsoft.com/office/officeart/2005/8/layout/orgChart1" loCatId="hierarchy" qsTypeId="urn:microsoft.com/office/officeart/2005/8/quickstyle/simple1" qsCatId="simple" csTypeId="urn:microsoft.com/office/officeart/2005/8/colors/colorful1" csCatId="colorful" phldr="1"/>
      <dgm:spPr/>
      <dgm:t>
        <a:bodyPr/>
        <a:lstStyle/>
        <a:p>
          <a:endParaRPr lang="de-DE"/>
        </a:p>
      </dgm:t>
    </dgm:pt>
    <dgm:pt modelId="{2B29642E-7030-4101-9F21-F8F6396EAAD1}">
      <dgm:prSet phldrT="[Text]" custT="1"/>
      <dgm:spPr>
        <a:xfrm>
          <a:off x="3587019" y="601"/>
          <a:ext cx="1033425" cy="516712"/>
        </a:xfrm>
      </dgm:spPr>
      <dgm:t>
        <a:bodyPr/>
        <a:lstStyle/>
        <a:p>
          <a:r>
            <a:rPr lang="de-DE" sz="400" b="0">
              <a:solidFill>
                <a:sysClr val="windowText" lastClr="000000"/>
              </a:solidFill>
              <a:latin typeface="Arial" panose="020B0604020202020204" pitchFamily="34" charset="0"/>
              <a:cs typeface="Arial" panose="020B0604020202020204" pitchFamily="34" charset="0"/>
            </a:rPr>
            <a:t>SC_22 Servicemigration IT-Servicecenter</a:t>
          </a:r>
        </a:p>
      </dgm:t>
    </dgm:pt>
    <dgm:pt modelId="{A9752E2E-3AAF-4935-AD41-8F6C58A3338D}" type="parTrans" cxnId="{3525E1AF-7D84-4A61-BE39-9D5C593B6E39}">
      <dgm:prSet/>
      <dgm:spPr/>
      <dgm:t>
        <a:bodyPr/>
        <a:lstStyle/>
        <a:p>
          <a:endParaRPr lang="de-DE" sz="400" b="0">
            <a:solidFill>
              <a:sysClr val="windowText" lastClr="000000"/>
            </a:solidFill>
            <a:latin typeface="Arial" panose="020B0604020202020204" pitchFamily="34" charset="0"/>
            <a:cs typeface="Arial" panose="020B0604020202020204" pitchFamily="34" charset="0"/>
          </a:endParaRPr>
        </a:p>
      </dgm:t>
    </dgm:pt>
    <dgm:pt modelId="{AC16B357-22DE-47C2-9FE7-6FC7F89B104B}" type="sibTrans" cxnId="{3525E1AF-7D84-4A61-BE39-9D5C593B6E39}">
      <dgm:prSet/>
      <dgm:spPr/>
      <dgm:t>
        <a:bodyPr/>
        <a:lstStyle/>
        <a:p>
          <a:endParaRPr lang="de-DE" sz="400" b="0">
            <a:solidFill>
              <a:sysClr val="windowText" lastClr="000000"/>
            </a:solidFill>
            <a:latin typeface="Arial" panose="020B0604020202020204" pitchFamily="34" charset="0"/>
            <a:cs typeface="Arial" panose="020B0604020202020204" pitchFamily="34" charset="0"/>
          </a:endParaRPr>
        </a:p>
      </dgm:t>
    </dgm:pt>
    <dgm:pt modelId="{E281AFC6-4E50-482F-A27D-CC905C34C11F}">
      <dgm:prSet phldrT="[Text]" custT="1"/>
      <dgm:spPr>
        <a:xfrm>
          <a:off x="1711352" y="734333"/>
          <a:ext cx="1033425" cy="516712"/>
        </a:xfrm>
      </dgm:spPr>
      <dgm:t>
        <a:bodyPr/>
        <a:lstStyle/>
        <a:p>
          <a:r>
            <a:rPr lang="de-DE" sz="400" b="0">
              <a:solidFill>
                <a:sysClr val="windowText" lastClr="000000"/>
              </a:solidFill>
              <a:latin typeface="Arial" panose="020B0604020202020204" pitchFamily="34" charset="0"/>
              <a:cs typeface="Arial" panose="020B0604020202020204" pitchFamily="34" charset="0"/>
            </a:rPr>
            <a:t>SC_22.2 Projekt-management</a:t>
          </a:r>
        </a:p>
      </dgm:t>
    </dgm:pt>
    <dgm:pt modelId="{051C3F00-DD58-4E1C-B547-75509FD56645}" type="parTrans" cxnId="{9BB15C92-5E04-4467-9694-8EE85E418045}">
      <dgm:prSet/>
      <dgm:spPr>
        <a:xfrm>
          <a:off x="2228064" y="517314"/>
          <a:ext cx="1875666" cy="217019"/>
        </a:xfrm>
      </dgm:spPr>
      <dgm:t>
        <a:bodyPr/>
        <a:lstStyle/>
        <a:p>
          <a:endParaRPr lang="de-DE" sz="400" b="0">
            <a:solidFill>
              <a:sysClr val="windowText" lastClr="000000"/>
            </a:solidFill>
            <a:latin typeface="Arial" panose="020B0604020202020204" pitchFamily="34" charset="0"/>
            <a:cs typeface="Arial" panose="020B0604020202020204" pitchFamily="34" charset="0"/>
          </a:endParaRPr>
        </a:p>
      </dgm:t>
    </dgm:pt>
    <dgm:pt modelId="{DFB1A205-E585-44CF-9CD7-3B968EE3CF9E}" type="sibTrans" cxnId="{9BB15C92-5E04-4467-9694-8EE85E418045}">
      <dgm:prSet/>
      <dgm:spPr/>
      <dgm:t>
        <a:bodyPr/>
        <a:lstStyle/>
        <a:p>
          <a:endParaRPr lang="de-DE" sz="400" b="0">
            <a:solidFill>
              <a:sysClr val="windowText" lastClr="000000"/>
            </a:solidFill>
            <a:latin typeface="Arial" panose="020B0604020202020204" pitchFamily="34" charset="0"/>
            <a:cs typeface="Arial" panose="020B0604020202020204" pitchFamily="34" charset="0"/>
          </a:endParaRPr>
        </a:p>
      </dgm:t>
    </dgm:pt>
    <dgm:pt modelId="{777F4786-F97E-4AEA-AE3C-09F0253AECCB}">
      <dgm:prSet phldrT="[Text]" custT="1"/>
      <dgm:spPr>
        <a:xfrm>
          <a:off x="2961796" y="734333"/>
          <a:ext cx="1033425" cy="516712"/>
        </a:xfrm>
      </dgm:spPr>
      <dgm:t>
        <a:bodyPr/>
        <a:lstStyle/>
        <a:p>
          <a:r>
            <a:rPr lang="de-DE" sz="400" b="0">
              <a:solidFill>
                <a:sysClr val="windowText" lastClr="000000"/>
              </a:solidFill>
              <a:latin typeface="Arial" panose="020B0604020202020204" pitchFamily="34" charset="0"/>
              <a:cs typeface="Arial" panose="020B0604020202020204" pitchFamily="34" charset="0"/>
            </a:rPr>
            <a:t>SC_22.4 Ist Aufnahme</a:t>
          </a:r>
        </a:p>
      </dgm:t>
    </dgm:pt>
    <dgm:pt modelId="{2C0BB579-F1F4-4A2A-AE9D-769CC5964A0D}" type="parTrans" cxnId="{718780E2-49FA-45D5-9F35-EDA05858B006}">
      <dgm:prSet/>
      <dgm:spPr>
        <a:xfrm>
          <a:off x="3478509" y="517314"/>
          <a:ext cx="625222" cy="217019"/>
        </a:xfrm>
      </dgm:spPr>
      <dgm:t>
        <a:bodyPr/>
        <a:lstStyle/>
        <a:p>
          <a:endParaRPr lang="de-DE" sz="400" b="0">
            <a:solidFill>
              <a:sysClr val="windowText" lastClr="000000"/>
            </a:solidFill>
            <a:latin typeface="Arial" panose="020B0604020202020204" pitchFamily="34" charset="0"/>
            <a:cs typeface="Arial" panose="020B0604020202020204" pitchFamily="34" charset="0"/>
          </a:endParaRPr>
        </a:p>
      </dgm:t>
    </dgm:pt>
    <dgm:pt modelId="{5252CDE4-7B47-4C27-A3B6-9345535C7FD4}" type="sibTrans" cxnId="{718780E2-49FA-45D5-9F35-EDA05858B006}">
      <dgm:prSet/>
      <dgm:spPr/>
      <dgm:t>
        <a:bodyPr/>
        <a:lstStyle/>
        <a:p>
          <a:endParaRPr lang="de-DE" sz="400" b="0">
            <a:solidFill>
              <a:sysClr val="windowText" lastClr="000000"/>
            </a:solidFill>
            <a:latin typeface="Arial" panose="020B0604020202020204" pitchFamily="34" charset="0"/>
            <a:cs typeface="Arial" panose="020B0604020202020204" pitchFamily="34" charset="0"/>
          </a:endParaRPr>
        </a:p>
      </dgm:t>
    </dgm:pt>
    <dgm:pt modelId="{BDCA07CF-150B-4D5F-8D66-C37FACB12C5B}">
      <dgm:prSet phldrT="[Text]" custT="1"/>
      <dgm:spPr>
        <a:xfrm>
          <a:off x="5462686" y="734333"/>
          <a:ext cx="1033425" cy="516712"/>
        </a:xfrm>
      </dgm:spPr>
      <dgm:t>
        <a:bodyPr/>
        <a:lstStyle/>
        <a:p>
          <a:r>
            <a:rPr lang="de-DE" sz="400" b="0">
              <a:solidFill>
                <a:sysClr val="windowText" lastClr="000000"/>
              </a:solidFill>
              <a:latin typeface="Arial" panose="020B0604020202020204" pitchFamily="34" charset="0"/>
              <a:cs typeface="Arial" panose="020B0604020202020204" pitchFamily="34" charset="0"/>
            </a:rPr>
            <a:t>SC_22.7 Migration</a:t>
          </a:r>
        </a:p>
      </dgm:t>
    </dgm:pt>
    <dgm:pt modelId="{85F9E42A-8215-4FA1-AA98-56DC6528F926}" type="parTrans" cxnId="{F68698D4-2C6B-4124-8657-BA1D5AC632DE}">
      <dgm:prSet/>
      <dgm:spPr>
        <a:xfrm>
          <a:off x="4103731" y="517314"/>
          <a:ext cx="1875666" cy="217019"/>
        </a:xfrm>
      </dgm:spPr>
      <dgm:t>
        <a:bodyPr/>
        <a:lstStyle/>
        <a:p>
          <a:endParaRPr lang="de-DE" sz="400" b="0">
            <a:solidFill>
              <a:sysClr val="windowText" lastClr="000000"/>
            </a:solidFill>
            <a:latin typeface="Arial" panose="020B0604020202020204" pitchFamily="34" charset="0"/>
            <a:cs typeface="Arial" panose="020B0604020202020204" pitchFamily="34" charset="0"/>
          </a:endParaRPr>
        </a:p>
      </dgm:t>
    </dgm:pt>
    <dgm:pt modelId="{52699CED-6E61-4A74-8B46-FD6FE1DBFAD5}" type="sibTrans" cxnId="{F68698D4-2C6B-4124-8657-BA1D5AC632DE}">
      <dgm:prSet/>
      <dgm:spPr/>
      <dgm:t>
        <a:bodyPr/>
        <a:lstStyle/>
        <a:p>
          <a:endParaRPr lang="de-DE" sz="400" b="0">
            <a:solidFill>
              <a:sysClr val="windowText" lastClr="000000"/>
            </a:solidFill>
            <a:latin typeface="Arial" panose="020B0604020202020204" pitchFamily="34" charset="0"/>
            <a:cs typeface="Arial" panose="020B0604020202020204" pitchFamily="34" charset="0"/>
          </a:endParaRPr>
        </a:p>
      </dgm:t>
    </dgm:pt>
    <dgm:pt modelId="{8C5182EE-BCE1-424E-9BD3-25D59283AF19}">
      <dgm:prSet custT="1"/>
      <dgm:spPr>
        <a:xfrm>
          <a:off x="4212241" y="734333"/>
          <a:ext cx="1033425" cy="516712"/>
        </a:xfrm>
      </dgm:spPr>
      <dgm:t>
        <a:bodyPr/>
        <a:lstStyle/>
        <a:p>
          <a:r>
            <a:rPr lang="de-DE" sz="400" b="0">
              <a:solidFill>
                <a:sysClr val="windowText" lastClr="000000"/>
              </a:solidFill>
              <a:latin typeface="Arial" panose="020B0604020202020204" pitchFamily="34" charset="0"/>
              <a:cs typeface="Arial" panose="020B0604020202020204" pitchFamily="34" charset="0"/>
            </a:rPr>
            <a:t>SC_22.6 Modellierung</a:t>
          </a:r>
        </a:p>
      </dgm:t>
    </dgm:pt>
    <dgm:pt modelId="{6AF7C795-7A16-45D0-B459-EA7F5D6F3D91}" type="parTrans" cxnId="{CB47E614-0A12-45AB-888A-33343D5DC19F}">
      <dgm:prSet/>
      <dgm:spPr>
        <a:xfrm>
          <a:off x="4103731" y="517314"/>
          <a:ext cx="625222" cy="217019"/>
        </a:xfrm>
      </dgm:spPr>
      <dgm:t>
        <a:bodyPr/>
        <a:lstStyle/>
        <a:p>
          <a:endParaRPr lang="de-DE" sz="400" b="0">
            <a:solidFill>
              <a:sysClr val="windowText" lastClr="000000"/>
            </a:solidFill>
            <a:latin typeface="Arial" panose="020B0604020202020204" pitchFamily="34" charset="0"/>
            <a:cs typeface="Arial" panose="020B0604020202020204" pitchFamily="34" charset="0"/>
          </a:endParaRPr>
        </a:p>
      </dgm:t>
    </dgm:pt>
    <dgm:pt modelId="{5A11E75F-A5AF-4758-88B0-0ECB54839162}" type="sibTrans" cxnId="{CB47E614-0A12-45AB-888A-33343D5DC19F}">
      <dgm:prSet/>
      <dgm:spPr/>
      <dgm:t>
        <a:bodyPr/>
        <a:lstStyle/>
        <a:p>
          <a:endParaRPr lang="de-DE" sz="400" b="0">
            <a:solidFill>
              <a:sysClr val="windowText" lastClr="000000"/>
            </a:solidFill>
            <a:latin typeface="Arial" panose="020B0604020202020204" pitchFamily="34" charset="0"/>
            <a:cs typeface="Arial" panose="020B0604020202020204" pitchFamily="34" charset="0"/>
          </a:endParaRPr>
        </a:p>
      </dgm:t>
    </dgm:pt>
    <dgm:pt modelId="{428BF60D-2584-4D0F-A7C9-0EDA2CE205B3}">
      <dgm:prSet custT="1"/>
      <dgm:spPr>
        <a:xfrm>
          <a:off x="3220153" y="1468065"/>
          <a:ext cx="1033425" cy="516712"/>
        </a:xfrm>
      </dgm:spPr>
      <dgm:t>
        <a:bodyPr/>
        <a:lstStyle/>
        <a:p>
          <a:r>
            <a:rPr lang="de-DE" sz="400" b="0">
              <a:solidFill>
                <a:sysClr val="windowText" lastClr="000000"/>
              </a:solidFill>
              <a:latin typeface="Arial" panose="020B0604020202020204" pitchFamily="34" charset="0"/>
              <a:cs typeface="Arial" panose="020B0604020202020204" pitchFamily="34" charset="0"/>
            </a:rPr>
            <a:t>SC_22.4 Auftrags- &amp; Angebots-management</a:t>
          </a:r>
        </a:p>
      </dgm:t>
    </dgm:pt>
    <dgm:pt modelId="{3B1C3269-F44B-4756-A0D7-53B62702CD21}" type="parTrans" cxnId="{759741C1-6355-436A-9C39-C5BDB6846A23}">
      <dgm:prSet/>
      <dgm:spPr>
        <a:xfrm>
          <a:off x="3065139" y="1251046"/>
          <a:ext cx="155013" cy="475375"/>
        </a:xfrm>
      </dgm:spPr>
      <dgm:t>
        <a:bodyPr/>
        <a:lstStyle/>
        <a:p>
          <a:endParaRPr lang="de-DE" sz="400" b="0">
            <a:solidFill>
              <a:sysClr val="windowText" lastClr="000000"/>
            </a:solidFill>
            <a:latin typeface="Arial" panose="020B0604020202020204" pitchFamily="34" charset="0"/>
            <a:cs typeface="Arial" panose="020B0604020202020204" pitchFamily="34" charset="0"/>
          </a:endParaRPr>
        </a:p>
      </dgm:t>
    </dgm:pt>
    <dgm:pt modelId="{97D638D5-7D12-4E5E-827A-C5990C3543CA}" type="sibTrans" cxnId="{759741C1-6355-436A-9C39-C5BDB6846A23}">
      <dgm:prSet/>
      <dgm:spPr/>
      <dgm:t>
        <a:bodyPr/>
        <a:lstStyle/>
        <a:p>
          <a:endParaRPr lang="de-DE" sz="400" b="0">
            <a:solidFill>
              <a:sysClr val="windowText" lastClr="000000"/>
            </a:solidFill>
            <a:latin typeface="Arial" panose="020B0604020202020204" pitchFamily="34" charset="0"/>
            <a:cs typeface="Arial" panose="020B0604020202020204" pitchFamily="34" charset="0"/>
          </a:endParaRPr>
        </a:p>
      </dgm:t>
    </dgm:pt>
    <dgm:pt modelId="{73134708-354B-4FD1-962D-8317EAA804D1}">
      <dgm:prSet custT="1"/>
      <dgm:spPr>
        <a:xfrm>
          <a:off x="1969708" y="2201797"/>
          <a:ext cx="1033425" cy="516712"/>
        </a:xfrm>
      </dgm:spPr>
      <dgm:t>
        <a:bodyPr/>
        <a:lstStyle/>
        <a:p>
          <a:r>
            <a:rPr lang="de-DE" sz="400" b="0">
              <a:solidFill>
                <a:sysClr val="windowText" lastClr="000000"/>
              </a:solidFill>
              <a:latin typeface="Arial" panose="020B0604020202020204" pitchFamily="34" charset="0"/>
              <a:cs typeface="Arial" panose="020B0604020202020204" pitchFamily="34" charset="0"/>
            </a:rPr>
            <a:t>SC_22.2.1 Definition</a:t>
          </a:r>
        </a:p>
      </dgm:t>
    </dgm:pt>
    <dgm:pt modelId="{584222DA-735C-4E2C-A434-B68FB22D313C}" type="parTrans" cxnId="{FA5B7C4D-C94A-42D0-9093-18713F6D7D58}">
      <dgm:prSet/>
      <dgm:spPr>
        <a:xfrm>
          <a:off x="1814694" y="1251046"/>
          <a:ext cx="155013" cy="1209107"/>
        </a:xfrm>
      </dgm:spPr>
      <dgm:t>
        <a:bodyPr/>
        <a:lstStyle/>
        <a:p>
          <a:endParaRPr lang="de-DE" sz="400" b="0">
            <a:solidFill>
              <a:sysClr val="windowText" lastClr="000000"/>
            </a:solidFill>
            <a:latin typeface="Arial" panose="020B0604020202020204" pitchFamily="34" charset="0"/>
            <a:cs typeface="Arial" panose="020B0604020202020204" pitchFamily="34" charset="0"/>
          </a:endParaRPr>
        </a:p>
      </dgm:t>
    </dgm:pt>
    <dgm:pt modelId="{2E328026-B635-40B0-8283-2C3F2235FCDE}" type="sibTrans" cxnId="{FA5B7C4D-C94A-42D0-9093-18713F6D7D58}">
      <dgm:prSet/>
      <dgm:spPr/>
      <dgm:t>
        <a:bodyPr/>
        <a:lstStyle/>
        <a:p>
          <a:endParaRPr lang="de-DE" sz="400" b="0">
            <a:solidFill>
              <a:sysClr val="windowText" lastClr="000000"/>
            </a:solidFill>
            <a:latin typeface="Arial" panose="020B0604020202020204" pitchFamily="34" charset="0"/>
            <a:cs typeface="Arial" panose="020B0604020202020204" pitchFamily="34" charset="0"/>
          </a:endParaRPr>
        </a:p>
      </dgm:t>
    </dgm:pt>
    <dgm:pt modelId="{DC306147-3E32-4851-B580-9F056F23D092}">
      <dgm:prSet custT="1"/>
      <dgm:spPr>
        <a:xfrm>
          <a:off x="1969708" y="3669261"/>
          <a:ext cx="1033425" cy="516712"/>
        </a:xfrm>
      </dgm:spPr>
      <dgm:t>
        <a:bodyPr/>
        <a:lstStyle/>
        <a:p>
          <a:r>
            <a:rPr lang="de-DE" sz="400" b="0">
              <a:solidFill>
                <a:sysClr val="windowText" lastClr="000000"/>
              </a:solidFill>
              <a:latin typeface="Arial" panose="020B0604020202020204" pitchFamily="34" charset="0"/>
              <a:cs typeface="Arial" panose="020B0604020202020204" pitchFamily="34" charset="0"/>
            </a:rPr>
            <a:t>SC_22.2.3 Steuerung</a:t>
          </a:r>
        </a:p>
      </dgm:t>
    </dgm:pt>
    <dgm:pt modelId="{1E46A5EE-0950-45D6-A976-7EBF9BAF73D2}" type="parTrans" cxnId="{B68F3CE2-51A5-4AEB-875F-EBB9973E1250}">
      <dgm:prSet/>
      <dgm:spPr>
        <a:xfrm>
          <a:off x="1814694" y="1251046"/>
          <a:ext cx="155013" cy="2676571"/>
        </a:xfrm>
      </dgm:spPr>
      <dgm:t>
        <a:bodyPr/>
        <a:lstStyle/>
        <a:p>
          <a:endParaRPr lang="de-DE" sz="400" b="0">
            <a:solidFill>
              <a:sysClr val="windowText" lastClr="000000"/>
            </a:solidFill>
            <a:latin typeface="Arial" panose="020B0604020202020204" pitchFamily="34" charset="0"/>
            <a:cs typeface="Arial" panose="020B0604020202020204" pitchFamily="34" charset="0"/>
          </a:endParaRPr>
        </a:p>
      </dgm:t>
    </dgm:pt>
    <dgm:pt modelId="{11D9B7FB-5459-4FA2-8F81-3D2E1DA47C0A}" type="sibTrans" cxnId="{B68F3CE2-51A5-4AEB-875F-EBB9973E1250}">
      <dgm:prSet/>
      <dgm:spPr/>
      <dgm:t>
        <a:bodyPr/>
        <a:lstStyle/>
        <a:p>
          <a:endParaRPr lang="de-DE" sz="400" b="0">
            <a:solidFill>
              <a:sysClr val="windowText" lastClr="000000"/>
            </a:solidFill>
            <a:latin typeface="Arial" panose="020B0604020202020204" pitchFamily="34" charset="0"/>
            <a:cs typeface="Arial" panose="020B0604020202020204" pitchFamily="34" charset="0"/>
          </a:endParaRPr>
        </a:p>
      </dgm:t>
    </dgm:pt>
    <dgm:pt modelId="{27EB0657-28AB-4E27-B49A-B02B599F38CA}">
      <dgm:prSet custT="1"/>
      <dgm:spPr>
        <a:xfrm>
          <a:off x="1969708" y="4402993"/>
          <a:ext cx="1033425" cy="516712"/>
        </a:xfrm>
      </dgm:spPr>
      <dgm:t>
        <a:bodyPr/>
        <a:lstStyle/>
        <a:p>
          <a:r>
            <a:rPr lang="de-DE" sz="400" b="0">
              <a:solidFill>
                <a:sysClr val="windowText" lastClr="000000"/>
              </a:solidFill>
              <a:latin typeface="Arial" panose="020B0604020202020204" pitchFamily="34" charset="0"/>
              <a:cs typeface="Arial" panose="020B0604020202020204" pitchFamily="34" charset="0"/>
            </a:rPr>
            <a:t>SC_22.2.4 Abschluss</a:t>
          </a:r>
        </a:p>
      </dgm:t>
    </dgm:pt>
    <dgm:pt modelId="{12C79A0F-3524-46EE-BC11-D11AB77CAA33}" type="parTrans" cxnId="{CA485C64-BA1A-4B02-AC6C-14B3578DB089}">
      <dgm:prSet/>
      <dgm:spPr>
        <a:xfrm>
          <a:off x="1814694" y="1251046"/>
          <a:ext cx="155013" cy="3410303"/>
        </a:xfrm>
      </dgm:spPr>
      <dgm:t>
        <a:bodyPr/>
        <a:lstStyle/>
        <a:p>
          <a:endParaRPr lang="de-DE" sz="400" b="0">
            <a:solidFill>
              <a:sysClr val="windowText" lastClr="000000"/>
            </a:solidFill>
            <a:latin typeface="Arial" panose="020B0604020202020204" pitchFamily="34" charset="0"/>
            <a:cs typeface="Arial" panose="020B0604020202020204" pitchFamily="34" charset="0"/>
          </a:endParaRPr>
        </a:p>
      </dgm:t>
    </dgm:pt>
    <dgm:pt modelId="{00DA5D9E-233C-40A2-B628-B8AE94F5201F}" type="sibTrans" cxnId="{CA485C64-BA1A-4B02-AC6C-14B3578DB089}">
      <dgm:prSet/>
      <dgm:spPr/>
      <dgm:t>
        <a:bodyPr/>
        <a:lstStyle/>
        <a:p>
          <a:endParaRPr lang="de-DE" sz="400" b="0">
            <a:solidFill>
              <a:sysClr val="windowText" lastClr="000000"/>
            </a:solidFill>
            <a:latin typeface="Arial" panose="020B0604020202020204" pitchFamily="34" charset="0"/>
            <a:cs typeface="Arial" panose="020B0604020202020204" pitchFamily="34" charset="0"/>
          </a:endParaRPr>
        </a:p>
      </dgm:t>
    </dgm:pt>
    <dgm:pt modelId="{610CC057-3EEE-4AFE-857B-A97CF297A976}">
      <dgm:prSet custT="1"/>
      <dgm:spPr>
        <a:xfrm>
          <a:off x="1969708" y="5136725"/>
          <a:ext cx="1033425" cy="516712"/>
        </a:xfrm>
      </dgm:spPr>
      <dgm:t>
        <a:bodyPr/>
        <a:lstStyle/>
        <a:p>
          <a:r>
            <a:rPr lang="de-DE" sz="400" b="0">
              <a:solidFill>
                <a:sysClr val="windowText" lastClr="000000"/>
              </a:solidFill>
              <a:latin typeface="Arial" panose="020B0604020202020204" pitchFamily="34" charset="0"/>
              <a:cs typeface="Arial" panose="020B0604020202020204" pitchFamily="34" charset="0"/>
            </a:rPr>
            <a:t>SC_22.2.5 Support</a:t>
          </a:r>
        </a:p>
      </dgm:t>
    </dgm:pt>
    <dgm:pt modelId="{D23F400A-B6C9-40FA-BB4A-877941E6DDA4}" type="parTrans" cxnId="{ED734CBE-0133-4D62-AF8F-8F6F18489C37}">
      <dgm:prSet/>
      <dgm:spPr>
        <a:xfrm>
          <a:off x="1814694" y="1251046"/>
          <a:ext cx="155013" cy="4144035"/>
        </a:xfrm>
      </dgm:spPr>
      <dgm:t>
        <a:bodyPr/>
        <a:lstStyle/>
        <a:p>
          <a:endParaRPr lang="de-DE" sz="400" b="0">
            <a:solidFill>
              <a:sysClr val="windowText" lastClr="000000"/>
            </a:solidFill>
            <a:latin typeface="Arial" panose="020B0604020202020204" pitchFamily="34" charset="0"/>
            <a:cs typeface="Arial" panose="020B0604020202020204" pitchFamily="34" charset="0"/>
          </a:endParaRPr>
        </a:p>
      </dgm:t>
    </dgm:pt>
    <dgm:pt modelId="{67A2D8F5-FAE3-4998-A46C-892F09207D06}" type="sibTrans" cxnId="{ED734CBE-0133-4D62-AF8F-8F6F18489C37}">
      <dgm:prSet/>
      <dgm:spPr/>
      <dgm:t>
        <a:bodyPr/>
        <a:lstStyle/>
        <a:p>
          <a:endParaRPr lang="de-DE" sz="400" b="0">
            <a:solidFill>
              <a:sysClr val="windowText" lastClr="000000"/>
            </a:solidFill>
            <a:latin typeface="Arial" panose="020B0604020202020204" pitchFamily="34" charset="0"/>
            <a:cs typeface="Arial" panose="020B0604020202020204" pitchFamily="34" charset="0"/>
          </a:endParaRPr>
        </a:p>
      </dgm:t>
    </dgm:pt>
    <dgm:pt modelId="{59EA7FAF-DBCA-46A3-BCAB-EADA82F4C25B}">
      <dgm:prSet custT="1"/>
      <dgm:spPr>
        <a:xfrm>
          <a:off x="1969708" y="2935529"/>
          <a:ext cx="1033425" cy="516712"/>
        </a:xfrm>
      </dgm:spPr>
      <dgm:t>
        <a:bodyPr/>
        <a:lstStyle/>
        <a:p>
          <a:r>
            <a:rPr lang="de-DE" sz="400" b="0">
              <a:solidFill>
                <a:sysClr val="windowText" lastClr="000000"/>
              </a:solidFill>
              <a:latin typeface="Arial" panose="020B0604020202020204" pitchFamily="34" charset="0"/>
              <a:cs typeface="Arial" panose="020B0604020202020204" pitchFamily="34" charset="0"/>
            </a:rPr>
            <a:t>SC_22.2.2 Planung</a:t>
          </a:r>
        </a:p>
      </dgm:t>
    </dgm:pt>
    <dgm:pt modelId="{D3FB41C8-298F-4C92-A8BA-654745B64A87}" type="parTrans" cxnId="{2654F9B3-A3B1-47CB-8245-0E44B7435CAA}">
      <dgm:prSet/>
      <dgm:spPr>
        <a:xfrm>
          <a:off x="1814694" y="1251046"/>
          <a:ext cx="155013" cy="1942839"/>
        </a:xfrm>
      </dgm:spPr>
      <dgm:t>
        <a:bodyPr/>
        <a:lstStyle/>
        <a:p>
          <a:endParaRPr lang="de-DE" sz="400" b="0">
            <a:solidFill>
              <a:sysClr val="windowText" lastClr="000000"/>
            </a:solidFill>
            <a:latin typeface="Arial" panose="020B0604020202020204" pitchFamily="34" charset="0"/>
            <a:cs typeface="Arial" panose="020B0604020202020204" pitchFamily="34" charset="0"/>
          </a:endParaRPr>
        </a:p>
      </dgm:t>
    </dgm:pt>
    <dgm:pt modelId="{F888349C-A97C-4C26-8153-380615FBE31A}" type="sibTrans" cxnId="{2654F9B3-A3B1-47CB-8245-0E44B7435CAA}">
      <dgm:prSet/>
      <dgm:spPr/>
      <dgm:t>
        <a:bodyPr/>
        <a:lstStyle/>
        <a:p>
          <a:endParaRPr lang="de-DE" sz="400" b="0">
            <a:solidFill>
              <a:sysClr val="windowText" lastClr="000000"/>
            </a:solidFill>
            <a:latin typeface="Arial" panose="020B0604020202020204" pitchFamily="34" charset="0"/>
            <a:cs typeface="Arial" panose="020B0604020202020204" pitchFamily="34" charset="0"/>
          </a:endParaRPr>
        </a:p>
      </dgm:t>
    </dgm:pt>
    <dgm:pt modelId="{9EC87550-A8E2-48E9-96D2-25F48DF44A87}">
      <dgm:prSet custT="1"/>
      <dgm:spPr>
        <a:xfrm>
          <a:off x="1969708" y="1468065"/>
          <a:ext cx="1033425" cy="516712"/>
        </a:xfrm>
      </dgm:spPr>
      <dgm:t>
        <a:bodyPr/>
        <a:lstStyle/>
        <a:p>
          <a:r>
            <a:rPr lang="de-DE" sz="400" b="0">
              <a:solidFill>
                <a:sysClr val="windowText" lastClr="000000"/>
              </a:solidFill>
              <a:latin typeface="Arial" panose="020B0604020202020204" pitchFamily="34" charset="0"/>
              <a:cs typeface="Arial" panose="020B0604020202020204" pitchFamily="34" charset="0"/>
            </a:rPr>
            <a:t>SC_22.2.1 Initialisierung</a:t>
          </a:r>
        </a:p>
      </dgm:t>
    </dgm:pt>
    <dgm:pt modelId="{63988AE4-D332-46EA-AE15-1BF8EC72CF42}" type="sibTrans" cxnId="{F0D0395A-C860-4E9D-B3EB-170F37AD87C0}">
      <dgm:prSet/>
      <dgm:spPr/>
      <dgm:t>
        <a:bodyPr/>
        <a:lstStyle/>
        <a:p>
          <a:endParaRPr lang="de-DE" sz="400" b="0">
            <a:solidFill>
              <a:sysClr val="windowText" lastClr="000000"/>
            </a:solidFill>
            <a:latin typeface="Arial" panose="020B0604020202020204" pitchFamily="34" charset="0"/>
            <a:cs typeface="Arial" panose="020B0604020202020204" pitchFamily="34" charset="0"/>
          </a:endParaRPr>
        </a:p>
      </dgm:t>
    </dgm:pt>
    <dgm:pt modelId="{5057B8F6-9546-4017-BC4D-536AAAC08DF3}" type="parTrans" cxnId="{F0D0395A-C860-4E9D-B3EB-170F37AD87C0}">
      <dgm:prSet/>
      <dgm:spPr>
        <a:xfrm>
          <a:off x="1814694" y="1251046"/>
          <a:ext cx="155013" cy="475375"/>
        </a:xfrm>
      </dgm:spPr>
      <dgm:t>
        <a:bodyPr/>
        <a:lstStyle/>
        <a:p>
          <a:endParaRPr lang="de-DE" sz="400" b="0">
            <a:solidFill>
              <a:sysClr val="windowText" lastClr="000000"/>
            </a:solidFill>
            <a:latin typeface="Arial" panose="020B0604020202020204" pitchFamily="34" charset="0"/>
            <a:cs typeface="Arial" panose="020B0604020202020204" pitchFamily="34" charset="0"/>
          </a:endParaRPr>
        </a:p>
      </dgm:t>
    </dgm:pt>
    <dgm:pt modelId="{DAC27D22-7EF0-43EE-94EF-F7E5AD8636BA}">
      <dgm:prSet custT="1"/>
      <dgm:spPr/>
      <dgm:t>
        <a:bodyPr/>
        <a:lstStyle/>
        <a:p>
          <a:r>
            <a:rPr lang="de-DE" sz="400">
              <a:solidFill>
                <a:sysClr val="windowText" lastClr="000000"/>
              </a:solidFill>
              <a:latin typeface="Arial" panose="020B0604020202020204" pitchFamily="34" charset="0"/>
              <a:cs typeface="Arial" panose="020B0604020202020204" pitchFamily="34" charset="0"/>
            </a:rPr>
            <a:t>SC_22.8 Test</a:t>
          </a:r>
        </a:p>
      </dgm:t>
    </dgm:pt>
    <dgm:pt modelId="{6E8B14C9-F558-4DFB-BE36-CF027472B2E2}" type="parTrans" cxnId="{81CDCBC0-5879-4FC8-860A-11BB1F991C1F}">
      <dgm:prSet/>
      <dgm:spPr/>
      <dgm:t>
        <a:bodyPr/>
        <a:lstStyle/>
        <a:p>
          <a:endParaRPr lang="de-DE" sz="400">
            <a:latin typeface="Arial" panose="020B0604020202020204" pitchFamily="34" charset="0"/>
            <a:cs typeface="Arial" panose="020B0604020202020204" pitchFamily="34" charset="0"/>
          </a:endParaRPr>
        </a:p>
      </dgm:t>
    </dgm:pt>
    <dgm:pt modelId="{80607701-6C65-4F6B-AA47-C104FB50FF9C}" type="sibTrans" cxnId="{81CDCBC0-5879-4FC8-860A-11BB1F991C1F}">
      <dgm:prSet/>
      <dgm:spPr/>
      <dgm:t>
        <a:bodyPr/>
        <a:lstStyle/>
        <a:p>
          <a:endParaRPr lang="de-DE" sz="400">
            <a:latin typeface="Arial" panose="020B0604020202020204" pitchFamily="34" charset="0"/>
            <a:cs typeface="Arial" panose="020B0604020202020204" pitchFamily="34" charset="0"/>
          </a:endParaRPr>
        </a:p>
      </dgm:t>
    </dgm:pt>
    <dgm:pt modelId="{E8C6F131-D57B-4DC5-A6F6-0780E4D797F3}">
      <dgm:prSet custT="1"/>
      <dgm:spPr/>
      <dgm:t>
        <a:bodyPr/>
        <a:lstStyle/>
        <a:p>
          <a:r>
            <a:rPr lang="de-DE" sz="400">
              <a:solidFill>
                <a:sysClr val="windowText" lastClr="000000"/>
              </a:solidFill>
              <a:latin typeface="Arial" panose="020B0604020202020204" pitchFamily="34" charset="0"/>
              <a:cs typeface="Arial" panose="020B0604020202020204" pitchFamily="34" charset="0"/>
            </a:rPr>
            <a:t>SC_22.9 Cut Over</a:t>
          </a:r>
        </a:p>
      </dgm:t>
    </dgm:pt>
    <dgm:pt modelId="{05B9B211-C6E8-42E2-9FFC-6E0C9BC1B202}" type="parTrans" cxnId="{94F583DE-91BE-42DD-9D82-07E061300AFA}">
      <dgm:prSet/>
      <dgm:spPr/>
      <dgm:t>
        <a:bodyPr/>
        <a:lstStyle/>
        <a:p>
          <a:endParaRPr lang="de-DE" sz="400">
            <a:latin typeface="Arial" panose="020B0604020202020204" pitchFamily="34" charset="0"/>
            <a:cs typeface="Arial" panose="020B0604020202020204" pitchFamily="34" charset="0"/>
          </a:endParaRPr>
        </a:p>
      </dgm:t>
    </dgm:pt>
    <dgm:pt modelId="{0D55548F-D0DB-4C69-890E-63BF908A1A77}" type="sibTrans" cxnId="{94F583DE-91BE-42DD-9D82-07E061300AFA}">
      <dgm:prSet/>
      <dgm:spPr/>
      <dgm:t>
        <a:bodyPr/>
        <a:lstStyle/>
        <a:p>
          <a:endParaRPr lang="de-DE" sz="400">
            <a:latin typeface="Arial" panose="020B0604020202020204" pitchFamily="34" charset="0"/>
            <a:cs typeface="Arial" panose="020B0604020202020204" pitchFamily="34" charset="0"/>
          </a:endParaRPr>
        </a:p>
      </dgm:t>
    </dgm:pt>
    <dgm:pt modelId="{3E5038DA-4F33-44C8-B4D7-9A1BB8B6E131}">
      <dgm:prSet custT="1"/>
      <dgm:spPr/>
      <dgm:t>
        <a:bodyPr anchor="ctr" anchorCtr="0"/>
        <a:lstStyle/>
        <a:p>
          <a:pPr algn="ctr"/>
          <a:r>
            <a:rPr lang="de-DE" sz="400">
              <a:solidFill>
                <a:sysClr val="windowText" lastClr="000000"/>
              </a:solidFill>
              <a:latin typeface="Arial" panose="020B0604020202020204" pitchFamily="34" charset="0"/>
              <a:cs typeface="Arial" panose="020B0604020202020204" pitchFamily="34" charset="0"/>
            </a:rPr>
            <a:t>SC_22.8.1 Erstellung von Testplänen &amp; -szenarien</a:t>
          </a:r>
        </a:p>
      </dgm:t>
    </dgm:pt>
    <dgm:pt modelId="{458549A6-CEE1-4886-BDB2-12DA945D91B7}" type="parTrans" cxnId="{F5E1AA86-86C4-4997-AFD1-66B5D9771189}">
      <dgm:prSet/>
      <dgm:spPr/>
      <dgm:t>
        <a:bodyPr/>
        <a:lstStyle/>
        <a:p>
          <a:endParaRPr lang="de-DE" sz="400">
            <a:latin typeface="Arial" panose="020B0604020202020204" pitchFamily="34" charset="0"/>
            <a:cs typeface="Arial" panose="020B0604020202020204" pitchFamily="34" charset="0"/>
          </a:endParaRPr>
        </a:p>
      </dgm:t>
    </dgm:pt>
    <dgm:pt modelId="{A1AD68B4-F18B-40A5-B11B-9B199FA47A3B}" type="sibTrans" cxnId="{F5E1AA86-86C4-4997-AFD1-66B5D9771189}">
      <dgm:prSet/>
      <dgm:spPr/>
      <dgm:t>
        <a:bodyPr/>
        <a:lstStyle/>
        <a:p>
          <a:endParaRPr lang="de-DE" sz="400">
            <a:latin typeface="Arial" panose="020B0604020202020204" pitchFamily="34" charset="0"/>
            <a:cs typeface="Arial" panose="020B0604020202020204" pitchFamily="34" charset="0"/>
          </a:endParaRPr>
        </a:p>
      </dgm:t>
    </dgm:pt>
    <dgm:pt modelId="{C257ACB3-D767-4990-9922-CD3F97B68322}">
      <dgm:prSet custT="1"/>
      <dgm:spPr/>
      <dgm:t>
        <a:bodyPr/>
        <a:lstStyle/>
        <a:p>
          <a:r>
            <a:rPr lang="de-DE" sz="400">
              <a:solidFill>
                <a:sysClr val="windowText" lastClr="000000"/>
              </a:solidFill>
              <a:latin typeface="Arial" panose="020B0604020202020204" pitchFamily="34" charset="0"/>
              <a:cs typeface="Arial" panose="020B0604020202020204" pitchFamily="34" charset="0"/>
            </a:rPr>
            <a:t>SC_22.9.1 Durchführung WS Wissenstransfer</a:t>
          </a:r>
        </a:p>
      </dgm:t>
    </dgm:pt>
    <dgm:pt modelId="{FACD85E5-9CA1-4C19-8C3E-8DD4CC934B41}" type="parTrans" cxnId="{C2CD7456-1F2D-4D9A-A65E-4ADD7B3B276F}">
      <dgm:prSet/>
      <dgm:spPr/>
      <dgm:t>
        <a:bodyPr/>
        <a:lstStyle/>
        <a:p>
          <a:endParaRPr lang="de-DE" sz="400">
            <a:latin typeface="Arial" panose="020B0604020202020204" pitchFamily="34" charset="0"/>
            <a:cs typeface="Arial" panose="020B0604020202020204" pitchFamily="34" charset="0"/>
          </a:endParaRPr>
        </a:p>
      </dgm:t>
    </dgm:pt>
    <dgm:pt modelId="{36AE16BF-1F6F-41D1-B4BA-C193999B63D2}" type="sibTrans" cxnId="{C2CD7456-1F2D-4D9A-A65E-4ADD7B3B276F}">
      <dgm:prSet/>
      <dgm:spPr/>
      <dgm:t>
        <a:bodyPr/>
        <a:lstStyle/>
        <a:p>
          <a:endParaRPr lang="de-DE" sz="400">
            <a:latin typeface="Arial" panose="020B0604020202020204" pitchFamily="34" charset="0"/>
            <a:cs typeface="Arial" panose="020B0604020202020204" pitchFamily="34" charset="0"/>
          </a:endParaRPr>
        </a:p>
      </dgm:t>
    </dgm:pt>
    <dgm:pt modelId="{8ADBC676-4530-4D70-99AE-0B4C3A7B17FA}">
      <dgm:prSet custT="1"/>
      <dgm:spPr/>
      <dgm:t>
        <a:bodyPr/>
        <a:lstStyle/>
        <a:p>
          <a:r>
            <a:rPr lang="de-DE" sz="400">
              <a:solidFill>
                <a:sysClr val="windowText" lastClr="000000"/>
              </a:solidFill>
              <a:latin typeface="Arial" panose="020B0604020202020204" pitchFamily="34" charset="0"/>
              <a:cs typeface="Arial" panose="020B0604020202020204" pitchFamily="34" charset="0"/>
            </a:rPr>
            <a:t>SC_22.8.2 Durchführung von System- &amp; Integrationstests</a:t>
          </a:r>
        </a:p>
      </dgm:t>
    </dgm:pt>
    <dgm:pt modelId="{196659C7-54E6-44DF-9630-53226F18EC9B}" type="parTrans" cxnId="{A03B63FD-1918-4B84-8564-82EC9B47C29C}">
      <dgm:prSet/>
      <dgm:spPr/>
      <dgm:t>
        <a:bodyPr/>
        <a:lstStyle/>
        <a:p>
          <a:endParaRPr lang="de-DE" sz="400">
            <a:latin typeface="Arial" panose="020B0604020202020204" pitchFamily="34" charset="0"/>
            <a:cs typeface="Arial" panose="020B0604020202020204" pitchFamily="34" charset="0"/>
          </a:endParaRPr>
        </a:p>
      </dgm:t>
    </dgm:pt>
    <dgm:pt modelId="{D5C81970-5B0D-4191-8DC8-EA03F07A7C54}" type="sibTrans" cxnId="{A03B63FD-1918-4B84-8564-82EC9B47C29C}">
      <dgm:prSet/>
      <dgm:spPr/>
      <dgm:t>
        <a:bodyPr/>
        <a:lstStyle/>
        <a:p>
          <a:endParaRPr lang="de-DE" sz="400">
            <a:latin typeface="Arial" panose="020B0604020202020204" pitchFamily="34" charset="0"/>
            <a:cs typeface="Arial" panose="020B0604020202020204" pitchFamily="34" charset="0"/>
          </a:endParaRPr>
        </a:p>
      </dgm:t>
    </dgm:pt>
    <dgm:pt modelId="{05188E18-F383-4CC2-ABFF-D0C7530A9E35}">
      <dgm:prSet custT="1"/>
      <dgm:spPr/>
      <dgm:t>
        <a:bodyPr/>
        <a:lstStyle/>
        <a:p>
          <a:r>
            <a:rPr lang="de-DE" sz="400">
              <a:solidFill>
                <a:sysClr val="windowText" lastClr="000000"/>
              </a:solidFill>
              <a:latin typeface="Arial" panose="020B0604020202020204" pitchFamily="34" charset="0"/>
              <a:cs typeface="Arial" panose="020B0604020202020204" pitchFamily="34" charset="0"/>
            </a:rPr>
            <a:t>SC_22.8.3 Fehlerbehebung und Optimierung</a:t>
          </a:r>
        </a:p>
      </dgm:t>
    </dgm:pt>
    <dgm:pt modelId="{00049BBC-1A64-4112-98D2-E8E45EA9EA5C}" type="parTrans" cxnId="{AD955151-F807-4A0A-B14C-09413397A0AA}">
      <dgm:prSet/>
      <dgm:spPr/>
      <dgm:t>
        <a:bodyPr/>
        <a:lstStyle/>
        <a:p>
          <a:endParaRPr lang="de-DE" sz="400">
            <a:latin typeface="Arial" panose="020B0604020202020204" pitchFamily="34" charset="0"/>
            <a:cs typeface="Arial" panose="020B0604020202020204" pitchFamily="34" charset="0"/>
          </a:endParaRPr>
        </a:p>
      </dgm:t>
    </dgm:pt>
    <dgm:pt modelId="{4A5874F1-D5CF-4379-8828-34FC74A22C2C}" type="sibTrans" cxnId="{AD955151-F807-4A0A-B14C-09413397A0AA}">
      <dgm:prSet/>
      <dgm:spPr/>
      <dgm:t>
        <a:bodyPr/>
        <a:lstStyle/>
        <a:p>
          <a:endParaRPr lang="de-DE" sz="400">
            <a:latin typeface="Arial" panose="020B0604020202020204" pitchFamily="34" charset="0"/>
            <a:cs typeface="Arial" panose="020B0604020202020204" pitchFamily="34" charset="0"/>
          </a:endParaRPr>
        </a:p>
      </dgm:t>
    </dgm:pt>
    <dgm:pt modelId="{A73D0614-BEF3-42A7-83E7-282B915A7302}">
      <dgm:prSet custT="1"/>
      <dgm:spPr/>
      <dgm:t>
        <a:bodyPr/>
        <a:lstStyle/>
        <a:p>
          <a:r>
            <a:rPr lang="de-DE" sz="400">
              <a:solidFill>
                <a:sysClr val="windowText" lastClr="000000"/>
              </a:solidFill>
              <a:latin typeface="Arial" panose="020B0604020202020204" pitchFamily="34" charset="0"/>
              <a:cs typeface="Arial" panose="020B0604020202020204" pitchFamily="34" charset="0"/>
            </a:rPr>
            <a:t>SC_22.9.4 Vertrags- und Systemvorbereitungen</a:t>
          </a:r>
        </a:p>
      </dgm:t>
    </dgm:pt>
    <dgm:pt modelId="{D8315D28-25B3-402E-9972-8C70441E0D86}" type="parTrans" cxnId="{D3AAF6EA-A47E-4BF2-9BB8-3FCC4EAC9F04}">
      <dgm:prSet/>
      <dgm:spPr/>
      <dgm:t>
        <a:bodyPr/>
        <a:lstStyle/>
        <a:p>
          <a:endParaRPr lang="de-DE" sz="400">
            <a:latin typeface="Arial" panose="020B0604020202020204" pitchFamily="34" charset="0"/>
            <a:cs typeface="Arial" panose="020B0604020202020204" pitchFamily="34" charset="0"/>
          </a:endParaRPr>
        </a:p>
      </dgm:t>
    </dgm:pt>
    <dgm:pt modelId="{98614B28-4108-4473-B99E-36029701A614}" type="sibTrans" cxnId="{D3AAF6EA-A47E-4BF2-9BB8-3FCC4EAC9F04}">
      <dgm:prSet/>
      <dgm:spPr/>
      <dgm:t>
        <a:bodyPr/>
        <a:lstStyle/>
        <a:p>
          <a:endParaRPr lang="de-DE" sz="400">
            <a:latin typeface="Arial" panose="020B0604020202020204" pitchFamily="34" charset="0"/>
            <a:cs typeface="Arial" panose="020B0604020202020204" pitchFamily="34" charset="0"/>
          </a:endParaRPr>
        </a:p>
      </dgm:t>
    </dgm:pt>
    <dgm:pt modelId="{5C09B7C8-0B01-4FB9-ABE9-19C9532F3C30}">
      <dgm:prSet custT="1"/>
      <dgm:spPr/>
      <dgm:t>
        <a:bodyPr/>
        <a:lstStyle/>
        <a:p>
          <a:r>
            <a:rPr lang="de-DE" sz="400">
              <a:solidFill>
                <a:sysClr val="windowText" lastClr="000000"/>
              </a:solidFill>
              <a:latin typeface="Arial" panose="020B0604020202020204" pitchFamily="34" charset="0"/>
              <a:cs typeface="Arial" panose="020B0604020202020204" pitchFamily="34" charset="0"/>
            </a:rPr>
            <a:t>SC_22.9.3 Administrative Vorbereitungen</a:t>
          </a:r>
        </a:p>
      </dgm:t>
    </dgm:pt>
    <dgm:pt modelId="{3125FE32-C0DF-4877-B1C7-AC9FD78F31A6}" type="parTrans" cxnId="{B2D0DDAA-521C-41D2-8B7C-45C534215D6D}">
      <dgm:prSet/>
      <dgm:spPr/>
      <dgm:t>
        <a:bodyPr/>
        <a:lstStyle/>
        <a:p>
          <a:endParaRPr lang="de-DE" sz="400">
            <a:latin typeface="Arial" panose="020B0604020202020204" pitchFamily="34" charset="0"/>
            <a:cs typeface="Arial" panose="020B0604020202020204" pitchFamily="34" charset="0"/>
          </a:endParaRPr>
        </a:p>
      </dgm:t>
    </dgm:pt>
    <dgm:pt modelId="{AB66B47C-28B6-4C30-9E76-EEE3AC01A2EE}" type="sibTrans" cxnId="{B2D0DDAA-521C-41D2-8B7C-45C534215D6D}">
      <dgm:prSet/>
      <dgm:spPr/>
      <dgm:t>
        <a:bodyPr/>
        <a:lstStyle/>
        <a:p>
          <a:endParaRPr lang="de-DE" sz="400">
            <a:latin typeface="Arial" panose="020B0604020202020204" pitchFamily="34" charset="0"/>
            <a:cs typeface="Arial" panose="020B0604020202020204" pitchFamily="34" charset="0"/>
          </a:endParaRPr>
        </a:p>
      </dgm:t>
    </dgm:pt>
    <dgm:pt modelId="{3777125B-4A81-442C-8BC4-D5F637A79165}">
      <dgm:prSet custT="1"/>
      <dgm:spPr>
        <a:xfrm>
          <a:off x="4470597" y="2201797"/>
          <a:ext cx="1033425" cy="516712"/>
        </a:xfrm>
      </dgm:spPr>
      <dgm:t>
        <a:bodyPr/>
        <a:lstStyle/>
        <a:p>
          <a:r>
            <a:rPr lang="de-DE" sz="400" b="0">
              <a:solidFill>
                <a:sysClr val="windowText" lastClr="000000"/>
              </a:solidFill>
              <a:latin typeface="Arial" panose="020B0604020202020204" pitchFamily="34" charset="0"/>
              <a:cs typeface="Arial" panose="020B0604020202020204" pitchFamily="34" charset="0"/>
            </a:rPr>
            <a:t>SC_22.4.2 Incident-management</a:t>
          </a:r>
        </a:p>
      </dgm:t>
    </dgm:pt>
    <dgm:pt modelId="{32728D03-0940-480C-B610-D392D0222549}" type="parTrans" cxnId="{51A6AA05-7F55-43E3-93F8-668528BDA590}">
      <dgm:prSet/>
      <dgm:spPr/>
      <dgm:t>
        <a:bodyPr/>
        <a:lstStyle/>
        <a:p>
          <a:endParaRPr lang="de-DE" sz="400">
            <a:latin typeface="Arial" panose="020B0604020202020204" pitchFamily="34" charset="0"/>
            <a:cs typeface="Arial" panose="020B0604020202020204" pitchFamily="34" charset="0"/>
          </a:endParaRPr>
        </a:p>
      </dgm:t>
    </dgm:pt>
    <dgm:pt modelId="{DC4817C8-FF9A-489E-95B1-79AE5353903F}" type="sibTrans" cxnId="{51A6AA05-7F55-43E3-93F8-668528BDA590}">
      <dgm:prSet/>
      <dgm:spPr/>
      <dgm:t>
        <a:bodyPr/>
        <a:lstStyle/>
        <a:p>
          <a:endParaRPr lang="de-DE" sz="400">
            <a:latin typeface="Arial" panose="020B0604020202020204" pitchFamily="34" charset="0"/>
            <a:cs typeface="Arial" panose="020B0604020202020204" pitchFamily="34" charset="0"/>
          </a:endParaRPr>
        </a:p>
      </dgm:t>
    </dgm:pt>
    <dgm:pt modelId="{60BE11CB-A0E6-4EC1-AF48-23834461833C}">
      <dgm:prSet custT="1"/>
      <dgm:spPr>
        <a:xfrm>
          <a:off x="4470597" y="2935529"/>
          <a:ext cx="1033425" cy="516712"/>
        </a:xfrm>
      </dgm:spPr>
      <dgm:t>
        <a:bodyPr/>
        <a:lstStyle/>
        <a:p>
          <a:r>
            <a:rPr lang="de-DE" sz="400" b="0">
              <a:solidFill>
                <a:sysClr val="windowText" lastClr="000000"/>
              </a:solidFill>
              <a:latin typeface="Arial" panose="020B0604020202020204" pitchFamily="34" charset="0"/>
              <a:cs typeface="Arial" panose="020B0604020202020204" pitchFamily="34" charset="0"/>
            </a:rPr>
            <a:t>SC_22.4.3 Asset- &amp; Endgeräte-management</a:t>
          </a:r>
        </a:p>
      </dgm:t>
    </dgm:pt>
    <dgm:pt modelId="{45ECE2E9-7871-4B73-A57D-0FABC0F76994}" type="parTrans" cxnId="{316D3CC2-0BBC-4AF0-BDD3-5041BA094AF7}">
      <dgm:prSet/>
      <dgm:spPr/>
      <dgm:t>
        <a:bodyPr/>
        <a:lstStyle/>
        <a:p>
          <a:endParaRPr lang="de-DE" sz="400">
            <a:latin typeface="Arial" panose="020B0604020202020204" pitchFamily="34" charset="0"/>
            <a:cs typeface="Arial" panose="020B0604020202020204" pitchFamily="34" charset="0"/>
          </a:endParaRPr>
        </a:p>
      </dgm:t>
    </dgm:pt>
    <dgm:pt modelId="{11F029B1-4BBA-4EBE-88B2-95BF496B270F}" type="sibTrans" cxnId="{316D3CC2-0BBC-4AF0-BDD3-5041BA094AF7}">
      <dgm:prSet/>
      <dgm:spPr/>
      <dgm:t>
        <a:bodyPr/>
        <a:lstStyle/>
        <a:p>
          <a:endParaRPr lang="de-DE" sz="400">
            <a:latin typeface="Arial" panose="020B0604020202020204" pitchFamily="34" charset="0"/>
            <a:cs typeface="Arial" panose="020B0604020202020204" pitchFamily="34" charset="0"/>
          </a:endParaRPr>
        </a:p>
      </dgm:t>
    </dgm:pt>
    <dgm:pt modelId="{7CB58541-AD5E-4E79-804E-1AA68BD6B319}">
      <dgm:prSet custT="1"/>
      <dgm:spPr>
        <a:xfrm>
          <a:off x="4470597" y="1468065"/>
          <a:ext cx="1033425" cy="516712"/>
        </a:xfrm>
      </dgm:spPr>
      <dgm:t>
        <a:bodyPr/>
        <a:lstStyle/>
        <a:p>
          <a:r>
            <a:rPr lang="de-DE" sz="400" b="0">
              <a:solidFill>
                <a:sysClr val="windowText" lastClr="000000"/>
              </a:solidFill>
              <a:latin typeface="Arial" panose="020B0604020202020204" pitchFamily="34" charset="0"/>
              <a:cs typeface="Arial" panose="020B0604020202020204" pitchFamily="34" charset="0"/>
            </a:rPr>
            <a:t>SC_22.4.4 Netzwerk-management</a:t>
          </a:r>
        </a:p>
      </dgm:t>
    </dgm:pt>
    <dgm:pt modelId="{A3823951-056B-481C-BF2A-D5104102F6BA}" type="parTrans" cxnId="{AD8A9CBF-896B-4281-A1AA-EE48F8444BB0}">
      <dgm:prSet/>
      <dgm:spPr/>
      <dgm:t>
        <a:bodyPr/>
        <a:lstStyle/>
        <a:p>
          <a:endParaRPr lang="de-DE" sz="400">
            <a:latin typeface="Arial" panose="020B0604020202020204" pitchFamily="34" charset="0"/>
            <a:cs typeface="Arial" panose="020B0604020202020204" pitchFamily="34" charset="0"/>
          </a:endParaRPr>
        </a:p>
      </dgm:t>
    </dgm:pt>
    <dgm:pt modelId="{4DFE7F18-73EC-4BBE-9637-2ECC930633E6}" type="sibTrans" cxnId="{AD8A9CBF-896B-4281-A1AA-EE48F8444BB0}">
      <dgm:prSet/>
      <dgm:spPr/>
      <dgm:t>
        <a:bodyPr/>
        <a:lstStyle/>
        <a:p>
          <a:endParaRPr lang="de-DE" sz="400">
            <a:latin typeface="Arial" panose="020B0604020202020204" pitchFamily="34" charset="0"/>
            <a:cs typeface="Arial" panose="020B0604020202020204" pitchFamily="34" charset="0"/>
          </a:endParaRPr>
        </a:p>
      </dgm:t>
    </dgm:pt>
    <dgm:pt modelId="{B5AA936C-9725-41CB-A934-12E7B05B936C}">
      <dgm:prSet custT="1"/>
      <dgm:spPr>
        <a:xfrm>
          <a:off x="4470597" y="2935529"/>
          <a:ext cx="1033425" cy="516712"/>
        </a:xfrm>
      </dgm:spPr>
      <dgm:t>
        <a:bodyPr/>
        <a:lstStyle/>
        <a:p>
          <a:r>
            <a:rPr lang="de-DE" sz="400" b="0">
              <a:solidFill>
                <a:sysClr val="windowText" lastClr="000000"/>
              </a:solidFill>
              <a:latin typeface="Arial" panose="020B0604020202020204" pitchFamily="34" charset="0"/>
              <a:cs typeface="Arial" panose="020B0604020202020204" pitchFamily="34" charset="0"/>
            </a:rPr>
            <a:t>SC_22.4.5 Anwendungs-service</a:t>
          </a:r>
        </a:p>
      </dgm:t>
    </dgm:pt>
    <dgm:pt modelId="{40DEE016-4EE5-4A79-974C-37C4FF31D595}" type="parTrans" cxnId="{3BBA26F5-51C9-4B24-892A-8E4AE0381963}">
      <dgm:prSet/>
      <dgm:spPr/>
      <dgm:t>
        <a:bodyPr/>
        <a:lstStyle/>
        <a:p>
          <a:endParaRPr lang="de-DE" sz="400">
            <a:latin typeface="Arial" panose="020B0604020202020204" pitchFamily="34" charset="0"/>
            <a:cs typeface="Arial" panose="020B0604020202020204" pitchFamily="34" charset="0"/>
          </a:endParaRPr>
        </a:p>
      </dgm:t>
    </dgm:pt>
    <dgm:pt modelId="{05BAC58A-C15A-410C-A77B-FC0D67867DF6}" type="sibTrans" cxnId="{3BBA26F5-51C9-4B24-892A-8E4AE0381963}">
      <dgm:prSet/>
      <dgm:spPr/>
      <dgm:t>
        <a:bodyPr/>
        <a:lstStyle/>
        <a:p>
          <a:endParaRPr lang="de-DE" sz="400">
            <a:latin typeface="Arial" panose="020B0604020202020204" pitchFamily="34" charset="0"/>
            <a:cs typeface="Arial" panose="020B0604020202020204" pitchFamily="34" charset="0"/>
          </a:endParaRPr>
        </a:p>
      </dgm:t>
    </dgm:pt>
    <dgm:pt modelId="{BD9318C6-38D1-4FFA-80F3-6DD3E0692476}">
      <dgm:prSet custT="1"/>
      <dgm:spPr>
        <a:xfrm>
          <a:off x="4470597" y="2935529"/>
          <a:ext cx="1033425" cy="516712"/>
        </a:xfrm>
      </dgm:spPr>
      <dgm:t>
        <a:bodyPr/>
        <a:lstStyle/>
        <a:p>
          <a:r>
            <a:rPr lang="de-DE" sz="400" b="0">
              <a:solidFill>
                <a:sysClr val="windowText" lastClr="000000"/>
              </a:solidFill>
              <a:latin typeface="Arial" panose="020B0604020202020204" pitchFamily="34" charset="0"/>
              <a:cs typeface="Arial" panose="020B0604020202020204" pitchFamily="34" charset="0"/>
            </a:rPr>
            <a:t>SC_22.4.6 Benutzer-verwaltung</a:t>
          </a:r>
        </a:p>
      </dgm:t>
    </dgm:pt>
    <dgm:pt modelId="{CA48C9B6-D41E-409D-A1CB-34A70EA16CC3}" type="parTrans" cxnId="{018E928A-17A6-4833-8F5D-C2EFA800BA23}">
      <dgm:prSet/>
      <dgm:spPr/>
      <dgm:t>
        <a:bodyPr/>
        <a:lstStyle/>
        <a:p>
          <a:endParaRPr lang="de-DE" sz="400">
            <a:latin typeface="Arial" panose="020B0604020202020204" pitchFamily="34" charset="0"/>
            <a:cs typeface="Arial" panose="020B0604020202020204" pitchFamily="34" charset="0"/>
          </a:endParaRPr>
        </a:p>
      </dgm:t>
    </dgm:pt>
    <dgm:pt modelId="{6B7C1101-C565-427D-B074-9D079B107740}" type="sibTrans" cxnId="{018E928A-17A6-4833-8F5D-C2EFA800BA23}">
      <dgm:prSet/>
      <dgm:spPr/>
      <dgm:t>
        <a:bodyPr/>
        <a:lstStyle/>
        <a:p>
          <a:endParaRPr lang="de-DE" sz="400">
            <a:latin typeface="Arial" panose="020B0604020202020204" pitchFamily="34" charset="0"/>
            <a:cs typeface="Arial" panose="020B0604020202020204" pitchFamily="34" charset="0"/>
          </a:endParaRPr>
        </a:p>
      </dgm:t>
    </dgm:pt>
    <dgm:pt modelId="{7B5EFF68-1FF0-4F8D-B67E-DCC589A54ED7}">
      <dgm:prSet custT="1"/>
      <dgm:spPr/>
      <dgm:t>
        <a:bodyPr/>
        <a:lstStyle/>
        <a:p>
          <a:r>
            <a:rPr lang="de-DE" sz="400">
              <a:solidFill>
                <a:sysClr val="windowText" lastClr="000000"/>
              </a:solidFill>
              <a:latin typeface="Arial" panose="020B0604020202020204" pitchFamily="34" charset="0"/>
              <a:cs typeface="Arial" panose="020B0604020202020204" pitchFamily="34" charset="0"/>
            </a:rPr>
            <a:t>SC_22.5 Analyse</a:t>
          </a:r>
        </a:p>
      </dgm:t>
    </dgm:pt>
    <dgm:pt modelId="{B4207C85-CF82-4FA3-93E5-E37552D5E322}" type="parTrans" cxnId="{8314FC51-B933-4AEF-B593-A31129C5D123}">
      <dgm:prSet/>
      <dgm:spPr/>
      <dgm:t>
        <a:bodyPr/>
        <a:lstStyle/>
        <a:p>
          <a:endParaRPr lang="de-DE" sz="400">
            <a:latin typeface="Arial" panose="020B0604020202020204" pitchFamily="34" charset="0"/>
            <a:cs typeface="Arial" panose="020B0604020202020204" pitchFamily="34" charset="0"/>
          </a:endParaRPr>
        </a:p>
      </dgm:t>
    </dgm:pt>
    <dgm:pt modelId="{BE65A84B-6106-4B39-8C40-A43670C11E5E}" type="sibTrans" cxnId="{8314FC51-B933-4AEF-B593-A31129C5D123}">
      <dgm:prSet/>
      <dgm:spPr/>
      <dgm:t>
        <a:bodyPr/>
        <a:lstStyle/>
        <a:p>
          <a:endParaRPr lang="de-DE" sz="400">
            <a:latin typeface="Arial" panose="020B0604020202020204" pitchFamily="34" charset="0"/>
            <a:cs typeface="Arial" panose="020B0604020202020204" pitchFamily="34" charset="0"/>
          </a:endParaRPr>
        </a:p>
      </dgm:t>
    </dgm:pt>
    <dgm:pt modelId="{5CC0A66A-086C-46D9-9D2E-66B4A26E7DD5}">
      <dgm:prSet custT="1"/>
      <dgm:spPr/>
      <dgm:t>
        <a:bodyPr/>
        <a:lstStyle/>
        <a:p>
          <a:r>
            <a:rPr lang="de-DE" sz="400">
              <a:solidFill>
                <a:sysClr val="windowText" lastClr="000000"/>
              </a:solidFill>
              <a:latin typeface="Arial" panose="020B0604020202020204" pitchFamily="34" charset="0"/>
              <a:cs typeface="Arial" panose="020B0604020202020204" pitchFamily="34" charset="0"/>
            </a:rPr>
            <a:t>Vorstellung AMM &amp; AGM</a:t>
          </a:r>
        </a:p>
      </dgm:t>
    </dgm:pt>
    <dgm:pt modelId="{5B02D497-9743-409F-9A8E-4692814B7C78}" type="parTrans" cxnId="{B5B51C79-ABA7-4872-9AA1-D1F387BD95AA}">
      <dgm:prSet/>
      <dgm:spPr/>
      <dgm:t>
        <a:bodyPr/>
        <a:lstStyle/>
        <a:p>
          <a:endParaRPr lang="de-DE" sz="400">
            <a:latin typeface="Arial" panose="020B0604020202020204" pitchFamily="34" charset="0"/>
            <a:cs typeface="Arial" panose="020B0604020202020204" pitchFamily="34" charset="0"/>
          </a:endParaRPr>
        </a:p>
      </dgm:t>
    </dgm:pt>
    <dgm:pt modelId="{4F3A9E13-2D74-479B-B6E4-10D1DF547F6F}" type="sibTrans" cxnId="{B5B51C79-ABA7-4872-9AA1-D1F387BD95AA}">
      <dgm:prSet/>
      <dgm:spPr/>
      <dgm:t>
        <a:bodyPr/>
        <a:lstStyle/>
        <a:p>
          <a:endParaRPr lang="de-DE" sz="400">
            <a:latin typeface="Arial" panose="020B0604020202020204" pitchFamily="34" charset="0"/>
            <a:cs typeface="Arial" panose="020B0604020202020204" pitchFamily="34" charset="0"/>
          </a:endParaRPr>
        </a:p>
      </dgm:t>
    </dgm:pt>
    <dgm:pt modelId="{97FC8450-B0D2-4924-85D1-A71F90130AF1}">
      <dgm:prSet custT="1"/>
      <dgm:spPr/>
      <dgm:t>
        <a:bodyPr/>
        <a:lstStyle/>
        <a:p>
          <a:r>
            <a:rPr lang="de-DE" sz="400">
              <a:solidFill>
                <a:sysClr val="windowText" lastClr="000000"/>
              </a:solidFill>
              <a:latin typeface="Arial" panose="020B0604020202020204" pitchFamily="34" charset="0"/>
              <a:cs typeface="Arial" panose="020B0604020202020204" pitchFamily="34" charset="0"/>
            </a:rPr>
            <a:t>Vorstellung ICM</a:t>
          </a:r>
        </a:p>
      </dgm:t>
    </dgm:pt>
    <dgm:pt modelId="{687CA327-94F9-48A9-8177-6B7974AC6FDE}" type="parTrans" cxnId="{EDA1FF41-5B42-4A92-9D95-F21D89DF790F}">
      <dgm:prSet/>
      <dgm:spPr/>
      <dgm:t>
        <a:bodyPr/>
        <a:lstStyle/>
        <a:p>
          <a:endParaRPr lang="de-DE" sz="400">
            <a:latin typeface="Arial" panose="020B0604020202020204" pitchFamily="34" charset="0"/>
            <a:cs typeface="Arial" panose="020B0604020202020204" pitchFamily="34" charset="0"/>
          </a:endParaRPr>
        </a:p>
      </dgm:t>
    </dgm:pt>
    <dgm:pt modelId="{2B9828CE-3400-4851-8B23-A30160ED7CA7}" type="sibTrans" cxnId="{EDA1FF41-5B42-4A92-9D95-F21D89DF790F}">
      <dgm:prSet/>
      <dgm:spPr/>
      <dgm:t>
        <a:bodyPr/>
        <a:lstStyle/>
        <a:p>
          <a:endParaRPr lang="de-DE" sz="400">
            <a:latin typeface="Arial" panose="020B0604020202020204" pitchFamily="34" charset="0"/>
            <a:cs typeface="Arial" panose="020B0604020202020204" pitchFamily="34" charset="0"/>
          </a:endParaRPr>
        </a:p>
      </dgm:t>
    </dgm:pt>
    <dgm:pt modelId="{B017D2BB-E0CB-4F5B-9D48-8990DC6326D5}">
      <dgm:prSet custT="1"/>
      <dgm:spPr/>
      <dgm:t>
        <a:bodyPr/>
        <a:lstStyle/>
        <a:p>
          <a:r>
            <a:rPr lang="de-DE" sz="400">
              <a:solidFill>
                <a:sysClr val="windowText" lastClr="000000"/>
              </a:solidFill>
              <a:latin typeface="Arial" panose="020B0604020202020204" pitchFamily="34" charset="0"/>
              <a:cs typeface="Arial" panose="020B0604020202020204" pitchFamily="34" charset="0"/>
            </a:rPr>
            <a:t>Vorstellung ASM &amp; EGM</a:t>
          </a:r>
        </a:p>
      </dgm:t>
    </dgm:pt>
    <dgm:pt modelId="{BA2B392C-9442-4C7F-8D60-9F0818CC1F66}" type="parTrans" cxnId="{BA84250B-D304-41A8-A12A-37B6A4B7F91C}">
      <dgm:prSet/>
      <dgm:spPr/>
      <dgm:t>
        <a:bodyPr/>
        <a:lstStyle/>
        <a:p>
          <a:endParaRPr lang="de-DE" sz="400">
            <a:latin typeface="Arial" panose="020B0604020202020204" pitchFamily="34" charset="0"/>
            <a:cs typeface="Arial" panose="020B0604020202020204" pitchFamily="34" charset="0"/>
          </a:endParaRPr>
        </a:p>
      </dgm:t>
    </dgm:pt>
    <dgm:pt modelId="{AF3C4333-7F4A-4FA5-A81C-7CB12CF8BC1E}" type="sibTrans" cxnId="{BA84250B-D304-41A8-A12A-37B6A4B7F91C}">
      <dgm:prSet/>
      <dgm:spPr/>
      <dgm:t>
        <a:bodyPr/>
        <a:lstStyle/>
        <a:p>
          <a:endParaRPr lang="de-DE" sz="400">
            <a:latin typeface="Arial" panose="020B0604020202020204" pitchFamily="34" charset="0"/>
            <a:cs typeface="Arial" panose="020B0604020202020204" pitchFamily="34" charset="0"/>
          </a:endParaRPr>
        </a:p>
      </dgm:t>
    </dgm:pt>
    <dgm:pt modelId="{2E0ACBC8-4C13-4F5A-8D51-F82B7FBD6D9F}">
      <dgm:prSet custT="1"/>
      <dgm:spPr/>
      <dgm:t>
        <a:bodyPr/>
        <a:lstStyle/>
        <a:p>
          <a:r>
            <a:rPr lang="de-DE" sz="400">
              <a:solidFill>
                <a:sysClr val="windowText" lastClr="000000"/>
              </a:solidFill>
              <a:latin typeface="Arial" panose="020B0604020202020204" pitchFamily="34" charset="0"/>
              <a:cs typeface="Arial" panose="020B0604020202020204" pitchFamily="34" charset="0"/>
            </a:rPr>
            <a:t>Vorstellung NWM</a:t>
          </a:r>
        </a:p>
      </dgm:t>
    </dgm:pt>
    <dgm:pt modelId="{16D2D428-98A0-4086-BD5F-E54AE0700FF6}" type="parTrans" cxnId="{FB32505E-0DD2-447F-8651-D1DC91769224}">
      <dgm:prSet/>
      <dgm:spPr/>
      <dgm:t>
        <a:bodyPr/>
        <a:lstStyle/>
        <a:p>
          <a:endParaRPr lang="de-DE" sz="400">
            <a:latin typeface="Arial" panose="020B0604020202020204" pitchFamily="34" charset="0"/>
            <a:cs typeface="Arial" panose="020B0604020202020204" pitchFamily="34" charset="0"/>
          </a:endParaRPr>
        </a:p>
      </dgm:t>
    </dgm:pt>
    <dgm:pt modelId="{E4108232-A1D4-413F-9EB9-97FF8A9A835B}" type="sibTrans" cxnId="{FB32505E-0DD2-447F-8651-D1DC91769224}">
      <dgm:prSet/>
      <dgm:spPr/>
      <dgm:t>
        <a:bodyPr/>
        <a:lstStyle/>
        <a:p>
          <a:endParaRPr lang="de-DE" sz="400">
            <a:latin typeface="Arial" panose="020B0604020202020204" pitchFamily="34" charset="0"/>
            <a:cs typeface="Arial" panose="020B0604020202020204" pitchFamily="34" charset="0"/>
          </a:endParaRPr>
        </a:p>
      </dgm:t>
    </dgm:pt>
    <dgm:pt modelId="{B65FCBE2-5DAB-4DEE-AC9A-CC15FF00B8C6}">
      <dgm:prSet custT="1"/>
      <dgm:spPr/>
      <dgm:t>
        <a:bodyPr/>
        <a:lstStyle/>
        <a:p>
          <a:r>
            <a:rPr lang="de-DE" sz="400">
              <a:solidFill>
                <a:sysClr val="windowText" lastClr="000000"/>
              </a:solidFill>
              <a:latin typeface="Arial" panose="020B0604020202020204" pitchFamily="34" charset="0"/>
              <a:cs typeface="Arial" panose="020B0604020202020204" pitchFamily="34" charset="0"/>
            </a:rPr>
            <a:t>Vorstellung AWS</a:t>
          </a:r>
        </a:p>
      </dgm:t>
    </dgm:pt>
    <dgm:pt modelId="{6446AE44-A90E-48DF-85CE-029B0DC7EFF7}" type="parTrans" cxnId="{E728B600-6228-4C04-AD42-EAF0A34A9F22}">
      <dgm:prSet/>
      <dgm:spPr/>
      <dgm:t>
        <a:bodyPr/>
        <a:lstStyle/>
        <a:p>
          <a:endParaRPr lang="de-DE" sz="400">
            <a:latin typeface="Arial" panose="020B0604020202020204" pitchFamily="34" charset="0"/>
            <a:cs typeface="Arial" panose="020B0604020202020204" pitchFamily="34" charset="0"/>
          </a:endParaRPr>
        </a:p>
      </dgm:t>
    </dgm:pt>
    <dgm:pt modelId="{246447DB-CCD2-4874-967F-81C2B754D755}" type="sibTrans" cxnId="{E728B600-6228-4C04-AD42-EAF0A34A9F22}">
      <dgm:prSet/>
      <dgm:spPr/>
      <dgm:t>
        <a:bodyPr/>
        <a:lstStyle/>
        <a:p>
          <a:endParaRPr lang="de-DE" sz="400">
            <a:latin typeface="Arial" panose="020B0604020202020204" pitchFamily="34" charset="0"/>
            <a:cs typeface="Arial" panose="020B0604020202020204" pitchFamily="34" charset="0"/>
          </a:endParaRPr>
        </a:p>
      </dgm:t>
    </dgm:pt>
    <dgm:pt modelId="{6A73C8F5-3EEA-46DA-BF34-6A84AC913039}">
      <dgm:prSet custT="1"/>
      <dgm:spPr/>
      <dgm:t>
        <a:bodyPr/>
        <a:lstStyle/>
        <a:p>
          <a:r>
            <a:rPr lang="de-DE" sz="400">
              <a:solidFill>
                <a:sysClr val="windowText" lastClr="000000"/>
              </a:solidFill>
              <a:latin typeface="Arial" panose="020B0604020202020204" pitchFamily="34" charset="0"/>
              <a:cs typeface="Arial" panose="020B0604020202020204" pitchFamily="34" charset="0"/>
            </a:rPr>
            <a:t>Vorstellung BV</a:t>
          </a:r>
        </a:p>
      </dgm:t>
    </dgm:pt>
    <dgm:pt modelId="{B489643B-4390-4909-B3EF-92DA5663CD36}" type="parTrans" cxnId="{B58EA4F0-4094-4DA6-87D3-C4711B1923A1}">
      <dgm:prSet/>
      <dgm:spPr/>
      <dgm:t>
        <a:bodyPr/>
        <a:lstStyle/>
        <a:p>
          <a:endParaRPr lang="de-DE" sz="400">
            <a:latin typeface="Arial" panose="020B0604020202020204" pitchFamily="34" charset="0"/>
            <a:cs typeface="Arial" panose="020B0604020202020204" pitchFamily="34" charset="0"/>
          </a:endParaRPr>
        </a:p>
      </dgm:t>
    </dgm:pt>
    <dgm:pt modelId="{658AC3D3-0DEB-4D05-943F-4C7804332E9B}" type="sibTrans" cxnId="{B58EA4F0-4094-4DA6-87D3-C4711B1923A1}">
      <dgm:prSet/>
      <dgm:spPr/>
      <dgm:t>
        <a:bodyPr/>
        <a:lstStyle/>
        <a:p>
          <a:endParaRPr lang="de-DE" sz="400">
            <a:latin typeface="Arial" panose="020B0604020202020204" pitchFamily="34" charset="0"/>
            <a:cs typeface="Arial" panose="020B0604020202020204" pitchFamily="34" charset="0"/>
          </a:endParaRPr>
        </a:p>
      </dgm:t>
    </dgm:pt>
    <dgm:pt modelId="{D311993D-94DE-49B7-8CD3-6E0BE00B2178}">
      <dgm:prSet custT="1"/>
      <dgm:spPr/>
      <dgm:t>
        <a:bodyPr/>
        <a:lstStyle/>
        <a:p>
          <a:r>
            <a:rPr lang="de-DE" sz="400">
              <a:solidFill>
                <a:sysClr val="windowText" lastClr="000000"/>
              </a:solidFill>
              <a:latin typeface="Arial" panose="020B0604020202020204" pitchFamily="34" charset="0"/>
              <a:cs typeface="Arial" panose="020B0604020202020204" pitchFamily="34" charset="0"/>
            </a:rPr>
            <a:t>Erhebung IST-Daten &amp; Analyse der aktuellen Situation</a:t>
          </a:r>
        </a:p>
      </dgm:t>
    </dgm:pt>
    <dgm:pt modelId="{A14AE40A-C393-4696-B70A-273B684E119A}" type="parTrans" cxnId="{C4E0CF82-7563-49CD-942B-27CC4DB037CB}">
      <dgm:prSet/>
      <dgm:spPr/>
      <dgm:t>
        <a:bodyPr/>
        <a:lstStyle/>
        <a:p>
          <a:endParaRPr lang="de-DE" sz="400">
            <a:latin typeface="Arial" panose="020B0604020202020204" pitchFamily="34" charset="0"/>
            <a:cs typeface="Arial" panose="020B0604020202020204" pitchFamily="34" charset="0"/>
          </a:endParaRPr>
        </a:p>
      </dgm:t>
    </dgm:pt>
    <dgm:pt modelId="{EC02987B-A6A3-405F-B1E9-D9822E4677F6}" type="sibTrans" cxnId="{C4E0CF82-7563-49CD-942B-27CC4DB037CB}">
      <dgm:prSet/>
      <dgm:spPr/>
      <dgm:t>
        <a:bodyPr/>
        <a:lstStyle/>
        <a:p>
          <a:endParaRPr lang="de-DE" sz="400">
            <a:latin typeface="Arial" panose="020B0604020202020204" pitchFamily="34" charset="0"/>
            <a:cs typeface="Arial" panose="020B0604020202020204" pitchFamily="34" charset="0"/>
          </a:endParaRPr>
        </a:p>
      </dgm:t>
    </dgm:pt>
    <dgm:pt modelId="{A754AB09-086F-4B0C-B01D-4BDA82E57092}">
      <dgm:prSet custT="1"/>
      <dgm:spPr/>
      <dgm:t>
        <a:bodyPr/>
        <a:lstStyle/>
        <a:p>
          <a:pPr algn="ctr"/>
          <a:r>
            <a:rPr lang="de-DE" sz="400">
              <a:solidFill>
                <a:sysClr val="windowText" lastClr="000000"/>
              </a:solidFill>
              <a:latin typeface="Arial" panose="020B0604020202020204" pitchFamily="34" charset="0"/>
              <a:cs typeface="Arial" panose="020B0604020202020204" pitchFamily="34" charset="0"/>
            </a:rPr>
            <a:t>Erhebung IST-Daten &amp; Analyse der aktuellen Situation</a:t>
          </a:r>
        </a:p>
      </dgm:t>
    </dgm:pt>
    <dgm:pt modelId="{6974A74D-46ED-4DA1-842C-9F4C194F113D}" type="parTrans" cxnId="{98700E3C-68BB-406E-B64D-CE455A3F5574}">
      <dgm:prSet/>
      <dgm:spPr/>
      <dgm:t>
        <a:bodyPr/>
        <a:lstStyle/>
        <a:p>
          <a:endParaRPr lang="de-DE" sz="400">
            <a:latin typeface="Arial" panose="020B0604020202020204" pitchFamily="34" charset="0"/>
            <a:cs typeface="Arial" panose="020B0604020202020204" pitchFamily="34" charset="0"/>
          </a:endParaRPr>
        </a:p>
      </dgm:t>
    </dgm:pt>
    <dgm:pt modelId="{4C2FF1A6-848F-4A42-A302-BD9EC86DB8B5}" type="sibTrans" cxnId="{98700E3C-68BB-406E-B64D-CE455A3F5574}">
      <dgm:prSet/>
      <dgm:spPr/>
      <dgm:t>
        <a:bodyPr/>
        <a:lstStyle/>
        <a:p>
          <a:endParaRPr lang="de-DE" sz="400">
            <a:latin typeface="Arial" panose="020B0604020202020204" pitchFamily="34" charset="0"/>
            <a:cs typeface="Arial" panose="020B0604020202020204" pitchFamily="34" charset="0"/>
          </a:endParaRPr>
        </a:p>
      </dgm:t>
    </dgm:pt>
    <dgm:pt modelId="{55EAD11B-2DAA-4835-BC88-0ED44062C8AA}">
      <dgm:prSet custT="1"/>
      <dgm:spPr/>
      <dgm:t>
        <a:bodyPr/>
        <a:lstStyle/>
        <a:p>
          <a:r>
            <a:rPr lang="de-DE" sz="400">
              <a:solidFill>
                <a:sysClr val="windowText" lastClr="000000"/>
              </a:solidFill>
              <a:latin typeface="Arial" panose="020B0604020202020204" pitchFamily="34" charset="0"/>
              <a:cs typeface="Arial" panose="020B0604020202020204" pitchFamily="34" charset="0"/>
            </a:rPr>
            <a:t>Erhebung IST-Daten &amp; Analyse der aktuellen Situation</a:t>
          </a:r>
        </a:p>
      </dgm:t>
    </dgm:pt>
    <dgm:pt modelId="{3E94EE81-131C-4214-98DC-BB7AB4856F26}" type="parTrans" cxnId="{72C433EF-DFF8-4642-AC1C-F74F34B733BE}">
      <dgm:prSet/>
      <dgm:spPr/>
      <dgm:t>
        <a:bodyPr/>
        <a:lstStyle/>
        <a:p>
          <a:endParaRPr lang="de-DE" sz="400">
            <a:latin typeface="Arial" panose="020B0604020202020204" pitchFamily="34" charset="0"/>
            <a:cs typeface="Arial" panose="020B0604020202020204" pitchFamily="34" charset="0"/>
          </a:endParaRPr>
        </a:p>
      </dgm:t>
    </dgm:pt>
    <dgm:pt modelId="{F0737C74-8A32-4203-B73B-CBC36000954A}" type="sibTrans" cxnId="{72C433EF-DFF8-4642-AC1C-F74F34B733BE}">
      <dgm:prSet/>
      <dgm:spPr/>
      <dgm:t>
        <a:bodyPr/>
        <a:lstStyle/>
        <a:p>
          <a:endParaRPr lang="de-DE" sz="400">
            <a:latin typeface="Arial" panose="020B0604020202020204" pitchFamily="34" charset="0"/>
            <a:cs typeface="Arial" panose="020B0604020202020204" pitchFamily="34" charset="0"/>
          </a:endParaRPr>
        </a:p>
      </dgm:t>
    </dgm:pt>
    <dgm:pt modelId="{76FF6510-3160-473E-84F6-156AC9050EC9}">
      <dgm:prSet custT="1"/>
      <dgm:spPr/>
      <dgm:t>
        <a:bodyPr/>
        <a:lstStyle/>
        <a:p>
          <a:r>
            <a:rPr lang="de-DE" sz="400">
              <a:solidFill>
                <a:sysClr val="windowText" lastClr="000000"/>
              </a:solidFill>
              <a:latin typeface="Arial" panose="020B0604020202020204" pitchFamily="34" charset="0"/>
              <a:cs typeface="Arial" panose="020B0604020202020204" pitchFamily="34" charset="0"/>
            </a:rPr>
            <a:t>Erhebung IST-Daten &amp; Analyse der aktuellen Situation</a:t>
          </a:r>
        </a:p>
      </dgm:t>
    </dgm:pt>
    <dgm:pt modelId="{7D715A62-487C-414C-BD17-73CB1634D178}" type="parTrans" cxnId="{47B6AE76-D635-4006-9447-ADF4B13567C1}">
      <dgm:prSet/>
      <dgm:spPr/>
      <dgm:t>
        <a:bodyPr/>
        <a:lstStyle/>
        <a:p>
          <a:endParaRPr lang="de-DE" sz="400">
            <a:latin typeface="Arial" panose="020B0604020202020204" pitchFamily="34" charset="0"/>
            <a:cs typeface="Arial" panose="020B0604020202020204" pitchFamily="34" charset="0"/>
          </a:endParaRPr>
        </a:p>
      </dgm:t>
    </dgm:pt>
    <dgm:pt modelId="{0E44B323-54A7-4677-BF6C-4B94B6272859}" type="sibTrans" cxnId="{47B6AE76-D635-4006-9447-ADF4B13567C1}">
      <dgm:prSet/>
      <dgm:spPr/>
      <dgm:t>
        <a:bodyPr/>
        <a:lstStyle/>
        <a:p>
          <a:endParaRPr lang="de-DE" sz="400">
            <a:latin typeface="Arial" panose="020B0604020202020204" pitchFamily="34" charset="0"/>
            <a:cs typeface="Arial" panose="020B0604020202020204" pitchFamily="34" charset="0"/>
          </a:endParaRPr>
        </a:p>
      </dgm:t>
    </dgm:pt>
    <dgm:pt modelId="{75A57227-A28B-4E68-BA32-DADEA50058E9}">
      <dgm:prSet custT="1"/>
      <dgm:spPr/>
      <dgm:t>
        <a:bodyPr/>
        <a:lstStyle/>
        <a:p>
          <a:r>
            <a:rPr lang="de-DE" sz="400">
              <a:solidFill>
                <a:sysClr val="windowText" lastClr="000000"/>
              </a:solidFill>
              <a:latin typeface="Arial" panose="020B0604020202020204" pitchFamily="34" charset="0"/>
              <a:cs typeface="Arial" panose="020B0604020202020204" pitchFamily="34" charset="0"/>
            </a:rPr>
            <a:t>Erhebung IST-Daten &amp; Analyse der aktuellen Situation</a:t>
          </a:r>
        </a:p>
      </dgm:t>
    </dgm:pt>
    <dgm:pt modelId="{C1582AC0-FABB-41F9-95F2-32EFF1489242}" type="parTrans" cxnId="{B7890D48-358F-4667-891C-54B36935D15A}">
      <dgm:prSet/>
      <dgm:spPr/>
      <dgm:t>
        <a:bodyPr/>
        <a:lstStyle/>
        <a:p>
          <a:endParaRPr lang="de-DE" sz="400">
            <a:latin typeface="Arial" panose="020B0604020202020204" pitchFamily="34" charset="0"/>
            <a:cs typeface="Arial" panose="020B0604020202020204" pitchFamily="34" charset="0"/>
          </a:endParaRPr>
        </a:p>
      </dgm:t>
    </dgm:pt>
    <dgm:pt modelId="{9740AE59-65E7-4E45-8F9B-9ED8465CA403}" type="sibTrans" cxnId="{B7890D48-358F-4667-891C-54B36935D15A}">
      <dgm:prSet/>
      <dgm:spPr/>
      <dgm:t>
        <a:bodyPr/>
        <a:lstStyle/>
        <a:p>
          <a:endParaRPr lang="de-DE" sz="400">
            <a:latin typeface="Arial" panose="020B0604020202020204" pitchFamily="34" charset="0"/>
            <a:cs typeface="Arial" panose="020B0604020202020204" pitchFamily="34" charset="0"/>
          </a:endParaRPr>
        </a:p>
      </dgm:t>
    </dgm:pt>
    <dgm:pt modelId="{21B67878-96BE-4FEA-8F75-E8E89E9329F5}">
      <dgm:prSet custT="1"/>
      <dgm:spPr/>
      <dgm:t>
        <a:bodyPr/>
        <a:lstStyle/>
        <a:p>
          <a:r>
            <a:rPr lang="de-DE" sz="400">
              <a:solidFill>
                <a:sysClr val="windowText" lastClr="000000"/>
              </a:solidFill>
              <a:latin typeface="Arial" panose="020B0604020202020204" pitchFamily="34" charset="0"/>
              <a:cs typeface="Arial" panose="020B0604020202020204" pitchFamily="34" charset="0"/>
            </a:rPr>
            <a:t>Erhebung IST-Daten &amp; Analyse der aktuellen Situation</a:t>
          </a:r>
        </a:p>
      </dgm:t>
    </dgm:pt>
    <dgm:pt modelId="{389F3BA8-8334-481B-87AB-A6EC8D97C74A}" type="parTrans" cxnId="{9F24A55E-DB10-42A9-8451-4FA36E9B6196}">
      <dgm:prSet/>
      <dgm:spPr/>
      <dgm:t>
        <a:bodyPr/>
        <a:lstStyle/>
        <a:p>
          <a:endParaRPr lang="de-DE" sz="400">
            <a:latin typeface="Arial" panose="020B0604020202020204" pitchFamily="34" charset="0"/>
            <a:cs typeface="Arial" panose="020B0604020202020204" pitchFamily="34" charset="0"/>
          </a:endParaRPr>
        </a:p>
      </dgm:t>
    </dgm:pt>
    <dgm:pt modelId="{9558B567-2804-482B-8DCE-548FD68CDC20}" type="sibTrans" cxnId="{9F24A55E-DB10-42A9-8451-4FA36E9B6196}">
      <dgm:prSet/>
      <dgm:spPr/>
      <dgm:t>
        <a:bodyPr/>
        <a:lstStyle/>
        <a:p>
          <a:endParaRPr lang="de-DE" sz="400">
            <a:latin typeface="Arial" panose="020B0604020202020204" pitchFamily="34" charset="0"/>
            <a:cs typeface="Arial" panose="020B0604020202020204" pitchFamily="34" charset="0"/>
          </a:endParaRPr>
        </a:p>
      </dgm:t>
    </dgm:pt>
    <dgm:pt modelId="{DDD4756F-9A70-4C6E-B177-2A075FB804E6}">
      <dgm:prSet custT="1"/>
      <dgm:spPr/>
      <dgm:t>
        <a:bodyPr/>
        <a:lstStyle/>
        <a:p>
          <a:r>
            <a:rPr lang="de-DE" sz="400" b="0">
              <a:solidFill>
                <a:sysClr val="windowText" lastClr="000000"/>
              </a:solidFill>
              <a:latin typeface="Arial" panose="020B0604020202020204" pitchFamily="34" charset="0"/>
              <a:cs typeface="Arial" panose="020B0604020202020204" pitchFamily="34" charset="0"/>
            </a:rPr>
            <a:t>Zugriffsrechte in allen Anwendungen für Projektteam</a:t>
          </a:r>
        </a:p>
      </dgm:t>
    </dgm:pt>
    <dgm:pt modelId="{07242CBB-6F70-453B-B68D-D8C0F2B861A4}" type="parTrans" cxnId="{17647B9E-A324-4891-A846-538878B915A4}">
      <dgm:prSet/>
      <dgm:spPr/>
      <dgm:t>
        <a:bodyPr/>
        <a:lstStyle/>
        <a:p>
          <a:endParaRPr lang="de-DE" sz="400">
            <a:latin typeface="Arial" panose="020B0604020202020204" pitchFamily="34" charset="0"/>
            <a:cs typeface="Arial" panose="020B0604020202020204" pitchFamily="34" charset="0"/>
          </a:endParaRPr>
        </a:p>
      </dgm:t>
    </dgm:pt>
    <dgm:pt modelId="{2941196B-AF94-42DF-8940-4642E5244159}" type="sibTrans" cxnId="{17647B9E-A324-4891-A846-538878B915A4}">
      <dgm:prSet/>
      <dgm:spPr/>
      <dgm:t>
        <a:bodyPr/>
        <a:lstStyle/>
        <a:p>
          <a:endParaRPr lang="de-DE" sz="400">
            <a:latin typeface="Arial" panose="020B0604020202020204" pitchFamily="34" charset="0"/>
            <a:cs typeface="Arial" panose="020B0604020202020204" pitchFamily="34" charset="0"/>
          </a:endParaRPr>
        </a:p>
      </dgm:t>
    </dgm:pt>
    <dgm:pt modelId="{502600C9-55F7-4176-9EC0-947CB6E65740}">
      <dgm:prSet custT="1"/>
      <dgm:spPr/>
      <dgm:t>
        <a:bodyPr/>
        <a:lstStyle/>
        <a:p>
          <a:r>
            <a:rPr lang="de-DE" sz="400">
              <a:solidFill>
                <a:sysClr val="windowText" lastClr="000000"/>
              </a:solidFill>
              <a:latin typeface="Arial" panose="020B0604020202020204" pitchFamily="34" charset="0"/>
              <a:cs typeface="Arial" panose="020B0604020202020204" pitchFamily="34" charset="0"/>
            </a:rPr>
            <a:t>SC_22.3 Vorbereitung</a:t>
          </a:r>
        </a:p>
      </dgm:t>
    </dgm:pt>
    <dgm:pt modelId="{9886F5CF-2797-4588-AB21-BD2057D735B2}" type="parTrans" cxnId="{559ACF73-3901-4C79-92E6-224B3B9E4F0B}">
      <dgm:prSet/>
      <dgm:spPr/>
      <dgm:t>
        <a:bodyPr/>
        <a:lstStyle/>
        <a:p>
          <a:endParaRPr lang="de-DE" sz="400">
            <a:latin typeface="Arial" panose="020B0604020202020204" pitchFamily="34" charset="0"/>
            <a:cs typeface="Arial" panose="020B0604020202020204" pitchFamily="34" charset="0"/>
          </a:endParaRPr>
        </a:p>
      </dgm:t>
    </dgm:pt>
    <dgm:pt modelId="{CED201DA-CAB6-487E-BA67-E3565CCAC7D1}" type="sibTrans" cxnId="{559ACF73-3901-4C79-92E6-224B3B9E4F0B}">
      <dgm:prSet/>
      <dgm:spPr/>
      <dgm:t>
        <a:bodyPr/>
        <a:lstStyle/>
        <a:p>
          <a:endParaRPr lang="de-DE" sz="400">
            <a:latin typeface="Arial" panose="020B0604020202020204" pitchFamily="34" charset="0"/>
            <a:cs typeface="Arial" panose="020B0604020202020204" pitchFamily="34" charset="0"/>
          </a:endParaRPr>
        </a:p>
      </dgm:t>
    </dgm:pt>
    <dgm:pt modelId="{6F87A36A-C32A-490D-A663-B9036BDF44C3}">
      <dgm:prSet phldrT="[Text]"/>
      <dgm:spPr>
        <a:xfrm>
          <a:off x="3587019" y="601"/>
          <a:ext cx="1033425" cy="516712"/>
        </a:xfrm>
      </dgm:spPr>
      <dgm:t>
        <a:bodyPr/>
        <a:lstStyle/>
        <a:p>
          <a:r>
            <a:rPr lang="de-DE" b="0">
              <a:solidFill>
                <a:sysClr val="windowText" lastClr="000000"/>
              </a:solidFill>
              <a:latin typeface="Arial" panose="020B0604020202020204" pitchFamily="34" charset="0"/>
              <a:cs typeface="Arial" panose="020B0604020202020204" pitchFamily="34" charset="0"/>
            </a:rPr>
            <a:t>Projekt</a:t>
          </a:r>
        </a:p>
      </dgm:t>
    </dgm:pt>
    <dgm:pt modelId="{69A9C5F9-84E1-4B00-8327-089B4D90D57E}" type="parTrans" cxnId="{C1131994-5FA7-4B41-B70A-016C38BF0258}">
      <dgm:prSet/>
      <dgm:spPr/>
      <dgm:t>
        <a:bodyPr/>
        <a:lstStyle/>
        <a:p>
          <a:endParaRPr lang="de-DE"/>
        </a:p>
      </dgm:t>
    </dgm:pt>
    <dgm:pt modelId="{ADB4BFB4-6B34-473B-AE42-354D741670F1}" type="sibTrans" cxnId="{C1131994-5FA7-4B41-B70A-016C38BF0258}">
      <dgm:prSet/>
      <dgm:spPr/>
      <dgm:t>
        <a:bodyPr/>
        <a:lstStyle/>
        <a:p>
          <a:endParaRPr lang="de-DE"/>
        </a:p>
      </dgm:t>
    </dgm:pt>
    <dgm:pt modelId="{269EEEF7-EE1A-41F1-B8C8-B0ED568449FB}">
      <dgm:prSet/>
      <dgm:spPr>
        <a:solidFill>
          <a:schemeClr val="accent2"/>
        </a:solidFill>
      </dgm:spPr>
      <dgm:t>
        <a:bodyPr/>
        <a:lstStyle/>
        <a:p>
          <a:r>
            <a:rPr lang="de-DE">
              <a:solidFill>
                <a:sysClr val="windowText" lastClr="000000"/>
              </a:solidFill>
              <a:latin typeface="Arial" panose="020B0604020202020204" pitchFamily="34" charset="0"/>
              <a:cs typeface="Arial" panose="020B0604020202020204" pitchFamily="34" charset="0"/>
            </a:rPr>
            <a:t>Teilaufgabe</a:t>
          </a:r>
        </a:p>
      </dgm:t>
    </dgm:pt>
    <dgm:pt modelId="{7870782A-4781-41DD-AB27-6AE059AFE0B8}" type="parTrans" cxnId="{402219AD-8D32-4DE4-AD13-77028C28AEB3}">
      <dgm:prSet/>
      <dgm:spPr/>
      <dgm:t>
        <a:bodyPr/>
        <a:lstStyle/>
        <a:p>
          <a:endParaRPr lang="de-DE"/>
        </a:p>
      </dgm:t>
    </dgm:pt>
    <dgm:pt modelId="{475D1AA0-45C0-40D8-A6E8-A2F0C88C44C0}" type="sibTrans" cxnId="{402219AD-8D32-4DE4-AD13-77028C28AEB3}">
      <dgm:prSet/>
      <dgm:spPr/>
      <dgm:t>
        <a:bodyPr/>
        <a:lstStyle/>
        <a:p>
          <a:endParaRPr lang="de-DE"/>
        </a:p>
      </dgm:t>
    </dgm:pt>
    <dgm:pt modelId="{CF8864FE-8E8D-4B24-AB85-0002B52353B2}">
      <dgm:prSet/>
      <dgm:spPr>
        <a:xfrm>
          <a:off x="4470597" y="2935529"/>
          <a:ext cx="1033425" cy="516712"/>
        </a:xfrm>
        <a:solidFill>
          <a:schemeClr val="bg1">
            <a:lumMod val="50000"/>
          </a:schemeClr>
        </a:solidFill>
      </dgm:spPr>
      <dgm:t>
        <a:bodyPr/>
        <a:lstStyle/>
        <a:p>
          <a:r>
            <a:rPr lang="de-DE" b="0">
              <a:solidFill>
                <a:sysClr val="windowText" lastClr="000000"/>
              </a:solidFill>
              <a:latin typeface="Arial" panose="020B0604020202020204" pitchFamily="34" charset="0"/>
              <a:cs typeface="Arial" panose="020B0604020202020204" pitchFamily="34" charset="0"/>
            </a:rPr>
            <a:t>Arbeitspaket</a:t>
          </a:r>
        </a:p>
      </dgm:t>
    </dgm:pt>
    <dgm:pt modelId="{2534A58C-0025-4EDE-BD7B-FD6A59C0B7EB}" type="parTrans" cxnId="{ECC58A8E-0115-4C9A-9ADE-A64F5E5596A2}">
      <dgm:prSet/>
      <dgm:spPr/>
      <dgm:t>
        <a:bodyPr/>
        <a:lstStyle/>
        <a:p>
          <a:endParaRPr lang="de-DE"/>
        </a:p>
      </dgm:t>
    </dgm:pt>
    <dgm:pt modelId="{7966B28B-24A8-4BCA-BA57-6F0926486ED4}" type="sibTrans" cxnId="{ECC58A8E-0115-4C9A-9ADE-A64F5E5596A2}">
      <dgm:prSet/>
      <dgm:spPr/>
      <dgm:t>
        <a:bodyPr/>
        <a:lstStyle/>
        <a:p>
          <a:endParaRPr lang="de-DE"/>
        </a:p>
      </dgm:t>
    </dgm:pt>
    <dgm:pt modelId="{AF6C1E63-0B71-4595-A5B3-5858DA1D6C06}">
      <dgm:prSet/>
      <dgm:spPr>
        <a:noFill/>
        <a:ln>
          <a:solidFill>
            <a:schemeClr val="tx1"/>
          </a:solidFill>
        </a:ln>
      </dgm:spPr>
      <dgm:t>
        <a:bodyPr/>
        <a:lstStyle/>
        <a:p>
          <a:r>
            <a:rPr lang="de-DE">
              <a:solidFill>
                <a:sysClr val="windowText" lastClr="000000"/>
              </a:solidFill>
              <a:latin typeface="Arial" panose="020B0604020202020204" pitchFamily="34" charset="0"/>
              <a:cs typeface="Arial" panose="020B0604020202020204" pitchFamily="34" charset="0"/>
            </a:rPr>
            <a:t>Legende</a:t>
          </a:r>
        </a:p>
      </dgm:t>
    </dgm:pt>
    <dgm:pt modelId="{B6C90B11-C8B3-452F-8774-E3C6CEBEDD41}" type="parTrans" cxnId="{D6CEFADF-0BD9-45BD-AF23-A3A1A77B041B}">
      <dgm:prSet/>
      <dgm:spPr/>
      <dgm:t>
        <a:bodyPr/>
        <a:lstStyle/>
        <a:p>
          <a:endParaRPr lang="de-DE"/>
        </a:p>
      </dgm:t>
    </dgm:pt>
    <dgm:pt modelId="{714C1824-1A5B-4F9A-9491-48F48DAF9B21}" type="sibTrans" cxnId="{D6CEFADF-0BD9-45BD-AF23-A3A1A77B041B}">
      <dgm:prSet/>
      <dgm:spPr/>
      <dgm:t>
        <a:bodyPr/>
        <a:lstStyle/>
        <a:p>
          <a:endParaRPr lang="de-DE"/>
        </a:p>
      </dgm:t>
    </dgm:pt>
    <dgm:pt modelId="{1914F7CA-D919-4AC1-9052-71ADE7B18CF9}">
      <dgm:prSet phldrT="[Text]"/>
      <dgm:spPr>
        <a:xfrm>
          <a:off x="3587019" y="601"/>
          <a:ext cx="1033425" cy="516712"/>
        </a:xfrm>
        <a:solidFill>
          <a:schemeClr val="accent4"/>
        </a:solidFill>
      </dgm:spPr>
      <dgm:t>
        <a:bodyPr/>
        <a:lstStyle/>
        <a:p>
          <a:r>
            <a:rPr lang="de-DE" b="0">
              <a:solidFill>
                <a:sysClr val="windowText" lastClr="000000"/>
              </a:solidFill>
              <a:latin typeface="Arial" panose="020B0604020202020204" pitchFamily="34" charset="0"/>
              <a:cs typeface="Arial" panose="020B0604020202020204" pitchFamily="34" charset="0"/>
            </a:rPr>
            <a:t>Tätigkeiten</a:t>
          </a:r>
        </a:p>
      </dgm:t>
    </dgm:pt>
    <dgm:pt modelId="{2DB30A0C-42D9-4C16-B262-50A81FAAE721}" type="parTrans" cxnId="{49DFACD2-33D9-4DB8-8BFB-C78820B39C64}">
      <dgm:prSet/>
      <dgm:spPr/>
      <dgm:t>
        <a:bodyPr/>
        <a:lstStyle/>
        <a:p>
          <a:endParaRPr lang="de-DE"/>
        </a:p>
      </dgm:t>
    </dgm:pt>
    <dgm:pt modelId="{C776258A-79D0-4BC7-8443-9A7603EEF20F}" type="sibTrans" cxnId="{49DFACD2-33D9-4DB8-8BFB-C78820B39C64}">
      <dgm:prSet/>
      <dgm:spPr/>
      <dgm:t>
        <a:bodyPr/>
        <a:lstStyle/>
        <a:p>
          <a:endParaRPr lang="de-DE"/>
        </a:p>
      </dgm:t>
    </dgm:pt>
    <dgm:pt modelId="{27EF233B-6645-478E-ABB7-45CFE6574991}" type="pres">
      <dgm:prSet presAssocID="{19ED26BC-29E0-4A5A-AB77-2301EA4E6E03}" presName="hierChild1" presStyleCnt="0">
        <dgm:presLayoutVars>
          <dgm:orgChart val="1"/>
          <dgm:chPref val="1"/>
          <dgm:dir/>
          <dgm:animOne val="branch"/>
          <dgm:animLvl val="lvl"/>
          <dgm:resizeHandles/>
        </dgm:presLayoutVars>
      </dgm:prSet>
      <dgm:spPr/>
    </dgm:pt>
    <dgm:pt modelId="{921C1170-1D19-4AA3-906F-8CF9E6571BE9}" type="pres">
      <dgm:prSet presAssocID="{2B29642E-7030-4101-9F21-F8F6396EAAD1}" presName="hierRoot1" presStyleCnt="0">
        <dgm:presLayoutVars>
          <dgm:hierBranch val="init"/>
        </dgm:presLayoutVars>
      </dgm:prSet>
      <dgm:spPr/>
    </dgm:pt>
    <dgm:pt modelId="{86BCC309-8976-4740-AD3B-10503093CB04}" type="pres">
      <dgm:prSet presAssocID="{2B29642E-7030-4101-9F21-F8F6396EAAD1}" presName="rootComposite1" presStyleCnt="0"/>
      <dgm:spPr/>
    </dgm:pt>
    <dgm:pt modelId="{6A86711F-457E-4253-BD98-6526290F3493}" type="pres">
      <dgm:prSet presAssocID="{2B29642E-7030-4101-9F21-F8F6396EAAD1}" presName="rootText1" presStyleLbl="node0" presStyleIdx="0" presStyleCnt="6" custScaleX="329940">
        <dgm:presLayoutVars>
          <dgm:chPref val="3"/>
        </dgm:presLayoutVars>
      </dgm:prSet>
      <dgm:spPr/>
    </dgm:pt>
    <dgm:pt modelId="{6BF7136E-C791-45A8-8AE1-6696E1C8CFC1}" type="pres">
      <dgm:prSet presAssocID="{2B29642E-7030-4101-9F21-F8F6396EAAD1}" presName="rootConnector1" presStyleLbl="node1" presStyleIdx="0" presStyleCnt="0"/>
      <dgm:spPr/>
    </dgm:pt>
    <dgm:pt modelId="{F36BEBAD-F893-42A6-8B88-36F8FA8B7CAF}" type="pres">
      <dgm:prSet presAssocID="{2B29642E-7030-4101-9F21-F8F6396EAAD1}" presName="hierChild2" presStyleCnt="0"/>
      <dgm:spPr/>
    </dgm:pt>
    <dgm:pt modelId="{93A8D7DA-4143-4647-8349-2A5D3778406F}" type="pres">
      <dgm:prSet presAssocID="{051C3F00-DD58-4E1C-B547-75509FD56645}" presName="Name37" presStyleLbl="parChTrans1D2" presStyleIdx="0" presStyleCnt="8"/>
      <dgm:spPr/>
    </dgm:pt>
    <dgm:pt modelId="{6669B869-4BD7-4EC7-875E-F7D2AF726ACD}" type="pres">
      <dgm:prSet presAssocID="{E281AFC6-4E50-482F-A27D-CC905C34C11F}" presName="hierRoot2" presStyleCnt="0">
        <dgm:presLayoutVars>
          <dgm:hierBranch val="init"/>
        </dgm:presLayoutVars>
      </dgm:prSet>
      <dgm:spPr/>
    </dgm:pt>
    <dgm:pt modelId="{750A0E71-9663-427D-84B0-7501793E6418}" type="pres">
      <dgm:prSet presAssocID="{E281AFC6-4E50-482F-A27D-CC905C34C11F}" presName="rootComposite" presStyleCnt="0"/>
      <dgm:spPr/>
    </dgm:pt>
    <dgm:pt modelId="{514ED023-BF84-4F85-8211-D15F9FF15EAE}" type="pres">
      <dgm:prSet presAssocID="{E281AFC6-4E50-482F-A27D-CC905C34C11F}" presName="rootText" presStyleLbl="node2" presStyleIdx="0" presStyleCnt="8" custLinFactNeighborX="56835">
        <dgm:presLayoutVars>
          <dgm:chPref val="3"/>
        </dgm:presLayoutVars>
      </dgm:prSet>
      <dgm:spPr/>
    </dgm:pt>
    <dgm:pt modelId="{CEDCF164-53B0-4908-9903-09E436079377}" type="pres">
      <dgm:prSet presAssocID="{E281AFC6-4E50-482F-A27D-CC905C34C11F}" presName="rootConnector" presStyleLbl="node2" presStyleIdx="0" presStyleCnt="8"/>
      <dgm:spPr/>
    </dgm:pt>
    <dgm:pt modelId="{D7CB2863-1AD8-4CE6-9679-A84DB9C7866A}" type="pres">
      <dgm:prSet presAssocID="{E281AFC6-4E50-482F-A27D-CC905C34C11F}" presName="hierChild4" presStyleCnt="0"/>
      <dgm:spPr/>
    </dgm:pt>
    <dgm:pt modelId="{A9AB95F4-0669-4781-8EEE-B7C09D8CC19E}" type="pres">
      <dgm:prSet presAssocID="{5057B8F6-9546-4017-BC4D-536AAAC08DF3}" presName="Name37" presStyleLbl="parChTrans1D3" presStyleIdx="0" presStyleCnt="18"/>
      <dgm:spPr/>
    </dgm:pt>
    <dgm:pt modelId="{02970572-85BF-4F6D-BB0D-1DC83FBE5BDB}" type="pres">
      <dgm:prSet presAssocID="{9EC87550-A8E2-48E9-96D2-25F48DF44A87}" presName="hierRoot2" presStyleCnt="0">
        <dgm:presLayoutVars>
          <dgm:hierBranch val="init"/>
        </dgm:presLayoutVars>
      </dgm:prSet>
      <dgm:spPr/>
    </dgm:pt>
    <dgm:pt modelId="{ABDB58BD-C6BB-43EC-BB72-B45D374D1BB4}" type="pres">
      <dgm:prSet presAssocID="{9EC87550-A8E2-48E9-96D2-25F48DF44A87}" presName="rootComposite" presStyleCnt="0"/>
      <dgm:spPr/>
    </dgm:pt>
    <dgm:pt modelId="{66701150-2AB1-4F66-80C2-5ABB1B10DE24}" type="pres">
      <dgm:prSet presAssocID="{9EC87550-A8E2-48E9-96D2-25F48DF44A87}" presName="rootText" presStyleLbl="node3" presStyleIdx="0" presStyleCnt="18" custLinFactNeighborX="52290">
        <dgm:presLayoutVars>
          <dgm:chPref val="3"/>
        </dgm:presLayoutVars>
      </dgm:prSet>
      <dgm:spPr/>
    </dgm:pt>
    <dgm:pt modelId="{71EC015F-677E-47E6-B072-E736CFB29D11}" type="pres">
      <dgm:prSet presAssocID="{9EC87550-A8E2-48E9-96D2-25F48DF44A87}" presName="rootConnector" presStyleLbl="node3" presStyleIdx="0" presStyleCnt="18"/>
      <dgm:spPr/>
    </dgm:pt>
    <dgm:pt modelId="{E41973F7-28AA-4224-B357-515B6BD4DDC5}" type="pres">
      <dgm:prSet presAssocID="{9EC87550-A8E2-48E9-96D2-25F48DF44A87}" presName="hierChild4" presStyleCnt="0"/>
      <dgm:spPr/>
    </dgm:pt>
    <dgm:pt modelId="{76B6E90E-C32D-4E77-903C-A86F7B792662}" type="pres">
      <dgm:prSet presAssocID="{9EC87550-A8E2-48E9-96D2-25F48DF44A87}" presName="hierChild5" presStyleCnt="0"/>
      <dgm:spPr/>
    </dgm:pt>
    <dgm:pt modelId="{33D45805-5B5B-4404-AFB8-28B025296908}" type="pres">
      <dgm:prSet presAssocID="{584222DA-735C-4E2C-A434-B68FB22D313C}" presName="Name37" presStyleLbl="parChTrans1D3" presStyleIdx="1" presStyleCnt="18"/>
      <dgm:spPr/>
    </dgm:pt>
    <dgm:pt modelId="{09687E44-FD99-49B1-A464-1C30D49F2ECF}" type="pres">
      <dgm:prSet presAssocID="{73134708-354B-4FD1-962D-8317EAA804D1}" presName="hierRoot2" presStyleCnt="0">
        <dgm:presLayoutVars>
          <dgm:hierBranch val="init"/>
        </dgm:presLayoutVars>
      </dgm:prSet>
      <dgm:spPr/>
    </dgm:pt>
    <dgm:pt modelId="{93DC9914-5607-41AD-BCE7-6D4D3E11F717}" type="pres">
      <dgm:prSet presAssocID="{73134708-354B-4FD1-962D-8317EAA804D1}" presName="rootComposite" presStyleCnt="0"/>
      <dgm:spPr/>
    </dgm:pt>
    <dgm:pt modelId="{3530E21F-A27C-466F-8356-26FF36AE1166}" type="pres">
      <dgm:prSet presAssocID="{73134708-354B-4FD1-962D-8317EAA804D1}" presName="rootText" presStyleLbl="node3" presStyleIdx="1" presStyleCnt="18" custLinFactNeighborX="52290">
        <dgm:presLayoutVars>
          <dgm:chPref val="3"/>
        </dgm:presLayoutVars>
      </dgm:prSet>
      <dgm:spPr/>
    </dgm:pt>
    <dgm:pt modelId="{234FAA84-0E36-4A40-978D-8093CDBC3B1F}" type="pres">
      <dgm:prSet presAssocID="{73134708-354B-4FD1-962D-8317EAA804D1}" presName="rootConnector" presStyleLbl="node3" presStyleIdx="1" presStyleCnt="18"/>
      <dgm:spPr/>
    </dgm:pt>
    <dgm:pt modelId="{8CE7D30E-F0C3-41CE-A719-958D944FF084}" type="pres">
      <dgm:prSet presAssocID="{73134708-354B-4FD1-962D-8317EAA804D1}" presName="hierChild4" presStyleCnt="0"/>
      <dgm:spPr/>
    </dgm:pt>
    <dgm:pt modelId="{8616AEA9-03AE-41E3-B60D-0C62828E793A}" type="pres">
      <dgm:prSet presAssocID="{73134708-354B-4FD1-962D-8317EAA804D1}" presName="hierChild5" presStyleCnt="0"/>
      <dgm:spPr/>
    </dgm:pt>
    <dgm:pt modelId="{2493EBF3-DED1-4701-AA87-60983FC1A8A7}" type="pres">
      <dgm:prSet presAssocID="{D3FB41C8-298F-4C92-A8BA-654745B64A87}" presName="Name37" presStyleLbl="parChTrans1D3" presStyleIdx="2" presStyleCnt="18"/>
      <dgm:spPr/>
    </dgm:pt>
    <dgm:pt modelId="{ED5CD687-2D40-4590-81C8-9A301D527BD7}" type="pres">
      <dgm:prSet presAssocID="{59EA7FAF-DBCA-46A3-BCAB-EADA82F4C25B}" presName="hierRoot2" presStyleCnt="0">
        <dgm:presLayoutVars>
          <dgm:hierBranch val="init"/>
        </dgm:presLayoutVars>
      </dgm:prSet>
      <dgm:spPr/>
    </dgm:pt>
    <dgm:pt modelId="{D9BBDC3A-3F68-4C82-8851-D516655F1F2A}" type="pres">
      <dgm:prSet presAssocID="{59EA7FAF-DBCA-46A3-BCAB-EADA82F4C25B}" presName="rootComposite" presStyleCnt="0"/>
      <dgm:spPr/>
    </dgm:pt>
    <dgm:pt modelId="{35ACD49E-65EA-4724-A3B5-9C9E8A9B9B37}" type="pres">
      <dgm:prSet presAssocID="{59EA7FAF-DBCA-46A3-BCAB-EADA82F4C25B}" presName="rootText" presStyleLbl="node3" presStyleIdx="2" presStyleCnt="18" custLinFactNeighborX="52290">
        <dgm:presLayoutVars>
          <dgm:chPref val="3"/>
        </dgm:presLayoutVars>
      </dgm:prSet>
      <dgm:spPr/>
    </dgm:pt>
    <dgm:pt modelId="{4A816343-430D-400C-9151-2FF501AEE41A}" type="pres">
      <dgm:prSet presAssocID="{59EA7FAF-DBCA-46A3-BCAB-EADA82F4C25B}" presName="rootConnector" presStyleLbl="node3" presStyleIdx="2" presStyleCnt="18"/>
      <dgm:spPr/>
    </dgm:pt>
    <dgm:pt modelId="{4706630E-223F-4555-81A5-028E58FB25A8}" type="pres">
      <dgm:prSet presAssocID="{59EA7FAF-DBCA-46A3-BCAB-EADA82F4C25B}" presName="hierChild4" presStyleCnt="0"/>
      <dgm:spPr/>
    </dgm:pt>
    <dgm:pt modelId="{B976BF0F-BFCA-4A6C-AD68-8DBFE0B079FD}" type="pres">
      <dgm:prSet presAssocID="{59EA7FAF-DBCA-46A3-BCAB-EADA82F4C25B}" presName="hierChild5" presStyleCnt="0"/>
      <dgm:spPr/>
    </dgm:pt>
    <dgm:pt modelId="{4CFA0DE1-F281-476A-9B3F-AE7FDC39E92F}" type="pres">
      <dgm:prSet presAssocID="{1E46A5EE-0950-45D6-A976-7EBF9BAF73D2}" presName="Name37" presStyleLbl="parChTrans1D3" presStyleIdx="3" presStyleCnt="18"/>
      <dgm:spPr/>
    </dgm:pt>
    <dgm:pt modelId="{DB55CC8B-0980-4DE2-A705-6C2AC272FB4F}" type="pres">
      <dgm:prSet presAssocID="{DC306147-3E32-4851-B580-9F056F23D092}" presName="hierRoot2" presStyleCnt="0">
        <dgm:presLayoutVars>
          <dgm:hierBranch val="init"/>
        </dgm:presLayoutVars>
      </dgm:prSet>
      <dgm:spPr/>
    </dgm:pt>
    <dgm:pt modelId="{7BAE58F9-46E7-40AE-B276-73804108830C}" type="pres">
      <dgm:prSet presAssocID="{DC306147-3E32-4851-B580-9F056F23D092}" presName="rootComposite" presStyleCnt="0"/>
      <dgm:spPr/>
    </dgm:pt>
    <dgm:pt modelId="{9BC0B8FD-9831-4092-A1A8-F70ECA700E7E}" type="pres">
      <dgm:prSet presAssocID="{DC306147-3E32-4851-B580-9F056F23D092}" presName="rootText" presStyleLbl="node3" presStyleIdx="3" presStyleCnt="18" custLinFactNeighborX="52290">
        <dgm:presLayoutVars>
          <dgm:chPref val="3"/>
        </dgm:presLayoutVars>
      </dgm:prSet>
      <dgm:spPr/>
    </dgm:pt>
    <dgm:pt modelId="{244FC028-5B3E-414A-93E4-E07D6CEED339}" type="pres">
      <dgm:prSet presAssocID="{DC306147-3E32-4851-B580-9F056F23D092}" presName="rootConnector" presStyleLbl="node3" presStyleIdx="3" presStyleCnt="18"/>
      <dgm:spPr/>
    </dgm:pt>
    <dgm:pt modelId="{25AFD8D2-68E1-4D2C-85BD-63AB19E37E53}" type="pres">
      <dgm:prSet presAssocID="{DC306147-3E32-4851-B580-9F056F23D092}" presName="hierChild4" presStyleCnt="0"/>
      <dgm:spPr/>
    </dgm:pt>
    <dgm:pt modelId="{CBDFAD93-FB75-4582-860C-0DD7C5D3E536}" type="pres">
      <dgm:prSet presAssocID="{DC306147-3E32-4851-B580-9F056F23D092}" presName="hierChild5" presStyleCnt="0"/>
      <dgm:spPr/>
    </dgm:pt>
    <dgm:pt modelId="{64BEDF23-5C54-4BFD-B7C1-B21D292C560E}" type="pres">
      <dgm:prSet presAssocID="{12C79A0F-3524-46EE-BC11-D11AB77CAA33}" presName="Name37" presStyleLbl="parChTrans1D3" presStyleIdx="4" presStyleCnt="18"/>
      <dgm:spPr/>
    </dgm:pt>
    <dgm:pt modelId="{07436284-A653-44FA-BB25-91DB73602FEB}" type="pres">
      <dgm:prSet presAssocID="{27EB0657-28AB-4E27-B49A-B02B599F38CA}" presName="hierRoot2" presStyleCnt="0">
        <dgm:presLayoutVars>
          <dgm:hierBranch val="init"/>
        </dgm:presLayoutVars>
      </dgm:prSet>
      <dgm:spPr/>
    </dgm:pt>
    <dgm:pt modelId="{257B1304-E15D-4CAC-B319-C15EE5F7F505}" type="pres">
      <dgm:prSet presAssocID="{27EB0657-28AB-4E27-B49A-B02B599F38CA}" presName="rootComposite" presStyleCnt="0"/>
      <dgm:spPr/>
    </dgm:pt>
    <dgm:pt modelId="{311DB199-0BDD-4F4F-A98C-E530E494F712}" type="pres">
      <dgm:prSet presAssocID="{27EB0657-28AB-4E27-B49A-B02B599F38CA}" presName="rootText" presStyleLbl="node3" presStyleIdx="4" presStyleCnt="18" custLinFactNeighborX="52290">
        <dgm:presLayoutVars>
          <dgm:chPref val="3"/>
        </dgm:presLayoutVars>
      </dgm:prSet>
      <dgm:spPr/>
    </dgm:pt>
    <dgm:pt modelId="{001F3F8B-26C6-4B0D-9007-00BD21039EC0}" type="pres">
      <dgm:prSet presAssocID="{27EB0657-28AB-4E27-B49A-B02B599F38CA}" presName="rootConnector" presStyleLbl="node3" presStyleIdx="4" presStyleCnt="18"/>
      <dgm:spPr/>
    </dgm:pt>
    <dgm:pt modelId="{07241CC7-FBFD-4AB5-A2B1-5CA5601F15DD}" type="pres">
      <dgm:prSet presAssocID="{27EB0657-28AB-4E27-B49A-B02B599F38CA}" presName="hierChild4" presStyleCnt="0"/>
      <dgm:spPr/>
    </dgm:pt>
    <dgm:pt modelId="{F4DA5FD8-E47D-4D1B-AA9D-8B20021737A7}" type="pres">
      <dgm:prSet presAssocID="{27EB0657-28AB-4E27-B49A-B02B599F38CA}" presName="hierChild5" presStyleCnt="0"/>
      <dgm:spPr/>
    </dgm:pt>
    <dgm:pt modelId="{BB4B4C6D-3246-4C59-881F-A0E8AD4128EF}" type="pres">
      <dgm:prSet presAssocID="{D23F400A-B6C9-40FA-BB4A-877941E6DDA4}" presName="Name37" presStyleLbl="parChTrans1D3" presStyleIdx="5" presStyleCnt="18"/>
      <dgm:spPr/>
    </dgm:pt>
    <dgm:pt modelId="{06581764-C279-4CFC-A920-376EA31A2668}" type="pres">
      <dgm:prSet presAssocID="{610CC057-3EEE-4AFE-857B-A97CF297A976}" presName="hierRoot2" presStyleCnt="0">
        <dgm:presLayoutVars>
          <dgm:hierBranch val="init"/>
        </dgm:presLayoutVars>
      </dgm:prSet>
      <dgm:spPr/>
    </dgm:pt>
    <dgm:pt modelId="{88C02A04-C8D1-4107-BCC0-2F20437D480B}" type="pres">
      <dgm:prSet presAssocID="{610CC057-3EEE-4AFE-857B-A97CF297A976}" presName="rootComposite" presStyleCnt="0"/>
      <dgm:spPr/>
    </dgm:pt>
    <dgm:pt modelId="{E741732C-484B-4A10-8037-EBA87BA263CD}" type="pres">
      <dgm:prSet presAssocID="{610CC057-3EEE-4AFE-857B-A97CF297A976}" presName="rootText" presStyleLbl="node3" presStyleIdx="5" presStyleCnt="18" custLinFactNeighborX="52290">
        <dgm:presLayoutVars>
          <dgm:chPref val="3"/>
        </dgm:presLayoutVars>
      </dgm:prSet>
      <dgm:spPr/>
    </dgm:pt>
    <dgm:pt modelId="{76B7928F-1D6D-4898-9FA1-943299D6F46F}" type="pres">
      <dgm:prSet presAssocID="{610CC057-3EEE-4AFE-857B-A97CF297A976}" presName="rootConnector" presStyleLbl="node3" presStyleIdx="5" presStyleCnt="18"/>
      <dgm:spPr/>
    </dgm:pt>
    <dgm:pt modelId="{DDDAD368-A089-45EE-AAF6-2109830D0F7F}" type="pres">
      <dgm:prSet presAssocID="{610CC057-3EEE-4AFE-857B-A97CF297A976}" presName="hierChild4" presStyleCnt="0"/>
      <dgm:spPr/>
    </dgm:pt>
    <dgm:pt modelId="{FD46A123-6D9A-40C4-834E-1AEF70FF0385}" type="pres">
      <dgm:prSet presAssocID="{610CC057-3EEE-4AFE-857B-A97CF297A976}" presName="hierChild5" presStyleCnt="0"/>
      <dgm:spPr/>
    </dgm:pt>
    <dgm:pt modelId="{BECBBA2F-6DC6-4832-BA45-FD403FA142EC}" type="pres">
      <dgm:prSet presAssocID="{E281AFC6-4E50-482F-A27D-CC905C34C11F}" presName="hierChild5" presStyleCnt="0"/>
      <dgm:spPr/>
    </dgm:pt>
    <dgm:pt modelId="{09149A67-B474-46B2-9BC5-26BA4F6134C0}" type="pres">
      <dgm:prSet presAssocID="{2C0BB579-F1F4-4A2A-AE9D-769CC5964A0D}" presName="Name37" presStyleLbl="parChTrans1D2" presStyleIdx="1" presStyleCnt="8"/>
      <dgm:spPr/>
    </dgm:pt>
    <dgm:pt modelId="{09C9F81D-EC26-4B5C-978C-7F1C56432D62}" type="pres">
      <dgm:prSet presAssocID="{777F4786-F97E-4AEA-AE3C-09F0253AECCB}" presName="hierRoot2" presStyleCnt="0">
        <dgm:presLayoutVars>
          <dgm:hierBranch val="init"/>
        </dgm:presLayoutVars>
      </dgm:prSet>
      <dgm:spPr/>
    </dgm:pt>
    <dgm:pt modelId="{C1CBCC98-08F1-4228-8518-02DDD3247302}" type="pres">
      <dgm:prSet presAssocID="{777F4786-F97E-4AEA-AE3C-09F0253AECCB}" presName="rootComposite" presStyleCnt="0"/>
      <dgm:spPr/>
    </dgm:pt>
    <dgm:pt modelId="{81E32552-0014-4A23-9DB5-FBA3B0AC43EA}" type="pres">
      <dgm:prSet presAssocID="{777F4786-F97E-4AEA-AE3C-09F0253AECCB}" presName="rootText" presStyleLbl="node2" presStyleIdx="1" presStyleCnt="8" custLinFactX="-11156" custLinFactNeighborX="-100000">
        <dgm:presLayoutVars>
          <dgm:chPref val="3"/>
        </dgm:presLayoutVars>
      </dgm:prSet>
      <dgm:spPr/>
    </dgm:pt>
    <dgm:pt modelId="{92A4404F-76E5-4A48-8C28-4EA463686828}" type="pres">
      <dgm:prSet presAssocID="{777F4786-F97E-4AEA-AE3C-09F0253AECCB}" presName="rootConnector" presStyleLbl="node2" presStyleIdx="1" presStyleCnt="8"/>
      <dgm:spPr/>
    </dgm:pt>
    <dgm:pt modelId="{D4DE701C-A6F3-417E-BF46-65E65FD0ED0E}" type="pres">
      <dgm:prSet presAssocID="{777F4786-F97E-4AEA-AE3C-09F0253AECCB}" presName="hierChild4" presStyleCnt="0"/>
      <dgm:spPr/>
    </dgm:pt>
    <dgm:pt modelId="{A526BB51-C1E1-4125-B38C-D4AD52FA8282}" type="pres">
      <dgm:prSet presAssocID="{3B1C3269-F44B-4756-A0D7-53B62702CD21}" presName="Name37" presStyleLbl="parChTrans1D3" presStyleIdx="6" presStyleCnt="18"/>
      <dgm:spPr/>
    </dgm:pt>
    <dgm:pt modelId="{EE8B6AC8-91F7-4C72-8F35-17552A01EB27}" type="pres">
      <dgm:prSet presAssocID="{428BF60D-2584-4D0F-A7C9-0EDA2CE205B3}" presName="hierRoot2" presStyleCnt="0">
        <dgm:presLayoutVars>
          <dgm:hierBranch val="init"/>
        </dgm:presLayoutVars>
      </dgm:prSet>
      <dgm:spPr/>
    </dgm:pt>
    <dgm:pt modelId="{C67F7D4F-9AAD-409B-8165-92B69DE49A7A}" type="pres">
      <dgm:prSet presAssocID="{428BF60D-2584-4D0F-A7C9-0EDA2CE205B3}" presName="rootComposite" presStyleCnt="0"/>
      <dgm:spPr/>
    </dgm:pt>
    <dgm:pt modelId="{6B50AD1A-0604-4870-B4C0-EC67FB46CD3A}" type="pres">
      <dgm:prSet presAssocID="{428BF60D-2584-4D0F-A7C9-0EDA2CE205B3}" presName="rootText" presStyleLbl="node3" presStyleIdx="6" presStyleCnt="18" custScaleX="110000" custScaleY="110000" custLinFactNeighborX="37618">
        <dgm:presLayoutVars>
          <dgm:chPref val="3"/>
        </dgm:presLayoutVars>
      </dgm:prSet>
      <dgm:spPr/>
    </dgm:pt>
    <dgm:pt modelId="{E3207E04-E66F-4D92-B4DC-A5FE6616D1B7}" type="pres">
      <dgm:prSet presAssocID="{428BF60D-2584-4D0F-A7C9-0EDA2CE205B3}" presName="rootConnector" presStyleLbl="node3" presStyleIdx="6" presStyleCnt="18"/>
      <dgm:spPr/>
    </dgm:pt>
    <dgm:pt modelId="{B1076658-8970-442B-B2B9-81F393DF3B49}" type="pres">
      <dgm:prSet presAssocID="{428BF60D-2584-4D0F-A7C9-0EDA2CE205B3}" presName="hierChild4" presStyleCnt="0"/>
      <dgm:spPr/>
    </dgm:pt>
    <dgm:pt modelId="{8001C89B-40B6-4660-854D-A884027BD33C}" type="pres">
      <dgm:prSet presAssocID="{5B02D497-9743-409F-9A8E-4692814B7C78}" presName="Name37" presStyleLbl="parChTrans1D4" presStyleIdx="0" presStyleCnt="13"/>
      <dgm:spPr/>
    </dgm:pt>
    <dgm:pt modelId="{345D97CC-7D82-4B91-917E-743722C2684E}" type="pres">
      <dgm:prSet presAssocID="{5CC0A66A-086C-46D9-9D2E-66B4A26E7DD5}" presName="hierRoot2" presStyleCnt="0">
        <dgm:presLayoutVars>
          <dgm:hierBranch val="init"/>
        </dgm:presLayoutVars>
      </dgm:prSet>
      <dgm:spPr/>
    </dgm:pt>
    <dgm:pt modelId="{51341957-C966-491A-863E-96FDC9E7B733}" type="pres">
      <dgm:prSet presAssocID="{5CC0A66A-086C-46D9-9D2E-66B4A26E7DD5}" presName="rootComposite" presStyleCnt="0"/>
      <dgm:spPr/>
    </dgm:pt>
    <dgm:pt modelId="{D072591C-43CE-4BDC-AFD9-3E1B89A5ACED}" type="pres">
      <dgm:prSet presAssocID="{5CC0A66A-086C-46D9-9D2E-66B4A26E7DD5}" presName="rootText" presStyleLbl="node4" presStyleIdx="0" presStyleCnt="13" custScaleX="110000" custScaleY="110000" custLinFactNeighborX="37618">
        <dgm:presLayoutVars>
          <dgm:chPref val="3"/>
        </dgm:presLayoutVars>
      </dgm:prSet>
      <dgm:spPr/>
    </dgm:pt>
    <dgm:pt modelId="{5524AE90-8D23-49AF-8BA9-2C76870EAFB6}" type="pres">
      <dgm:prSet presAssocID="{5CC0A66A-086C-46D9-9D2E-66B4A26E7DD5}" presName="rootConnector" presStyleLbl="node4" presStyleIdx="0" presStyleCnt="13"/>
      <dgm:spPr/>
    </dgm:pt>
    <dgm:pt modelId="{9B258F1D-B419-4935-B4B0-86FE84167A08}" type="pres">
      <dgm:prSet presAssocID="{5CC0A66A-086C-46D9-9D2E-66B4A26E7DD5}" presName="hierChild4" presStyleCnt="0"/>
      <dgm:spPr/>
    </dgm:pt>
    <dgm:pt modelId="{673D6763-C9A0-4E52-8D21-BE6A64C1DF26}" type="pres">
      <dgm:prSet presAssocID="{5CC0A66A-086C-46D9-9D2E-66B4A26E7DD5}" presName="hierChild5" presStyleCnt="0"/>
      <dgm:spPr/>
    </dgm:pt>
    <dgm:pt modelId="{01E2CAF8-5A4C-435A-904C-8D9C910D0A6C}" type="pres">
      <dgm:prSet presAssocID="{A14AE40A-C393-4696-B70A-273B684E119A}" presName="Name37" presStyleLbl="parChTrans1D4" presStyleIdx="1" presStyleCnt="13"/>
      <dgm:spPr/>
    </dgm:pt>
    <dgm:pt modelId="{FCEEAD7A-DCE2-4BDA-BCE0-E4D2A1613778}" type="pres">
      <dgm:prSet presAssocID="{D311993D-94DE-49B7-8CD3-6E0BE00B2178}" presName="hierRoot2" presStyleCnt="0">
        <dgm:presLayoutVars>
          <dgm:hierBranch val="init"/>
        </dgm:presLayoutVars>
      </dgm:prSet>
      <dgm:spPr/>
    </dgm:pt>
    <dgm:pt modelId="{75919450-1012-4353-A95A-8A59AA8A48EF}" type="pres">
      <dgm:prSet presAssocID="{D311993D-94DE-49B7-8CD3-6E0BE00B2178}" presName="rootComposite" presStyleCnt="0"/>
      <dgm:spPr/>
    </dgm:pt>
    <dgm:pt modelId="{2F1509E3-52C2-420C-AB6E-9D3D00D7AFA7}" type="pres">
      <dgm:prSet presAssocID="{D311993D-94DE-49B7-8CD3-6E0BE00B2178}" presName="rootText" presStyleLbl="node4" presStyleIdx="1" presStyleCnt="13" custScaleX="110000" custScaleY="110000" custLinFactNeighborX="37618">
        <dgm:presLayoutVars>
          <dgm:chPref val="3"/>
        </dgm:presLayoutVars>
      </dgm:prSet>
      <dgm:spPr/>
    </dgm:pt>
    <dgm:pt modelId="{92D69785-E916-4A10-AEE1-6292EB1CEAA1}" type="pres">
      <dgm:prSet presAssocID="{D311993D-94DE-49B7-8CD3-6E0BE00B2178}" presName="rootConnector" presStyleLbl="node4" presStyleIdx="1" presStyleCnt="13"/>
      <dgm:spPr/>
    </dgm:pt>
    <dgm:pt modelId="{AFD60069-FB51-4D23-A1CD-044022796934}" type="pres">
      <dgm:prSet presAssocID="{D311993D-94DE-49B7-8CD3-6E0BE00B2178}" presName="hierChild4" presStyleCnt="0"/>
      <dgm:spPr/>
    </dgm:pt>
    <dgm:pt modelId="{C904AB0A-DC26-4A41-A409-EB07B1A0E712}" type="pres">
      <dgm:prSet presAssocID="{D311993D-94DE-49B7-8CD3-6E0BE00B2178}" presName="hierChild5" presStyleCnt="0"/>
      <dgm:spPr/>
    </dgm:pt>
    <dgm:pt modelId="{955F9E14-1525-4031-95F8-046C47AB10D9}" type="pres">
      <dgm:prSet presAssocID="{428BF60D-2584-4D0F-A7C9-0EDA2CE205B3}" presName="hierChild5" presStyleCnt="0"/>
      <dgm:spPr/>
    </dgm:pt>
    <dgm:pt modelId="{5870B902-C4E2-4503-A781-168B241C97C6}" type="pres">
      <dgm:prSet presAssocID="{32728D03-0940-480C-B610-D392D0222549}" presName="Name37" presStyleLbl="parChTrans1D3" presStyleIdx="7" presStyleCnt="18"/>
      <dgm:spPr/>
    </dgm:pt>
    <dgm:pt modelId="{22155801-94E6-4CD2-BBBE-D911485995E8}" type="pres">
      <dgm:prSet presAssocID="{3777125B-4A81-442C-8BC4-D5F637A79165}" presName="hierRoot2" presStyleCnt="0">
        <dgm:presLayoutVars>
          <dgm:hierBranch val="init"/>
        </dgm:presLayoutVars>
      </dgm:prSet>
      <dgm:spPr/>
    </dgm:pt>
    <dgm:pt modelId="{9521621A-09FB-408E-8DB4-8DB40613EB81}" type="pres">
      <dgm:prSet presAssocID="{3777125B-4A81-442C-8BC4-D5F637A79165}" presName="rootComposite" presStyleCnt="0"/>
      <dgm:spPr/>
    </dgm:pt>
    <dgm:pt modelId="{334C8A6A-DA49-4114-97D2-E18E16655825}" type="pres">
      <dgm:prSet presAssocID="{3777125B-4A81-442C-8BC4-D5F637A79165}" presName="rootText" presStyleLbl="node3" presStyleIdx="7" presStyleCnt="18" custScaleX="110000" custScaleY="110000" custLinFactNeighborX="37618">
        <dgm:presLayoutVars>
          <dgm:chPref val="3"/>
        </dgm:presLayoutVars>
      </dgm:prSet>
      <dgm:spPr/>
    </dgm:pt>
    <dgm:pt modelId="{806EBA49-C58E-4AF4-9529-09F475508214}" type="pres">
      <dgm:prSet presAssocID="{3777125B-4A81-442C-8BC4-D5F637A79165}" presName="rootConnector" presStyleLbl="node3" presStyleIdx="7" presStyleCnt="18"/>
      <dgm:spPr/>
    </dgm:pt>
    <dgm:pt modelId="{51009BE7-1272-4A98-95B7-38852E7B4797}" type="pres">
      <dgm:prSet presAssocID="{3777125B-4A81-442C-8BC4-D5F637A79165}" presName="hierChild4" presStyleCnt="0"/>
      <dgm:spPr/>
    </dgm:pt>
    <dgm:pt modelId="{9C54B795-D9D1-4A85-9678-88FADCDA0F2B}" type="pres">
      <dgm:prSet presAssocID="{687CA327-94F9-48A9-8177-6B7974AC6FDE}" presName="Name37" presStyleLbl="parChTrans1D4" presStyleIdx="2" presStyleCnt="13"/>
      <dgm:spPr/>
    </dgm:pt>
    <dgm:pt modelId="{89333654-B3D5-4AB7-A059-ABD01314AD69}" type="pres">
      <dgm:prSet presAssocID="{97FC8450-B0D2-4924-85D1-A71F90130AF1}" presName="hierRoot2" presStyleCnt="0">
        <dgm:presLayoutVars>
          <dgm:hierBranch val="init"/>
        </dgm:presLayoutVars>
      </dgm:prSet>
      <dgm:spPr/>
    </dgm:pt>
    <dgm:pt modelId="{66EFC09E-41CA-4562-B096-BED36B6A06DB}" type="pres">
      <dgm:prSet presAssocID="{97FC8450-B0D2-4924-85D1-A71F90130AF1}" presName="rootComposite" presStyleCnt="0"/>
      <dgm:spPr/>
    </dgm:pt>
    <dgm:pt modelId="{5621C843-3CC4-41A9-ABB7-3F33F32B078C}" type="pres">
      <dgm:prSet presAssocID="{97FC8450-B0D2-4924-85D1-A71F90130AF1}" presName="rootText" presStyleLbl="node4" presStyleIdx="2" presStyleCnt="13" custScaleX="110000" custScaleY="110000" custLinFactNeighborX="37618">
        <dgm:presLayoutVars>
          <dgm:chPref val="3"/>
        </dgm:presLayoutVars>
      </dgm:prSet>
      <dgm:spPr/>
    </dgm:pt>
    <dgm:pt modelId="{32A0B861-D54C-4E27-B984-4863353C1CE7}" type="pres">
      <dgm:prSet presAssocID="{97FC8450-B0D2-4924-85D1-A71F90130AF1}" presName="rootConnector" presStyleLbl="node4" presStyleIdx="2" presStyleCnt="13"/>
      <dgm:spPr/>
    </dgm:pt>
    <dgm:pt modelId="{8A9559FF-93D5-4823-81FB-413D6E781F68}" type="pres">
      <dgm:prSet presAssocID="{97FC8450-B0D2-4924-85D1-A71F90130AF1}" presName="hierChild4" presStyleCnt="0"/>
      <dgm:spPr/>
    </dgm:pt>
    <dgm:pt modelId="{DE7D005A-7360-4E99-A213-70DB72BC733B}" type="pres">
      <dgm:prSet presAssocID="{97FC8450-B0D2-4924-85D1-A71F90130AF1}" presName="hierChild5" presStyleCnt="0"/>
      <dgm:spPr/>
    </dgm:pt>
    <dgm:pt modelId="{6F73E004-3393-474E-B882-6D25B5B303C1}" type="pres">
      <dgm:prSet presAssocID="{6974A74D-46ED-4DA1-842C-9F4C194F113D}" presName="Name37" presStyleLbl="parChTrans1D4" presStyleIdx="3" presStyleCnt="13"/>
      <dgm:spPr/>
    </dgm:pt>
    <dgm:pt modelId="{C1B718FD-89B5-4968-8D3A-268835C8DD85}" type="pres">
      <dgm:prSet presAssocID="{A754AB09-086F-4B0C-B01D-4BDA82E57092}" presName="hierRoot2" presStyleCnt="0">
        <dgm:presLayoutVars>
          <dgm:hierBranch val="init"/>
        </dgm:presLayoutVars>
      </dgm:prSet>
      <dgm:spPr/>
    </dgm:pt>
    <dgm:pt modelId="{833BE123-F446-4751-875E-6904519BB0F2}" type="pres">
      <dgm:prSet presAssocID="{A754AB09-086F-4B0C-B01D-4BDA82E57092}" presName="rootComposite" presStyleCnt="0"/>
      <dgm:spPr/>
    </dgm:pt>
    <dgm:pt modelId="{5C530DB6-8311-4D4C-9F15-463B9E826DF9}" type="pres">
      <dgm:prSet presAssocID="{A754AB09-086F-4B0C-B01D-4BDA82E57092}" presName="rootText" presStyleLbl="node4" presStyleIdx="3" presStyleCnt="13" custScaleX="110000" custScaleY="110000" custLinFactNeighborX="37618">
        <dgm:presLayoutVars>
          <dgm:chPref val="3"/>
        </dgm:presLayoutVars>
      </dgm:prSet>
      <dgm:spPr/>
    </dgm:pt>
    <dgm:pt modelId="{1966D404-3D30-4290-A1E6-CBBD5BCC9CDC}" type="pres">
      <dgm:prSet presAssocID="{A754AB09-086F-4B0C-B01D-4BDA82E57092}" presName="rootConnector" presStyleLbl="node4" presStyleIdx="3" presStyleCnt="13"/>
      <dgm:spPr/>
    </dgm:pt>
    <dgm:pt modelId="{B8580333-F92F-4357-8033-9FD82A4BBE51}" type="pres">
      <dgm:prSet presAssocID="{A754AB09-086F-4B0C-B01D-4BDA82E57092}" presName="hierChild4" presStyleCnt="0"/>
      <dgm:spPr/>
    </dgm:pt>
    <dgm:pt modelId="{DB21D17F-0E86-4251-8CD7-A06C160F7B63}" type="pres">
      <dgm:prSet presAssocID="{A754AB09-086F-4B0C-B01D-4BDA82E57092}" presName="hierChild5" presStyleCnt="0"/>
      <dgm:spPr/>
    </dgm:pt>
    <dgm:pt modelId="{0F9CE346-E92E-4505-B599-F7940DCBE7F4}" type="pres">
      <dgm:prSet presAssocID="{3777125B-4A81-442C-8BC4-D5F637A79165}" presName="hierChild5" presStyleCnt="0"/>
      <dgm:spPr/>
    </dgm:pt>
    <dgm:pt modelId="{CB8EEF13-1240-44B8-80C6-5F7FD3E1775C}" type="pres">
      <dgm:prSet presAssocID="{45ECE2E9-7871-4B73-A57D-0FABC0F76994}" presName="Name37" presStyleLbl="parChTrans1D3" presStyleIdx="8" presStyleCnt="18"/>
      <dgm:spPr/>
    </dgm:pt>
    <dgm:pt modelId="{2F92C196-504D-4161-BAD6-593E615FB10C}" type="pres">
      <dgm:prSet presAssocID="{60BE11CB-A0E6-4EC1-AF48-23834461833C}" presName="hierRoot2" presStyleCnt="0">
        <dgm:presLayoutVars>
          <dgm:hierBranch val="init"/>
        </dgm:presLayoutVars>
      </dgm:prSet>
      <dgm:spPr/>
    </dgm:pt>
    <dgm:pt modelId="{30C27ADB-A596-47A0-A0D5-97A02A9CFE5A}" type="pres">
      <dgm:prSet presAssocID="{60BE11CB-A0E6-4EC1-AF48-23834461833C}" presName="rootComposite" presStyleCnt="0"/>
      <dgm:spPr/>
    </dgm:pt>
    <dgm:pt modelId="{40B0629F-86D3-43F3-B003-F6F2397C156D}" type="pres">
      <dgm:prSet presAssocID="{60BE11CB-A0E6-4EC1-AF48-23834461833C}" presName="rootText" presStyleLbl="node3" presStyleIdx="8" presStyleCnt="18" custScaleX="110000" custScaleY="110000" custLinFactNeighborX="37618">
        <dgm:presLayoutVars>
          <dgm:chPref val="3"/>
        </dgm:presLayoutVars>
      </dgm:prSet>
      <dgm:spPr/>
    </dgm:pt>
    <dgm:pt modelId="{F924E6B9-15DD-4473-B20D-966B12186038}" type="pres">
      <dgm:prSet presAssocID="{60BE11CB-A0E6-4EC1-AF48-23834461833C}" presName="rootConnector" presStyleLbl="node3" presStyleIdx="8" presStyleCnt="18"/>
      <dgm:spPr/>
    </dgm:pt>
    <dgm:pt modelId="{B32F6D59-5966-4878-9079-C478902A7D0F}" type="pres">
      <dgm:prSet presAssocID="{60BE11CB-A0E6-4EC1-AF48-23834461833C}" presName="hierChild4" presStyleCnt="0"/>
      <dgm:spPr/>
    </dgm:pt>
    <dgm:pt modelId="{18D7E538-98E4-445F-B7A8-88C6095CFE4E}" type="pres">
      <dgm:prSet presAssocID="{BA2B392C-9442-4C7F-8D60-9F0818CC1F66}" presName="Name37" presStyleLbl="parChTrans1D4" presStyleIdx="4" presStyleCnt="13"/>
      <dgm:spPr/>
    </dgm:pt>
    <dgm:pt modelId="{D6D1A6AA-17AC-4B51-A11D-345A19FD45B2}" type="pres">
      <dgm:prSet presAssocID="{B017D2BB-E0CB-4F5B-9D48-8990DC6326D5}" presName="hierRoot2" presStyleCnt="0">
        <dgm:presLayoutVars>
          <dgm:hierBranch val="init"/>
        </dgm:presLayoutVars>
      </dgm:prSet>
      <dgm:spPr/>
    </dgm:pt>
    <dgm:pt modelId="{844B199A-9675-42BC-8D64-4AE0736587D8}" type="pres">
      <dgm:prSet presAssocID="{B017D2BB-E0CB-4F5B-9D48-8990DC6326D5}" presName="rootComposite" presStyleCnt="0"/>
      <dgm:spPr/>
    </dgm:pt>
    <dgm:pt modelId="{EF9B26EF-FEB1-4663-8EDC-AA3F7F0A3A1D}" type="pres">
      <dgm:prSet presAssocID="{B017D2BB-E0CB-4F5B-9D48-8990DC6326D5}" presName="rootText" presStyleLbl="node4" presStyleIdx="4" presStyleCnt="13" custScaleX="110000" custScaleY="110000" custLinFactNeighborX="37618">
        <dgm:presLayoutVars>
          <dgm:chPref val="3"/>
        </dgm:presLayoutVars>
      </dgm:prSet>
      <dgm:spPr/>
    </dgm:pt>
    <dgm:pt modelId="{7F63AF74-587D-4434-B6A1-CC9747291ED0}" type="pres">
      <dgm:prSet presAssocID="{B017D2BB-E0CB-4F5B-9D48-8990DC6326D5}" presName="rootConnector" presStyleLbl="node4" presStyleIdx="4" presStyleCnt="13"/>
      <dgm:spPr/>
    </dgm:pt>
    <dgm:pt modelId="{32677653-9711-4075-8FCF-515629A77F2B}" type="pres">
      <dgm:prSet presAssocID="{B017D2BB-E0CB-4F5B-9D48-8990DC6326D5}" presName="hierChild4" presStyleCnt="0"/>
      <dgm:spPr/>
    </dgm:pt>
    <dgm:pt modelId="{7AD8A046-C919-4D51-B95B-663BAE57E160}" type="pres">
      <dgm:prSet presAssocID="{B017D2BB-E0CB-4F5B-9D48-8990DC6326D5}" presName="hierChild5" presStyleCnt="0"/>
      <dgm:spPr/>
    </dgm:pt>
    <dgm:pt modelId="{5279D126-AB35-4B76-97A1-DDBB0B64DEBA}" type="pres">
      <dgm:prSet presAssocID="{3E94EE81-131C-4214-98DC-BB7AB4856F26}" presName="Name37" presStyleLbl="parChTrans1D4" presStyleIdx="5" presStyleCnt="13"/>
      <dgm:spPr/>
    </dgm:pt>
    <dgm:pt modelId="{6C1DDB56-5E55-40D4-A217-E76B6572EC36}" type="pres">
      <dgm:prSet presAssocID="{55EAD11B-2DAA-4835-BC88-0ED44062C8AA}" presName="hierRoot2" presStyleCnt="0">
        <dgm:presLayoutVars>
          <dgm:hierBranch val="init"/>
        </dgm:presLayoutVars>
      </dgm:prSet>
      <dgm:spPr/>
    </dgm:pt>
    <dgm:pt modelId="{F7B16B27-229E-4A45-BCF5-F6238C1B0779}" type="pres">
      <dgm:prSet presAssocID="{55EAD11B-2DAA-4835-BC88-0ED44062C8AA}" presName="rootComposite" presStyleCnt="0"/>
      <dgm:spPr/>
    </dgm:pt>
    <dgm:pt modelId="{9DE444B2-BF0A-412C-AD89-EA001824A5E0}" type="pres">
      <dgm:prSet presAssocID="{55EAD11B-2DAA-4835-BC88-0ED44062C8AA}" presName="rootText" presStyleLbl="node4" presStyleIdx="5" presStyleCnt="13" custScaleX="110000" custScaleY="110000" custLinFactNeighborX="37618">
        <dgm:presLayoutVars>
          <dgm:chPref val="3"/>
        </dgm:presLayoutVars>
      </dgm:prSet>
      <dgm:spPr/>
    </dgm:pt>
    <dgm:pt modelId="{CCEF0A95-AD08-4543-9706-9EF4422261F8}" type="pres">
      <dgm:prSet presAssocID="{55EAD11B-2DAA-4835-BC88-0ED44062C8AA}" presName="rootConnector" presStyleLbl="node4" presStyleIdx="5" presStyleCnt="13"/>
      <dgm:spPr/>
    </dgm:pt>
    <dgm:pt modelId="{9D45BAB4-8E92-4253-8123-2399F5C20A4C}" type="pres">
      <dgm:prSet presAssocID="{55EAD11B-2DAA-4835-BC88-0ED44062C8AA}" presName="hierChild4" presStyleCnt="0"/>
      <dgm:spPr/>
    </dgm:pt>
    <dgm:pt modelId="{CD5D7B77-ED6D-46AF-916E-B573CCB2EFB9}" type="pres">
      <dgm:prSet presAssocID="{55EAD11B-2DAA-4835-BC88-0ED44062C8AA}" presName="hierChild5" presStyleCnt="0"/>
      <dgm:spPr/>
    </dgm:pt>
    <dgm:pt modelId="{CC44F069-F16F-4927-BA58-DBBB00F3B000}" type="pres">
      <dgm:prSet presAssocID="{60BE11CB-A0E6-4EC1-AF48-23834461833C}" presName="hierChild5" presStyleCnt="0"/>
      <dgm:spPr/>
    </dgm:pt>
    <dgm:pt modelId="{EA46E58B-8A30-45E2-AFBB-EF15D48E1AC4}" type="pres">
      <dgm:prSet presAssocID="{A3823951-056B-481C-BF2A-D5104102F6BA}" presName="Name37" presStyleLbl="parChTrans1D3" presStyleIdx="9" presStyleCnt="18"/>
      <dgm:spPr/>
    </dgm:pt>
    <dgm:pt modelId="{87DBD41D-C1A2-4363-9881-7654188955A8}" type="pres">
      <dgm:prSet presAssocID="{7CB58541-AD5E-4E79-804E-1AA68BD6B319}" presName="hierRoot2" presStyleCnt="0">
        <dgm:presLayoutVars>
          <dgm:hierBranch val="init"/>
        </dgm:presLayoutVars>
      </dgm:prSet>
      <dgm:spPr/>
    </dgm:pt>
    <dgm:pt modelId="{FB6C5E8A-A358-454E-A063-1FF86AA7C7B0}" type="pres">
      <dgm:prSet presAssocID="{7CB58541-AD5E-4E79-804E-1AA68BD6B319}" presName="rootComposite" presStyleCnt="0"/>
      <dgm:spPr/>
    </dgm:pt>
    <dgm:pt modelId="{457A0D9F-1595-43D4-BDF8-11754AA05345}" type="pres">
      <dgm:prSet presAssocID="{7CB58541-AD5E-4E79-804E-1AA68BD6B319}" presName="rootText" presStyleLbl="node3" presStyleIdx="9" presStyleCnt="18" custScaleX="110000" custScaleY="110000" custLinFactNeighborX="37618">
        <dgm:presLayoutVars>
          <dgm:chPref val="3"/>
        </dgm:presLayoutVars>
      </dgm:prSet>
      <dgm:spPr/>
    </dgm:pt>
    <dgm:pt modelId="{10BBFD0B-560C-4180-A6E2-31312570EBE3}" type="pres">
      <dgm:prSet presAssocID="{7CB58541-AD5E-4E79-804E-1AA68BD6B319}" presName="rootConnector" presStyleLbl="node3" presStyleIdx="9" presStyleCnt="18"/>
      <dgm:spPr/>
    </dgm:pt>
    <dgm:pt modelId="{FA04D75B-3D16-4A7C-BBEC-C762461C94B0}" type="pres">
      <dgm:prSet presAssocID="{7CB58541-AD5E-4E79-804E-1AA68BD6B319}" presName="hierChild4" presStyleCnt="0"/>
      <dgm:spPr/>
    </dgm:pt>
    <dgm:pt modelId="{0BD0B011-9537-40E2-B5A9-D8F38CE796C7}" type="pres">
      <dgm:prSet presAssocID="{16D2D428-98A0-4086-BD5F-E54AE0700FF6}" presName="Name37" presStyleLbl="parChTrans1D4" presStyleIdx="6" presStyleCnt="13"/>
      <dgm:spPr/>
    </dgm:pt>
    <dgm:pt modelId="{066E012A-645A-4252-A319-F26E041F71D9}" type="pres">
      <dgm:prSet presAssocID="{2E0ACBC8-4C13-4F5A-8D51-F82B7FBD6D9F}" presName="hierRoot2" presStyleCnt="0">
        <dgm:presLayoutVars>
          <dgm:hierBranch val="init"/>
        </dgm:presLayoutVars>
      </dgm:prSet>
      <dgm:spPr/>
    </dgm:pt>
    <dgm:pt modelId="{AD5B234C-F5F1-4B8D-85DF-31CAC9C2CD88}" type="pres">
      <dgm:prSet presAssocID="{2E0ACBC8-4C13-4F5A-8D51-F82B7FBD6D9F}" presName="rootComposite" presStyleCnt="0"/>
      <dgm:spPr/>
    </dgm:pt>
    <dgm:pt modelId="{5E3443BD-5B93-4354-8780-FC3D2475013E}" type="pres">
      <dgm:prSet presAssocID="{2E0ACBC8-4C13-4F5A-8D51-F82B7FBD6D9F}" presName="rootText" presStyleLbl="node4" presStyleIdx="6" presStyleCnt="13" custScaleX="110000" custScaleY="110000" custLinFactNeighborX="37618">
        <dgm:presLayoutVars>
          <dgm:chPref val="3"/>
        </dgm:presLayoutVars>
      </dgm:prSet>
      <dgm:spPr/>
    </dgm:pt>
    <dgm:pt modelId="{5AD5CBBA-2944-4253-BD64-6E0728D36510}" type="pres">
      <dgm:prSet presAssocID="{2E0ACBC8-4C13-4F5A-8D51-F82B7FBD6D9F}" presName="rootConnector" presStyleLbl="node4" presStyleIdx="6" presStyleCnt="13"/>
      <dgm:spPr/>
    </dgm:pt>
    <dgm:pt modelId="{BCDDF22B-D893-47C5-BA43-D92EAF53A9B3}" type="pres">
      <dgm:prSet presAssocID="{2E0ACBC8-4C13-4F5A-8D51-F82B7FBD6D9F}" presName="hierChild4" presStyleCnt="0"/>
      <dgm:spPr/>
    </dgm:pt>
    <dgm:pt modelId="{832ADC92-7B45-4ECC-8064-01A71C0CD57B}" type="pres">
      <dgm:prSet presAssocID="{2E0ACBC8-4C13-4F5A-8D51-F82B7FBD6D9F}" presName="hierChild5" presStyleCnt="0"/>
      <dgm:spPr/>
    </dgm:pt>
    <dgm:pt modelId="{8D5AF1F6-3ED1-4AB1-9ABB-9B4809B0A06B}" type="pres">
      <dgm:prSet presAssocID="{7D715A62-487C-414C-BD17-73CB1634D178}" presName="Name37" presStyleLbl="parChTrans1D4" presStyleIdx="7" presStyleCnt="13"/>
      <dgm:spPr/>
    </dgm:pt>
    <dgm:pt modelId="{A14FD037-085F-464C-BDD1-2D307A22F78D}" type="pres">
      <dgm:prSet presAssocID="{76FF6510-3160-473E-84F6-156AC9050EC9}" presName="hierRoot2" presStyleCnt="0">
        <dgm:presLayoutVars>
          <dgm:hierBranch val="init"/>
        </dgm:presLayoutVars>
      </dgm:prSet>
      <dgm:spPr/>
    </dgm:pt>
    <dgm:pt modelId="{2DA1F74B-69AC-4548-9905-B420CD88D8BB}" type="pres">
      <dgm:prSet presAssocID="{76FF6510-3160-473E-84F6-156AC9050EC9}" presName="rootComposite" presStyleCnt="0"/>
      <dgm:spPr/>
    </dgm:pt>
    <dgm:pt modelId="{105919A0-17BB-48D6-808D-A52DF1992F91}" type="pres">
      <dgm:prSet presAssocID="{76FF6510-3160-473E-84F6-156AC9050EC9}" presName="rootText" presStyleLbl="node4" presStyleIdx="7" presStyleCnt="13" custScaleX="110000" custScaleY="110000" custLinFactNeighborX="37618">
        <dgm:presLayoutVars>
          <dgm:chPref val="3"/>
        </dgm:presLayoutVars>
      </dgm:prSet>
      <dgm:spPr/>
    </dgm:pt>
    <dgm:pt modelId="{73FE9D9F-F9F8-4766-94B9-C966F59BCCD9}" type="pres">
      <dgm:prSet presAssocID="{76FF6510-3160-473E-84F6-156AC9050EC9}" presName="rootConnector" presStyleLbl="node4" presStyleIdx="7" presStyleCnt="13"/>
      <dgm:spPr/>
    </dgm:pt>
    <dgm:pt modelId="{30E56397-E61F-4907-9768-F9D138699013}" type="pres">
      <dgm:prSet presAssocID="{76FF6510-3160-473E-84F6-156AC9050EC9}" presName="hierChild4" presStyleCnt="0"/>
      <dgm:spPr/>
    </dgm:pt>
    <dgm:pt modelId="{892792A5-332F-4E47-8876-4080C3EC9E92}" type="pres">
      <dgm:prSet presAssocID="{76FF6510-3160-473E-84F6-156AC9050EC9}" presName="hierChild5" presStyleCnt="0"/>
      <dgm:spPr/>
    </dgm:pt>
    <dgm:pt modelId="{A29CDEC2-4311-43E4-9E53-4F7156A281E8}" type="pres">
      <dgm:prSet presAssocID="{7CB58541-AD5E-4E79-804E-1AA68BD6B319}" presName="hierChild5" presStyleCnt="0"/>
      <dgm:spPr/>
    </dgm:pt>
    <dgm:pt modelId="{4C932E49-4FD4-4BBC-BDB1-B1A085CDB5D7}" type="pres">
      <dgm:prSet presAssocID="{40DEE016-4EE5-4A79-974C-37C4FF31D595}" presName="Name37" presStyleLbl="parChTrans1D3" presStyleIdx="10" presStyleCnt="18"/>
      <dgm:spPr/>
    </dgm:pt>
    <dgm:pt modelId="{39002C05-0C83-41D9-875A-2F1DDF2BABA3}" type="pres">
      <dgm:prSet presAssocID="{B5AA936C-9725-41CB-A934-12E7B05B936C}" presName="hierRoot2" presStyleCnt="0">
        <dgm:presLayoutVars>
          <dgm:hierBranch val="init"/>
        </dgm:presLayoutVars>
      </dgm:prSet>
      <dgm:spPr/>
    </dgm:pt>
    <dgm:pt modelId="{7D18EA13-7BFF-46E5-9FBB-58946775160B}" type="pres">
      <dgm:prSet presAssocID="{B5AA936C-9725-41CB-A934-12E7B05B936C}" presName="rootComposite" presStyleCnt="0"/>
      <dgm:spPr/>
    </dgm:pt>
    <dgm:pt modelId="{1FA52BEF-E7B8-4977-9C61-29DB0F572B06}" type="pres">
      <dgm:prSet presAssocID="{B5AA936C-9725-41CB-A934-12E7B05B936C}" presName="rootText" presStyleLbl="node3" presStyleIdx="10" presStyleCnt="18" custScaleX="110000" custScaleY="110000" custLinFactNeighborX="37618">
        <dgm:presLayoutVars>
          <dgm:chPref val="3"/>
        </dgm:presLayoutVars>
      </dgm:prSet>
      <dgm:spPr/>
    </dgm:pt>
    <dgm:pt modelId="{1AC5D481-CB4B-4599-BAA3-8064795B49C2}" type="pres">
      <dgm:prSet presAssocID="{B5AA936C-9725-41CB-A934-12E7B05B936C}" presName="rootConnector" presStyleLbl="node3" presStyleIdx="10" presStyleCnt="18"/>
      <dgm:spPr/>
    </dgm:pt>
    <dgm:pt modelId="{7A410B7A-B2E0-4246-B682-DF5FF4D9B9D4}" type="pres">
      <dgm:prSet presAssocID="{B5AA936C-9725-41CB-A934-12E7B05B936C}" presName="hierChild4" presStyleCnt="0"/>
      <dgm:spPr/>
    </dgm:pt>
    <dgm:pt modelId="{D32B9B3B-2FF2-433B-9CD9-689677C88512}" type="pres">
      <dgm:prSet presAssocID="{6446AE44-A90E-48DF-85CE-029B0DC7EFF7}" presName="Name37" presStyleLbl="parChTrans1D4" presStyleIdx="8" presStyleCnt="13"/>
      <dgm:spPr/>
    </dgm:pt>
    <dgm:pt modelId="{F849DCDF-DA73-4687-927F-57AE65B01C5D}" type="pres">
      <dgm:prSet presAssocID="{B65FCBE2-5DAB-4DEE-AC9A-CC15FF00B8C6}" presName="hierRoot2" presStyleCnt="0">
        <dgm:presLayoutVars>
          <dgm:hierBranch val="init"/>
        </dgm:presLayoutVars>
      </dgm:prSet>
      <dgm:spPr/>
    </dgm:pt>
    <dgm:pt modelId="{7F985345-556B-4540-9369-FE44F5BD9D09}" type="pres">
      <dgm:prSet presAssocID="{B65FCBE2-5DAB-4DEE-AC9A-CC15FF00B8C6}" presName="rootComposite" presStyleCnt="0"/>
      <dgm:spPr/>
    </dgm:pt>
    <dgm:pt modelId="{6A22EADB-EC6B-4845-BEE2-8BCB75477928}" type="pres">
      <dgm:prSet presAssocID="{B65FCBE2-5DAB-4DEE-AC9A-CC15FF00B8C6}" presName="rootText" presStyleLbl="node4" presStyleIdx="8" presStyleCnt="13" custScaleX="110000" custScaleY="110000" custLinFactNeighborX="37618">
        <dgm:presLayoutVars>
          <dgm:chPref val="3"/>
        </dgm:presLayoutVars>
      </dgm:prSet>
      <dgm:spPr/>
    </dgm:pt>
    <dgm:pt modelId="{2E700F6E-F2FC-40D1-815C-8123F70CE259}" type="pres">
      <dgm:prSet presAssocID="{B65FCBE2-5DAB-4DEE-AC9A-CC15FF00B8C6}" presName="rootConnector" presStyleLbl="node4" presStyleIdx="8" presStyleCnt="13"/>
      <dgm:spPr/>
    </dgm:pt>
    <dgm:pt modelId="{EF85F9C1-77A1-45AE-8BCD-D5D6BE6FA35F}" type="pres">
      <dgm:prSet presAssocID="{B65FCBE2-5DAB-4DEE-AC9A-CC15FF00B8C6}" presName="hierChild4" presStyleCnt="0"/>
      <dgm:spPr/>
    </dgm:pt>
    <dgm:pt modelId="{E4E20B64-DA7C-468A-97E0-823EF76132D0}" type="pres">
      <dgm:prSet presAssocID="{B65FCBE2-5DAB-4DEE-AC9A-CC15FF00B8C6}" presName="hierChild5" presStyleCnt="0"/>
      <dgm:spPr/>
    </dgm:pt>
    <dgm:pt modelId="{ABBCC3FD-F92F-4FE4-ACB2-F858D294630C}" type="pres">
      <dgm:prSet presAssocID="{C1582AC0-FABB-41F9-95F2-32EFF1489242}" presName="Name37" presStyleLbl="parChTrans1D4" presStyleIdx="9" presStyleCnt="13"/>
      <dgm:spPr/>
    </dgm:pt>
    <dgm:pt modelId="{18A8CFEF-2BE2-469F-9885-8EB111913A90}" type="pres">
      <dgm:prSet presAssocID="{75A57227-A28B-4E68-BA32-DADEA50058E9}" presName="hierRoot2" presStyleCnt="0">
        <dgm:presLayoutVars>
          <dgm:hierBranch val="init"/>
        </dgm:presLayoutVars>
      </dgm:prSet>
      <dgm:spPr/>
    </dgm:pt>
    <dgm:pt modelId="{1CB65C6A-305C-4001-BD1B-875FB97CA770}" type="pres">
      <dgm:prSet presAssocID="{75A57227-A28B-4E68-BA32-DADEA50058E9}" presName="rootComposite" presStyleCnt="0"/>
      <dgm:spPr/>
    </dgm:pt>
    <dgm:pt modelId="{FD328F50-1D3A-4584-ACF3-936F7A654770}" type="pres">
      <dgm:prSet presAssocID="{75A57227-A28B-4E68-BA32-DADEA50058E9}" presName="rootText" presStyleLbl="node4" presStyleIdx="9" presStyleCnt="13" custScaleX="110000" custScaleY="110000" custLinFactNeighborX="37618">
        <dgm:presLayoutVars>
          <dgm:chPref val="3"/>
        </dgm:presLayoutVars>
      </dgm:prSet>
      <dgm:spPr/>
    </dgm:pt>
    <dgm:pt modelId="{2596AFB6-7A03-46B5-BCCE-E0A0F4B64ADB}" type="pres">
      <dgm:prSet presAssocID="{75A57227-A28B-4E68-BA32-DADEA50058E9}" presName="rootConnector" presStyleLbl="node4" presStyleIdx="9" presStyleCnt="13"/>
      <dgm:spPr/>
    </dgm:pt>
    <dgm:pt modelId="{9005B0D0-4E86-4C62-B602-6FCADE2F9371}" type="pres">
      <dgm:prSet presAssocID="{75A57227-A28B-4E68-BA32-DADEA50058E9}" presName="hierChild4" presStyleCnt="0"/>
      <dgm:spPr/>
    </dgm:pt>
    <dgm:pt modelId="{EFC6289E-FEF7-4097-AFC8-ED6BA789E832}" type="pres">
      <dgm:prSet presAssocID="{75A57227-A28B-4E68-BA32-DADEA50058E9}" presName="hierChild5" presStyleCnt="0"/>
      <dgm:spPr/>
    </dgm:pt>
    <dgm:pt modelId="{6EC9F38F-22D7-44B0-8D3C-3224B6BA218A}" type="pres">
      <dgm:prSet presAssocID="{07242CBB-6F70-453B-B68D-D8C0F2B861A4}" presName="Name37" presStyleLbl="parChTrans1D4" presStyleIdx="10" presStyleCnt="13"/>
      <dgm:spPr/>
    </dgm:pt>
    <dgm:pt modelId="{16615DBE-79D8-40CB-9BE3-0FD12FFA0955}" type="pres">
      <dgm:prSet presAssocID="{DDD4756F-9A70-4C6E-B177-2A075FB804E6}" presName="hierRoot2" presStyleCnt="0">
        <dgm:presLayoutVars>
          <dgm:hierBranch val="init"/>
        </dgm:presLayoutVars>
      </dgm:prSet>
      <dgm:spPr/>
    </dgm:pt>
    <dgm:pt modelId="{63279028-D855-4656-8F84-36AB1AD0982A}" type="pres">
      <dgm:prSet presAssocID="{DDD4756F-9A70-4C6E-B177-2A075FB804E6}" presName="rootComposite" presStyleCnt="0"/>
      <dgm:spPr/>
    </dgm:pt>
    <dgm:pt modelId="{809D2621-6253-489B-A20A-E180F94340FC}" type="pres">
      <dgm:prSet presAssocID="{DDD4756F-9A70-4C6E-B177-2A075FB804E6}" presName="rootText" presStyleLbl="node4" presStyleIdx="10" presStyleCnt="13" custScaleX="110000" custScaleY="110000" custLinFactNeighborX="37618">
        <dgm:presLayoutVars>
          <dgm:chPref val="3"/>
        </dgm:presLayoutVars>
      </dgm:prSet>
      <dgm:spPr/>
    </dgm:pt>
    <dgm:pt modelId="{ACFF814B-4473-4CC2-A546-5ACF6538B509}" type="pres">
      <dgm:prSet presAssocID="{DDD4756F-9A70-4C6E-B177-2A075FB804E6}" presName="rootConnector" presStyleLbl="node4" presStyleIdx="10" presStyleCnt="13"/>
      <dgm:spPr/>
    </dgm:pt>
    <dgm:pt modelId="{9E1DBD97-8569-4F4C-B6EF-278C54063D56}" type="pres">
      <dgm:prSet presAssocID="{DDD4756F-9A70-4C6E-B177-2A075FB804E6}" presName="hierChild4" presStyleCnt="0"/>
      <dgm:spPr/>
    </dgm:pt>
    <dgm:pt modelId="{65BAA04B-893D-4087-B5E7-969D93B8676B}" type="pres">
      <dgm:prSet presAssocID="{DDD4756F-9A70-4C6E-B177-2A075FB804E6}" presName="hierChild5" presStyleCnt="0"/>
      <dgm:spPr/>
    </dgm:pt>
    <dgm:pt modelId="{EEAAB3E4-35B8-43BC-817B-5C81DC02C055}" type="pres">
      <dgm:prSet presAssocID="{B5AA936C-9725-41CB-A934-12E7B05B936C}" presName="hierChild5" presStyleCnt="0"/>
      <dgm:spPr/>
    </dgm:pt>
    <dgm:pt modelId="{8E48FE85-9C14-48D9-83F5-FCFACA33E5A8}" type="pres">
      <dgm:prSet presAssocID="{CA48C9B6-D41E-409D-A1CB-34A70EA16CC3}" presName="Name37" presStyleLbl="parChTrans1D3" presStyleIdx="11" presStyleCnt="18"/>
      <dgm:spPr/>
    </dgm:pt>
    <dgm:pt modelId="{31E1A402-9918-4B4D-BE56-445A061C277C}" type="pres">
      <dgm:prSet presAssocID="{BD9318C6-38D1-4FFA-80F3-6DD3E0692476}" presName="hierRoot2" presStyleCnt="0">
        <dgm:presLayoutVars>
          <dgm:hierBranch val="init"/>
        </dgm:presLayoutVars>
      </dgm:prSet>
      <dgm:spPr/>
    </dgm:pt>
    <dgm:pt modelId="{4385BC47-0D38-4691-8D73-56EB8E4CFFF8}" type="pres">
      <dgm:prSet presAssocID="{BD9318C6-38D1-4FFA-80F3-6DD3E0692476}" presName="rootComposite" presStyleCnt="0"/>
      <dgm:spPr/>
    </dgm:pt>
    <dgm:pt modelId="{2FD6CA85-C542-4144-9378-3BE578E663E6}" type="pres">
      <dgm:prSet presAssocID="{BD9318C6-38D1-4FFA-80F3-6DD3E0692476}" presName="rootText" presStyleLbl="node3" presStyleIdx="11" presStyleCnt="18" custScaleX="110000" custScaleY="110000" custLinFactNeighborX="37618">
        <dgm:presLayoutVars>
          <dgm:chPref val="3"/>
        </dgm:presLayoutVars>
      </dgm:prSet>
      <dgm:spPr/>
    </dgm:pt>
    <dgm:pt modelId="{031BCADB-A70E-43BD-ADFA-333601BCAAF3}" type="pres">
      <dgm:prSet presAssocID="{BD9318C6-38D1-4FFA-80F3-6DD3E0692476}" presName="rootConnector" presStyleLbl="node3" presStyleIdx="11" presStyleCnt="18"/>
      <dgm:spPr/>
    </dgm:pt>
    <dgm:pt modelId="{A89708A8-8DA3-4049-BC99-25D1CC5B3079}" type="pres">
      <dgm:prSet presAssocID="{BD9318C6-38D1-4FFA-80F3-6DD3E0692476}" presName="hierChild4" presStyleCnt="0"/>
      <dgm:spPr/>
    </dgm:pt>
    <dgm:pt modelId="{AE2698CF-CB2C-472C-B3A3-0EA6432DD2A2}" type="pres">
      <dgm:prSet presAssocID="{B489643B-4390-4909-B3EF-92DA5663CD36}" presName="Name37" presStyleLbl="parChTrans1D4" presStyleIdx="11" presStyleCnt="13"/>
      <dgm:spPr/>
    </dgm:pt>
    <dgm:pt modelId="{0762CB3B-C8CA-4971-9DA2-6D00E184419D}" type="pres">
      <dgm:prSet presAssocID="{6A73C8F5-3EEA-46DA-BF34-6A84AC913039}" presName="hierRoot2" presStyleCnt="0">
        <dgm:presLayoutVars>
          <dgm:hierBranch val="init"/>
        </dgm:presLayoutVars>
      </dgm:prSet>
      <dgm:spPr/>
    </dgm:pt>
    <dgm:pt modelId="{3B35CA3F-A4C4-4825-B5CE-422245C86F6C}" type="pres">
      <dgm:prSet presAssocID="{6A73C8F5-3EEA-46DA-BF34-6A84AC913039}" presName="rootComposite" presStyleCnt="0"/>
      <dgm:spPr/>
    </dgm:pt>
    <dgm:pt modelId="{D5CBEE3B-8C35-40A7-B9AD-5A1ACA964B7A}" type="pres">
      <dgm:prSet presAssocID="{6A73C8F5-3EEA-46DA-BF34-6A84AC913039}" presName="rootText" presStyleLbl="node4" presStyleIdx="11" presStyleCnt="13" custScaleX="110000" custScaleY="110000" custLinFactNeighborX="37618">
        <dgm:presLayoutVars>
          <dgm:chPref val="3"/>
        </dgm:presLayoutVars>
      </dgm:prSet>
      <dgm:spPr/>
    </dgm:pt>
    <dgm:pt modelId="{F5C5B718-1C03-4C9A-ADCB-29AD5B15E900}" type="pres">
      <dgm:prSet presAssocID="{6A73C8F5-3EEA-46DA-BF34-6A84AC913039}" presName="rootConnector" presStyleLbl="node4" presStyleIdx="11" presStyleCnt="13"/>
      <dgm:spPr/>
    </dgm:pt>
    <dgm:pt modelId="{E3997D70-9274-4D90-998C-DA6EE11A055B}" type="pres">
      <dgm:prSet presAssocID="{6A73C8F5-3EEA-46DA-BF34-6A84AC913039}" presName="hierChild4" presStyleCnt="0"/>
      <dgm:spPr/>
    </dgm:pt>
    <dgm:pt modelId="{427E1747-CDBC-4370-BCBB-18FDE0E96CE3}" type="pres">
      <dgm:prSet presAssocID="{6A73C8F5-3EEA-46DA-BF34-6A84AC913039}" presName="hierChild5" presStyleCnt="0"/>
      <dgm:spPr/>
    </dgm:pt>
    <dgm:pt modelId="{2E27DA50-F5DD-4606-B44E-64000246EE64}" type="pres">
      <dgm:prSet presAssocID="{389F3BA8-8334-481B-87AB-A6EC8D97C74A}" presName="Name37" presStyleLbl="parChTrans1D4" presStyleIdx="12" presStyleCnt="13"/>
      <dgm:spPr/>
    </dgm:pt>
    <dgm:pt modelId="{FC5B3CF5-CF4C-4963-A06D-FDBE36764DE6}" type="pres">
      <dgm:prSet presAssocID="{21B67878-96BE-4FEA-8F75-E8E89E9329F5}" presName="hierRoot2" presStyleCnt="0">
        <dgm:presLayoutVars>
          <dgm:hierBranch val="init"/>
        </dgm:presLayoutVars>
      </dgm:prSet>
      <dgm:spPr/>
    </dgm:pt>
    <dgm:pt modelId="{6C9B67CE-6879-43E2-8A37-D4058FB86A1D}" type="pres">
      <dgm:prSet presAssocID="{21B67878-96BE-4FEA-8F75-E8E89E9329F5}" presName="rootComposite" presStyleCnt="0"/>
      <dgm:spPr/>
    </dgm:pt>
    <dgm:pt modelId="{C41B484C-C3FC-406A-872E-782B005751A2}" type="pres">
      <dgm:prSet presAssocID="{21B67878-96BE-4FEA-8F75-E8E89E9329F5}" presName="rootText" presStyleLbl="node4" presStyleIdx="12" presStyleCnt="13" custScaleX="110000" custScaleY="110000" custLinFactNeighborX="37618">
        <dgm:presLayoutVars>
          <dgm:chPref val="3"/>
        </dgm:presLayoutVars>
      </dgm:prSet>
      <dgm:spPr/>
    </dgm:pt>
    <dgm:pt modelId="{C07AFC0A-DE18-4267-8BC9-654EAEC32571}" type="pres">
      <dgm:prSet presAssocID="{21B67878-96BE-4FEA-8F75-E8E89E9329F5}" presName="rootConnector" presStyleLbl="node4" presStyleIdx="12" presStyleCnt="13"/>
      <dgm:spPr/>
    </dgm:pt>
    <dgm:pt modelId="{8F0538DE-1654-44ED-801C-2586EC127DE9}" type="pres">
      <dgm:prSet presAssocID="{21B67878-96BE-4FEA-8F75-E8E89E9329F5}" presName="hierChild4" presStyleCnt="0"/>
      <dgm:spPr/>
    </dgm:pt>
    <dgm:pt modelId="{8B83E89E-D2DD-4127-8ECF-D33DDF073E7F}" type="pres">
      <dgm:prSet presAssocID="{21B67878-96BE-4FEA-8F75-E8E89E9329F5}" presName="hierChild5" presStyleCnt="0"/>
      <dgm:spPr/>
    </dgm:pt>
    <dgm:pt modelId="{48C46777-766D-4284-AE48-E96DDFCABFDE}" type="pres">
      <dgm:prSet presAssocID="{BD9318C6-38D1-4FFA-80F3-6DD3E0692476}" presName="hierChild5" presStyleCnt="0"/>
      <dgm:spPr/>
    </dgm:pt>
    <dgm:pt modelId="{CCC5AE75-72D4-4753-A018-3DA05383C7A8}" type="pres">
      <dgm:prSet presAssocID="{777F4786-F97E-4AEA-AE3C-09F0253AECCB}" presName="hierChild5" presStyleCnt="0"/>
      <dgm:spPr/>
    </dgm:pt>
    <dgm:pt modelId="{8B1006FD-87C7-415B-9F2A-942FC050D8A9}" type="pres">
      <dgm:prSet presAssocID="{B4207C85-CF82-4FA3-93E5-E37552D5E322}" presName="Name37" presStyleLbl="parChTrans1D2" presStyleIdx="2" presStyleCnt="8"/>
      <dgm:spPr/>
    </dgm:pt>
    <dgm:pt modelId="{F454B4C7-F026-42A7-93DE-A18968E839DA}" type="pres">
      <dgm:prSet presAssocID="{7B5EFF68-1FF0-4F8D-B67E-DCC589A54ED7}" presName="hierRoot2" presStyleCnt="0">
        <dgm:presLayoutVars>
          <dgm:hierBranch val="init"/>
        </dgm:presLayoutVars>
      </dgm:prSet>
      <dgm:spPr/>
    </dgm:pt>
    <dgm:pt modelId="{F833F895-407B-4DD6-A48E-8AE752AEB3EB}" type="pres">
      <dgm:prSet presAssocID="{7B5EFF68-1FF0-4F8D-B67E-DCC589A54ED7}" presName="rootComposite" presStyleCnt="0"/>
      <dgm:spPr/>
    </dgm:pt>
    <dgm:pt modelId="{0AF11E73-E2F9-4028-A471-9A6B08A586C7}" type="pres">
      <dgm:prSet presAssocID="{7B5EFF68-1FF0-4F8D-B67E-DCC589A54ED7}" presName="rootText" presStyleLbl="node2" presStyleIdx="2" presStyleCnt="8" custLinFactNeighborX="-75954">
        <dgm:presLayoutVars>
          <dgm:chPref val="3"/>
        </dgm:presLayoutVars>
      </dgm:prSet>
      <dgm:spPr/>
    </dgm:pt>
    <dgm:pt modelId="{9CF93F4B-F9B2-4A17-B27F-02DEE564475A}" type="pres">
      <dgm:prSet presAssocID="{7B5EFF68-1FF0-4F8D-B67E-DCC589A54ED7}" presName="rootConnector" presStyleLbl="node2" presStyleIdx="2" presStyleCnt="8"/>
      <dgm:spPr/>
    </dgm:pt>
    <dgm:pt modelId="{CB316467-02B9-4470-8FEE-D9CFBC377A92}" type="pres">
      <dgm:prSet presAssocID="{7B5EFF68-1FF0-4F8D-B67E-DCC589A54ED7}" presName="hierChild4" presStyleCnt="0"/>
      <dgm:spPr/>
    </dgm:pt>
    <dgm:pt modelId="{647446C7-C508-4B4C-92D3-4DB002A28AE9}" type="pres">
      <dgm:prSet presAssocID="{7B5EFF68-1FF0-4F8D-B67E-DCC589A54ED7}" presName="hierChild5" presStyleCnt="0"/>
      <dgm:spPr/>
    </dgm:pt>
    <dgm:pt modelId="{869CFBBF-0CB1-4D6F-9410-BCC18EC6A075}" type="pres">
      <dgm:prSet presAssocID="{6AF7C795-7A16-45D0-B459-EA7F5D6F3D91}" presName="Name37" presStyleLbl="parChTrans1D2" presStyleIdx="3" presStyleCnt="8"/>
      <dgm:spPr/>
    </dgm:pt>
    <dgm:pt modelId="{033C390A-A96D-486F-914B-3A4BDAD72EBE}" type="pres">
      <dgm:prSet presAssocID="{8C5182EE-BCE1-424E-9BD3-25D59283AF19}" presName="hierRoot2" presStyleCnt="0">
        <dgm:presLayoutVars>
          <dgm:hierBranch val="init"/>
        </dgm:presLayoutVars>
      </dgm:prSet>
      <dgm:spPr/>
    </dgm:pt>
    <dgm:pt modelId="{1640C2D1-430A-4146-95CC-B8C6FBBCB032}" type="pres">
      <dgm:prSet presAssocID="{8C5182EE-BCE1-424E-9BD3-25D59283AF19}" presName="rootComposite" presStyleCnt="0"/>
      <dgm:spPr/>
    </dgm:pt>
    <dgm:pt modelId="{85555654-7F81-4277-93E9-E68217B4BFC2}" type="pres">
      <dgm:prSet presAssocID="{8C5182EE-BCE1-424E-9BD3-25D59283AF19}" presName="rootText" presStyleLbl="node2" presStyleIdx="3" presStyleCnt="8" custLinFactNeighborX="-46359">
        <dgm:presLayoutVars>
          <dgm:chPref val="3"/>
        </dgm:presLayoutVars>
      </dgm:prSet>
      <dgm:spPr/>
    </dgm:pt>
    <dgm:pt modelId="{2E4C6BD8-5E8D-4749-BB4A-34B0336DB413}" type="pres">
      <dgm:prSet presAssocID="{8C5182EE-BCE1-424E-9BD3-25D59283AF19}" presName="rootConnector" presStyleLbl="node2" presStyleIdx="3" presStyleCnt="8"/>
      <dgm:spPr/>
    </dgm:pt>
    <dgm:pt modelId="{A284ECE6-6F9C-4106-8BDE-B2FA6E1CD700}" type="pres">
      <dgm:prSet presAssocID="{8C5182EE-BCE1-424E-9BD3-25D59283AF19}" presName="hierChild4" presStyleCnt="0"/>
      <dgm:spPr/>
    </dgm:pt>
    <dgm:pt modelId="{C68EBC7F-77F3-4A9A-B7D0-98FD06A9D448}" type="pres">
      <dgm:prSet presAssocID="{8C5182EE-BCE1-424E-9BD3-25D59283AF19}" presName="hierChild5" presStyleCnt="0"/>
      <dgm:spPr/>
    </dgm:pt>
    <dgm:pt modelId="{A2D6DD33-2588-401A-B10D-A197B420B093}" type="pres">
      <dgm:prSet presAssocID="{85F9E42A-8215-4FA1-AA98-56DC6528F926}" presName="Name37" presStyleLbl="parChTrans1D2" presStyleIdx="4" presStyleCnt="8"/>
      <dgm:spPr/>
    </dgm:pt>
    <dgm:pt modelId="{411FE3CC-290B-46C9-92B7-1B4D0C3C46A2}" type="pres">
      <dgm:prSet presAssocID="{BDCA07CF-150B-4D5F-8D66-C37FACB12C5B}" presName="hierRoot2" presStyleCnt="0">
        <dgm:presLayoutVars>
          <dgm:hierBranch val="init"/>
        </dgm:presLayoutVars>
      </dgm:prSet>
      <dgm:spPr/>
    </dgm:pt>
    <dgm:pt modelId="{DCDF0862-2D99-44EE-AFA7-12E06BBFC4A7}" type="pres">
      <dgm:prSet presAssocID="{BDCA07CF-150B-4D5F-8D66-C37FACB12C5B}" presName="rootComposite" presStyleCnt="0"/>
      <dgm:spPr/>
    </dgm:pt>
    <dgm:pt modelId="{9F25FC70-8423-4C2A-9A84-E30C62DC0D87}" type="pres">
      <dgm:prSet presAssocID="{BDCA07CF-150B-4D5F-8D66-C37FACB12C5B}" presName="rootText" presStyleLbl="node2" presStyleIdx="4" presStyleCnt="8" custLinFactNeighborX="-11942">
        <dgm:presLayoutVars>
          <dgm:chPref val="3"/>
        </dgm:presLayoutVars>
      </dgm:prSet>
      <dgm:spPr/>
    </dgm:pt>
    <dgm:pt modelId="{747AA693-E4F7-4582-829D-04CF0BEA8E45}" type="pres">
      <dgm:prSet presAssocID="{BDCA07CF-150B-4D5F-8D66-C37FACB12C5B}" presName="rootConnector" presStyleLbl="node2" presStyleIdx="4" presStyleCnt="8"/>
      <dgm:spPr/>
    </dgm:pt>
    <dgm:pt modelId="{0AFC1DE1-4C72-4934-83B5-94E7AE8CC7B6}" type="pres">
      <dgm:prSet presAssocID="{BDCA07CF-150B-4D5F-8D66-C37FACB12C5B}" presName="hierChild4" presStyleCnt="0"/>
      <dgm:spPr/>
    </dgm:pt>
    <dgm:pt modelId="{AF6B1E4F-A506-4E8A-8A74-A11E23955526}" type="pres">
      <dgm:prSet presAssocID="{BDCA07CF-150B-4D5F-8D66-C37FACB12C5B}" presName="hierChild5" presStyleCnt="0"/>
      <dgm:spPr/>
    </dgm:pt>
    <dgm:pt modelId="{A3089DAA-10E4-4C4F-A82B-CE0BA85C0730}" type="pres">
      <dgm:prSet presAssocID="{6E8B14C9-F558-4DFB-BE36-CF027472B2E2}" presName="Name37" presStyleLbl="parChTrans1D2" presStyleIdx="5" presStyleCnt="8"/>
      <dgm:spPr/>
    </dgm:pt>
    <dgm:pt modelId="{0DB5DB49-7698-48C0-89B6-CE4AAD40F289}" type="pres">
      <dgm:prSet presAssocID="{DAC27D22-7EF0-43EE-94EF-F7E5AD8636BA}" presName="hierRoot2" presStyleCnt="0">
        <dgm:presLayoutVars>
          <dgm:hierBranch val="init"/>
        </dgm:presLayoutVars>
      </dgm:prSet>
      <dgm:spPr/>
    </dgm:pt>
    <dgm:pt modelId="{ED822E02-2C0E-43FB-8BC9-3888638BD98E}" type="pres">
      <dgm:prSet presAssocID="{DAC27D22-7EF0-43EE-94EF-F7E5AD8636BA}" presName="rootComposite" presStyleCnt="0"/>
      <dgm:spPr/>
    </dgm:pt>
    <dgm:pt modelId="{734AD685-B6F9-4EF0-A32F-DC2B1ACAB11B}" type="pres">
      <dgm:prSet presAssocID="{DAC27D22-7EF0-43EE-94EF-F7E5AD8636BA}" presName="rootText" presStyleLbl="node2" presStyleIdx="5" presStyleCnt="8" custLinFactNeighborX="12794">
        <dgm:presLayoutVars>
          <dgm:chPref val="3"/>
        </dgm:presLayoutVars>
      </dgm:prSet>
      <dgm:spPr/>
    </dgm:pt>
    <dgm:pt modelId="{DFA6050C-3A69-4815-9F9F-3C211A76FFEF}" type="pres">
      <dgm:prSet presAssocID="{DAC27D22-7EF0-43EE-94EF-F7E5AD8636BA}" presName="rootConnector" presStyleLbl="node2" presStyleIdx="5" presStyleCnt="8"/>
      <dgm:spPr/>
    </dgm:pt>
    <dgm:pt modelId="{EFC94998-12D2-4381-AA36-1BA02C6A2BA7}" type="pres">
      <dgm:prSet presAssocID="{DAC27D22-7EF0-43EE-94EF-F7E5AD8636BA}" presName="hierChild4" presStyleCnt="0"/>
      <dgm:spPr/>
    </dgm:pt>
    <dgm:pt modelId="{7BE078B2-BDD0-486D-B74F-62D2C5C689EE}" type="pres">
      <dgm:prSet presAssocID="{458549A6-CEE1-4886-BDB2-12DA945D91B7}" presName="Name37" presStyleLbl="parChTrans1D3" presStyleIdx="12" presStyleCnt="18"/>
      <dgm:spPr/>
    </dgm:pt>
    <dgm:pt modelId="{871D025A-1AF5-4763-B50F-4C1EC686415E}" type="pres">
      <dgm:prSet presAssocID="{3E5038DA-4F33-44C8-B4D7-9A1BB8B6E131}" presName="hierRoot2" presStyleCnt="0">
        <dgm:presLayoutVars>
          <dgm:hierBranch val="init"/>
        </dgm:presLayoutVars>
      </dgm:prSet>
      <dgm:spPr/>
    </dgm:pt>
    <dgm:pt modelId="{8642A794-31F3-4889-ADF9-708D61B35BF8}" type="pres">
      <dgm:prSet presAssocID="{3E5038DA-4F33-44C8-B4D7-9A1BB8B6E131}" presName="rootComposite" presStyleCnt="0"/>
      <dgm:spPr/>
    </dgm:pt>
    <dgm:pt modelId="{417BA42D-F259-4EC1-8B8F-532424D8EEAA}" type="pres">
      <dgm:prSet presAssocID="{3E5038DA-4F33-44C8-B4D7-9A1BB8B6E131}" presName="rootText" presStyleLbl="node3" presStyleIdx="12" presStyleCnt="18" custScaleX="110000" custScaleY="110000" custLinFactNeighborX="10914">
        <dgm:presLayoutVars>
          <dgm:chPref val="3"/>
        </dgm:presLayoutVars>
      </dgm:prSet>
      <dgm:spPr/>
    </dgm:pt>
    <dgm:pt modelId="{57C532F3-1924-47DE-B040-AB048E49D23A}" type="pres">
      <dgm:prSet presAssocID="{3E5038DA-4F33-44C8-B4D7-9A1BB8B6E131}" presName="rootConnector" presStyleLbl="node3" presStyleIdx="12" presStyleCnt="18"/>
      <dgm:spPr/>
    </dgm:pt>
    <dgm:pt modelId="{362B9A7F-DB14-47CD-985F-479C9307FB18}" type="pres">
      <dgm:prSet presAssocID="{3E5038DA-4F33-44C8-B4D7-9A1BB8B6E131}" presName="hierChild4" presStyleCnt="0"/>
      <dgm:spPr/>
    </dgm:pt>
    <dgm:pt modelId="{98BEC592-3E8E-4677-B0AA-73EF9C98EA5A}" type="pres">
      <dgm:prSet presAssocID="{3E5038DA-4F33-44C8-B4D7-9A1BB8B6E131}" presName="hierChild5" presStyleCnt="0"/>
      <dgm:spPr/>
    </dgm:pt>
    <dgm:pt modelId="{05B74AFD-6854-4642-999A-A85E578E508E}" type="pres">
      <dgm:prSet presAssocID="{196659C7-54E6-44DF-9630-53226F18EC9B}" presName="Name37" presStyleLbl="parChTrans1D3" presStyleIdx="13" presStyleCnt="18"/>
      <dgm:spPr/>
    </dgm:pt>
    <dgm:pt modelId="{DEAA9FDC-7CF4-4E0B-AD34-0D678B1BBC36}" type="pres">
      <dgm:prSet presAssocID="{8ADBC676-4530-4D70-99AE-0B4C3A7B17FA}" presName="hierRoot2" presStyleCnt="0">
        <dgm:presLayoutVars>
          <dgm:hierBranch val="init"/>
        </dgm:presLayoutVars>
      </dgm:prSet>
      <dgm:spPr/>
    </dgm:pt>
    <dgm:pt modelId="{F096C13A-92F8-49B3-B4E0-649093AB7606}" type="pres">
      <dgm:prSet presAssocID="{8ADBC676-4530-4D70-99AE-0B4C3A7B17FA}" presName="rootComposite" presStyleCnt="0"/>
      <dgm:spPr/>
    </dgm:pt>
    <dgm:pt modelId="{46822B1D-5629-4671-82F4-E2C1125E6910}" type="pres">
      <dgm:prSet presAssocID="{8ADBC676-4530-4D70-99AE-0B4C3A7B17FA}" presName="rootText" presStyleLbl="node3" presStyleIdx="13" presStyleCnt="18" custScaleX="110000" custScaleY="110000" custLinFactNeighborX="10914">
        <dgm:presLayoutVars>
          <dgm:chPref val="3"/>
        </dgm:presLayoutVars>
      </dgm:prSet>
      <dgm:spPr/>
    </dgm:pt>
    <dgm:pt modelId="{A13EF59E-9E8A-4491-97DB-71A262444546}" type="pres">
      <dgm:prSet presAssocID="{8ADBC676-4530-4D70-99AE-0B4C3A7B17FA}" presName="rootConnector" presStyleLbl="node3" presStyleIdx="13" presStyleCnt="18"/>
      <dgm:spPr/>
    </dgm:pt>
    <dgm:pt modelId="{D93F8E32-77FD-4066-870C-0C4566DD1520}" type="pres">
      <dgm:prSet presAssocID="{8ADBC676-4530-4D70-99AE-0B4C3A7B17FA}" presName="hierChild4" presStyleCnt="0"/>
      <dgm:spPr/>
    </dgm:pt>
    <dgm:pt modelId="{DE8C2E80-3F7F-4422-AC02-81C861AA2049}" type="pres">
      <dgm:prSet presAssocID="{8ADBC676-4530-4D70-99AE-0B4C3A7B17FA}" presName="hierChild5" presStyleCnt="0"/>
      <dgm:spPr/>
    </dgm:pt>
    <dgm:pt modelId="{D70F7A65-3D1E-47B5-942F-B96E078B3721}" type="pres">
      <dgm:prSet presAssocID="{00049BBC-1A64-4112-98D2-E8E45EA9EA5C}" presName="Name37" presStyleLbl="parChTrans1D3" presStyleIdx="14" presStyleCnt="18"/>
      <dgm:spPr/>
    </dgm:pt>
    <dgm:pt modelId="{FF561579-36B5-4F35-A592-CDEED112039A}" type="pres">
      <dgm:prSet presAssocID="{05188E18-F383-4CC2-ABFF-D0C7530A9E35}" presName="hierRoot2" presStyleCnt="0">
        <dgm:presLayoutVars>
          <dgm:hierBranch val="init"/>
        </dgm:presLayoutVars>
      </dgm:prSet>
      <dgm:spPr/>
    </dgm:pt>
    <dgm:pt modelId="{3B4882C2-7C4D-4829-8585-ABE5C7CDD5B8}" type="pres">
      <dgm:prSet presAssocID="{05188E18-F383-4CC2-ABFF-D0C7530A9E35}" presName="rootComposite" presStyleCnt="0"/>
      <dgm:spPr/>
    </dgm:pt>
    <dgm:pt modelId="{9668A9E8-E44F-493E-A580-2B4A7CA7B7B6}" type="pres">
      <dgm:prSet presAssocID="{05188E18-F383-4CC2-ABFF-D0C7530A9E35}" presName="rootText" presStyleLbl="node3" presStyleIdx="14" presStyleCnt="18" custScaleX="110000" custScaleY="110000" custLinFactNeighborX="10914">
        <dgm:presLayoutVars>
          <dgm:chPref val="3"/>
        </dgm:presLayoutVars>
      </dgm:prSet>
      <dgm:spPr/>
    </dgm:pt>
    <dgm:pt modelId="{6822E300-FF91-4255-8202-E580D77B09B9}" type="pres">
      <dgm:prSet presAssocID="{05188E18-F383-4CC2-ABFF-D0C7530A9E35}" presName="rootConnector" presStyleLbl="node3" presStyleIdx="14" presStyleCnt="18"/>
      <dgm:spPr/>
    </dgm:pt>
    <dgm:pt modelId="{52155EF0-3A84-4EF6-80A5-C11ED81E4695}" type="pres">
      <dgm:prSet presAssocID="{05188E18-F383-4CC2-ABFF-D0C7530A9E35}" presName="hierChild4" presStyleCnt="0"/>
      <dgm:spPr/>
    </dgm:pt>
    <dgm:pt modelId="{A519664D-54C5-42DD-B3B3-60C03DF6D8C1}" type="pres">
      <dgm:prSet presAssocID="{05188E18-F383-4CC2-ABFF-D0C7530A9E35}" presName="hierChild5" presStyleCnt="0"/>
      <dgm:spPr/>
    </dgm:pt>
    <dgm:pt modelId="{2C49E1B7-F04C-46C3-9E30-10FC8899BE68}" type="pres">
      <dgm:prSet presAssocID="{DAC27D22-7EF0-43EE-94EF-F7E5AD8636BA}" presName="hierChild5" presStyleCnt="0"/>
      <dgm:spPr/>
    </dgm:pt>
    <dgm:pt modelId="{2200025D-444B-48C6-BAC5-E395222E56F9}" type="pres">
      <dgm:prSet presAssocID="{05B9B211-C6E8-42E2-9FFC-6E0C9BC1B202}" presName="Name37" presStyleLbl="parChTrans1D2" presStyleIdx="6" presStyleCnt="8"/>
      <dgm:spPr/>
    </dgm:pt>
    <dgm:pt modelId="{3A070621-69FE-47E8-9872-F0C927B5404B}" type="pres">
      <dgm:prSet presAssocID="{E8C6F131-D57B-4DC5-A6F6-0780E4D797F3}" presName="hierRoot2" presStyleCnt="0">
        <dgm:presLayoutVars>
          <dgm:hierBranch val="init"/>
        </dgm:presLayoutVars>
      </dgm:prSet>
      <dgm:spPr/>
    </dgm:pt>
    <dgm:pt modelId="{9BAB9D3C-558B-47FE-B87A-6C9C42050B82}" type="pres">
      <dgm:prSet presAssocID="{E8C6F131-D57B-4DC5-A6F6-0780E4D797F3}" presName="rootComposite" presStyleCnt="0"/>
      <dgm:spPr/>
    </dgm:pt>
    <dgm:pt modelId="{08CCE426-F373-4726-910B-5B35E67DDBB2}" type="pres">
      <dgm:prSet presAssocID="{E8C6F131-D57B-4DC5-A6F6-0780E4D797F3}" presName="rootText" presStyleLbl="node2" presStyleIdx="6" presStyleCnt="8" custLinFactNeighborX="14887">
        <dgm:presLayoutVars>
          <dgm:chPref val="3"/>
        </dgm:presLayoutVars>
      </dgm:prSet>
      <dgm:spPr/>
    </dgm:pt>
    <dgm:pt modelId="{8F015608-95FC-4711-AADB-98E341205C5F}" type="pres">
      <dgm:prSet presAssocID="{E8C6F131-D57B-4DC5-A6F6-0780E4D797F3}" presName="rootConnector" presStyleLbl="node2" presStyleIdx="6" presStyleCnt="8"/>
      <dgm:spPr/>
    </dgm:pt>
    <dgm:pt modelId="{035EAEED-1699-4BA5-B944-D1D9C86F56CD}" type="pres">
      <dgm:prSet presAssocID="{E8C6F131-D57B-4DC5-A6F6-0780E4D797F3}" presName="hierChild4" presStyleCnt="0"/>
      <dgm:spPr/>
    </dgm:pt>
    <dgm:pt modelId="{1D8ABACA-6C9C-4C40-B811-BF7738C01907}" type="pres">
      <dgm:prSet presAssocID="{FACD85E5-9CA1-4C19-8C3E-8DD4CC934B41}" presName="Name37" presStyleLbl="parChTrans1D3" presStyleIdx="15" presStyleCnt="18"/>
      <dgm:spPr/>
    </dgm:pt>
    <dgm:pt modelId="{12B9EB71-31C7-473E-8401-7176DFA7B651}" type="pres">
      <dgm:prSet presAssocID="{C257ACB3-D767-4990-9922-CD3F97B68322}" presName="hierRoot2" presStyleCnt="0">
        <dgm:presLayoutVars>
          <dgm:hierBranch val="init"/>
        </dgm:presLayoutVars>
      </dgm:prSet>
      <dgm:spPr/>
    </dgm:pt>
    <dgm:pt modelId="{9C12998E-FA8E-4485-A5A6-637BE6B42B3C}" type="pres">
      <dgm:prSet presAssocID="{C257ACB3-D767-4990-9922-CD3F97B68322}" presName="rootComposite" presStyleCnt="0"/>
      <dgm:spPr/>
    </dgm:pt>
    <dgm:pt modelId="{719C0966-4D90-45F8-A11D-0629782C9D0D}" type="pres">
      <dgm:prSet presAssocID="{C257ACB3-D767-4990-9922-CD3F97B68322}" presName="rootText" presStyleLbl="node3" presStyleIdx="15" presStyleCnt="18" custScaleX="110000" custScaleY="110000" custLinFactNeighborX="13790">
        <dgm:presLayoutVars>
          <dgm:chPref val="3"/>
        </dgm:presLayoutVars>
      </dgm:prSet>
      <dgm:spPr/>
    </dgm:pt>
    <dgm:pt modelId="{77712FB2-EB1A-4EF3-A937-293B63EECF18}" type="pres">
      <dgm:prSet presAssocID="{C257ACB3-D767-4990-9922-CD3F97B68322}" presName="rootConnector" presStyleLbl="node3" presStyleIdx="15" presStyleCnt="18"/>
      <dgm:spPr/>
    </dgm:pt>
    <dgm:pt modelId="{2946583D-A5DE-4434-8426-1A8465D494F6}" type="pres">
      <dgm:prSet presAssocID="{C257ACB3-D767-4990-9922-CD3F97B68322}" presName="hierChild4" presStyleCnt="0"/>
      <dgm:spPr/>
    </dgm:pt>
    <dgm:pt modelId="{0B51B2C4-D0BD-4756-B171-F26AEB916E0A}" type="pres">
      <dgm:prSet presAssocID="{C257ACB3-D767-4990-9922-CD3F97B68322}" presName="hierChild5" presStyleCnt="0"/>
      <dgm:spPr/>
    </dgm:pt>
    <dgm:pt modelId="{C49ADCB6-9802-4FD2-B1CC-F92EA9B51FE7}" type="pres">
      <dgm:prSet presAssocID="{3125FE32-C0DF-4877-B1C7-AC9FD78F31A6}" presName="Name37" presStyleLbl="parChTrans1D3" presStyleIdx="16" presStyleCnt="18"/>
      <dgm:spPr/>
    </dgm:pt>
    <dgm:pt modelId="{C333394E-01C5-4C09-B707-BF030BFF62C3}" type="pres">
      <dgm:prSet presAssocID="{5C09B7C8-0B01-4FB9-ABE9-19C9532F3C30}" presName="hierRoot2" presStyleCnt="0">
        <dgm:presLayoutVars>
          <dgm:hierBranch val="init"/>
        </dgm:presLayoutVars>
      </dgm:prSet>
      <dgm:spPr/>
    </dgm:pt>
    <dgm:pt modelId="{26049263-DB75-430E-AFF0-9D3FB6BB3E07}" type="pres">
      <dgm:prSet presAssocID="{5C09B7C8-0B01-4FB9-ABE9-19C9532F3C30}" presName="rootComposite" presStyleCnt="0"/>
      <dgm:spPr/>
    </dgm:pt>
    <dgm:pt modelId="{4326D2AB-62F1-4459-9139-8AE0B708619F}" type="pres">
      <dgm:prSet presAssocID="{5C09B7C8-0B01-4FB9-ABE9-19C9532F3C30}" presName="rootText" presStyleLbl="node3" presStyleIdx="16" presStyleCnt="18" custScaleX="110000" custScaleY="110000" custLinFactNeighborX="13790">
        <dgm:presLayoutVars>
          <dgm:chPref val="3"/>
        </dgm:presLayoutVars>
      </dgm:prSet>
      <dgm:spPr/>
    </dgm:pt>
    <dgm:pt modelId="{E7022AB2-A835-4365-9E11-DA3EA546346B}" type="pres">
      <dgm:prSet presAssocID="{5C09B7C8-0B01-4FB9-ABE9-19C9532F3C30}" presName="rootConnector" presStyleLbl="node3" presStyleIdx="16" presStyleCnt="18"/>
      <dgm:spPr/>
    </dgm:pt>
    <dgm:pt modelId="{FA8CB8D7-F8CF-41CF-8144-26F157EF9B41}" type="pres">
      <dgm:prSet presAssocID="{5C09B7C8-0B01-4FB9-ABE9-19C9532F3C30}" presName="hierChild4" presStyleCnt="0"/>
      <dgm:spPr/>
    </dgm:pt>
    <dgm:pt modelId="{F6F2AE31-9BA6-4983-9CAC-3AC49ACD8FA9}" type="pres">
      <dgm:prSet presAssocID="{5C09B7C8-0B01-4FB9-ABE9-19C9532F3C30}" presName="hierChild5" presStyleCnt="0"/>
      <dgm:spPr/>
    </dgm:pt>
    <dgm:pt modelId="{D2F0EFCE-FDF1-4ADE-A88D-67FDF25A081E}" type="pres">
      <dgm:prSet presAssocID="{D8315D28-25B3-402E-9972-8C70441E0D86}" presName="Name37" presStyleLbl="parChTrans1D3" presStyleIdx="17" presStyleCnt="18"/>
      <dgm:spPr/>
    </dgm:pt>
    <dgm:pt modelId="{AC31D430-35E3-4650-B5B1-84A37029DF8D}" type="pres">
      <dgm:prSet presAssocID="{A73D0614-BEF3-42A7-83E7-282B915A7302}" presName="hierRoot2" presStyleCnt="0">
        <dgm:presLayoutVars>
          <dgm:hierBranch val="init"/>
        </dgm:presLayoutVars>
      </dgm:prSet>
      <dgm:spPr/>
    </dgm:pt>
    <dgm:pt modelId="{BD1CE6A2-CCD2-46C1-A989-D8BFDD04719E}" type="pres">
      <dgm:prSet presAssocID="{A73D0614-BEF3-42A7-83E7-282B915A7302}" presName="rootComposite" presStyleCnt="0"/>
      <dgm:spPr/>
    </dgm:pt>
    <dgm:pt modelId="{8467A5DF-E87B-4E4B-BCE1-DC17A8556732}" type="pres">
      <dgm:prSet presAssocID="{A73D0614-BEF3-42A7-83E7-282B915A7302}" presName="rootText" presStyleLbl="node3" presStyleIdx="17" presStyleCnt="18" custScaleX="110000" custScaleY="110000" custLinFactNeighborX="13790">
        <dgm:presLayoutVars>
          <dgm:chPref val="3"/>
        </dgm:presLayoutVars>
      </dgm:prSet>
      <dgm:spPr/>
    </dgm:pt>
    <dgm:pt modelId="{C0223530-5D6E-4230-982B-75B2C1DE92DE}" type="pres">
      <dgm:prSet presAssocID="{A73D0614-BEF3-42A7-83E7-282B915A7302}" presName="rootConnector" presStyleLbl="node3" presStyleIdx="17" presStyleCnt="18"/>
      <dgm:spPr/>
    </dgm:pt>
    <dgm:pt modelId="{BE3C3CEF-2B73-4A2C-A02D-229A1D3972D1}" type="pres">
      <dgm:prSet presAssocID="{A73D0614-BEF3-42A7-83E7-282B915A7302}" presName="hierChild4" presStyleCnt="0"/>
      <dgm:spPr/>
    </dgm:pt>
    <dgm:pt modelId="{F9EE8838-53A8-47C0-AE24-8A4C7B2DD6FA}" type="pres">
      <dgm:prSet presAssocID="{A73D0614-BEF3-42A7-83E7-282B915A7302}" presName="hierChild5" presStyleCnt="0"/>
      <dgm:spPr/>
    </dgm:pt>
    <dgm:pt modelId="{21BE52E4-2D85-4432-AD4E-3D4CD57F0DDB}" type="pres">
      <dgm:prSet presAssocID="{E8C6F131-D57B-4DC5-A6F6-0780E4D797F3}" presName="hierChild5" presStyleCnt="0"/>
      <dgm:spPr/>
    </dgm:pt>
    <dgm:pt modelId="{F87EC966-07E1-4D0C-B2B4-85FC24D84CA4}" type="pres">
      <dgm:prSet presAssocID="{9886F5CF-2797-4588-AB21-BD2057D735B2}" presName="Name37" presStyleLbl="parChTrans1D2" presStyleIdx="7" presStyleCnt="8"/>
      <dgm:spPr/>
    </dgm:pt>
    <dgm:pt modelId="{2F270C65-0EE3-433D-8270-F7B1BE2499D5}" type="pres">
      <dgm:prSet presAssocID="{502600C9-55F7-4176-9EC0-947CB6E65740}" presName="hierRoot2" presStyleCnt="0">
        <dgm:presLayoutVars>
          <dgm:hierBranch val="init"/>
        </dgm:presLayoutVars>
      </dgm:prSet>
      <dgm:spPr/>
    </dgm:pt>
    <dgm:pt modelId="{37CAE19B-D00E-4EE6-B5F5-C0CB5C92AB3A}" type="pres">
      <dgm:prSet presAssocID="{502600C9-55F7-4176-9EC0-947CB6E65740}" presName="rootComposite" presStyleCnt="0"/>
      <dgm:spPr/>
    </dgm:pt>
    <dgm:pt modelId="{B4C3A80D-BDD7-49BB-A48A-600A5E6D3667}" type="pres">
      <dgm:prSet presAssocID="{502600C9-55F7-4176-9EC0-947CB6E65740}" presName="rootText" presStyleLbl="node2" presStyleIdx="7" presStyleCnt="8" custLinFactX="-499928" custLinFactNeighborX="-500000">
        <dgm:presLayoutVars>
          <dgm:chPref val="3"/>
        </dgm:presLayoutVars>
      </dgm:prSet>
      <dgm:spPr/>
    </dgm:pt>
    <dgm:pt modelId="{C7388752-3468-4618-9045-7AE8FF411565}" type="pres">
      <dgm:prSet presAssocID="{502600C9-55F7-4176-9EC0-947CB6E65740}" presName="rootConnector" presStyleLbl="node2" presStyleIdx="7" presStyleCnt="8"/>
      <dgm:spPr/>
    </dgm:pt>
    <dgm:pt modelId="{67DE352C-C8F2-43A0-9512-A12ABFEEE814}" type="pres">
      <dgm:prSet presAssocID="{502600C9-55F7-4176-9EC0-947CB6E65740}" presName="hierChild4" presStyleCnt="0"/>
      <dgm:spPr/>
    </dgm:pt>
    <dgm:pt modelId="{36A71A5C-3580-42DD-8D71-FAAB32D696E3}" type="pres">
      <dgm:prSet presAssocID="{502600C9-55F7-4176-9EC0-947CB6E65740}" presName="hierChild5" presStyleCnt="0"/>
      <dgm:spPr/>
    </dgm:pt>
    <dgm:pt modelId="{C8FA7241-1EAE-4125-B78A-4BDCCA6D6B20}" type="pres">
      <dgm:prSet presAssocID="{2B29642E-7030-4101-9F21-F8F6396EAAD1}" presName="hierChild3" presStyleCnt="0"/>
      <dgm:spPr/>
    </dgm:pt>
    <dgm:pt modelId="{23AC5F61-A70A-4643-875D-77493345C545}" type="pres">
      <dgm:prSet presAssocID="{6F87A36A-C32A-490D-A663-B9036BDF44C3}" presName="hierRoot1" presStyleCnt="0">
        <dgm:presLayoutVars>
          <dgm:hierBranch val="init"/>
        </dgm:presLayoutVars>
      </dgm:prSet>
      <dgm:spPr/>
    </dgm:pt>
    <dgm:pt modelId="{DCC49EAD-AFFE-4B55-9422-F133F290194A}" type="pres">
      <dgm:prSet presAssocID="{6F87A36A-C32A-490D-A663-B9036BDF44C3}" presName="rootComposite1" presStyleCnt="0"/>
      <dgm:spPr/>
    </dgm:pt>
    <dgm:pt modelId="{C9DBEBF3-5A60-421B-AD90-E7950D427E39}" type="pres">
      <dgm:prSet presAssocID="{6F87A36A-C32A-490D-A663-B9036BDF44C3}" presName="rootText1" presStyleLbl="node0" presStyleIdx="1" presStyleCnt="6" custScaleX="88355" custScaleY="66151" custLinFactX="-200000" custLinFactY="400000" custLinFactNeighborX="-284425" custLinFactNeighborY="433338">
        <dgm:presLayoutVars>
          <dgm:chPref val="3"/>
        </dgm:presLayoutVars>
      </dgm:prSet>
      <dgm:spPr/>
    </dgm:pt>
    <dgm:pt modelId="{BEF25259-CA3E-48DF-A369-87BAC073971E}" type="pres">
      <dgm:prSet presAssocID="{6F87A36A-C32A-490D-A663-B9036BDF44C3}" presName="rootConnector1" presStyleLbl="node1" presStyleIdx="0" presStyleCnt="0"/>
      <dgm:spPr/>
    </dgm:pt>
    <dgm:pt modelId="{38637742-84F4-4E9D-AB5E-DDBD97F57D75}" type="pres">
      <dgm:prSet presAssocID="{6F87A36A-C32A-490D-A663-B9036BDF44C3}" presName="hierChild2" presStyleCnt="0"/>
      <dgm:spPr/>
    </dgm:pt>
    <dgm:pt modelId="{73ADE045-FF81-44B4-8F40-DA9928CE10D6}" type="pres">
      <dgm:prSet presAssocID="{6F87A36A-C32A-490D-A663-B9036BDF44C3}" presName="hierChild3" presStyleCnt="0"/>
      <dgm:spPr/>
    </dgm:pt>
    <dgm:pt modelId="{E577178A-FD24-450A-9FA7-B064EEC2283B}" type="pres">
      <dgm:prSet presAssocID="{269EEEF7-EE1A-41F1-B8C8-B0ED568449FB}" presName="hierRoot1" presStyleCnt="0">
        <dgm:presLayoutVars>
          <dgm:hierBranch val="init"/>
        </dgm:presLayoutVars>
      </dgm:prSet>
      <dgm:spPr/>
    </dgm:pt>
    <dgm:pt modelId="{FE207FAC-5C53-4CBC-A6EB-7A999A9CCD45}" type="pres">
      <dgm:prSet presAssocID="{269EEEF7-EE1A-41F1-B8C8-B0ED568449FB}" presName="rootComposite1" presStyleCnt="0"/>
      <dgm:spPr/>
    </dgm:pt>
    <dgm:pt modelId="{9FA7DC70-8F1A-4E7D-8BCE-DD8613CF5291}" type="pres">
      <dgm:prSet presAssocID="{269EEEF7-EE1A-41F1-B8C8-B0ED568449FB}" presName="rootText1" presStyleLbl="node0" presStyleIdx="2" presStyleCnt="6" custScaleX="95040" custScaleY="70821" custLinFactX="-294289" custLinFactY="400000" custLinFactNeighborX="-300000" custLinFactNeighborY="491805">
        <dgm:presLayoutVars>
          <dgm:chPref val="3"/>
        </dgm:presLayoutVars>
      </dgm:prSet>
      <dgm:spPr/>
    </dgm:pt>
    <dgm:pt modelId="{AF8486BC-EE26-4E3E-B731-C2ECDA71FB5F}" type="pres">
      <dgm:prSet presAssocID="{269EEEF7-EE1A-41F1-B8C8-B0ED568449FB}" presName="rootConnector1" presStyleLbl="node1" presStyleIdx="0" presStyleCnt="0"/>
      <dgm:spPr/>
    </dgm:pt>
    <dgm:pt modelId="{CE06D053-88CF-4B31-9AFB-60A45C73975D}" type="pres">
      <dgm:prSet presAssocID="{269EEEF7-EE1A-41F1-B8C8-B0ED568449FB}" presName="hierChild2" presStyleCnt="0"/>
      <dgm:spPr/>
    </dgm:pt>
    <dgm:pt modelId="{E1AAB071-0536-4666-9445-102BD0FB055C}" type="pres">
      <dgm:prSet presAssocID="{269EEEF7-EE1A-41F1-B8C8-B0ED568449FB}" presName="hierChild3" presStyleCnt="0"/>
      <dgm:spPr/>
    </dgm:pt>
    <dgm:pt modelId="{5D500C16-1C6B-4A8F-ADBE-373F15A08545}" type="pres">
      <dgm:prSet presAssocID="{CF8864FE-8E8D-4B24-AB85-0002B52353B2}" presName="hierRoot1" presStyleCnt="0">
        <dgm:presLayoutVars>
          <dgm:hierBranch val="init"/>
        </dgm:presLayoutVars>
      </dgm:prSet>
      <dgm:spPr/>
    </dgm:pt>
    <dgm:pt modelId="{8EF5E0FC-163F-4DE5-9301-233F775C66AB}" type="pres">
      <dgm:prSet presAssocID="{CF8864FE-8E8D-4B24-AB85-0002B52353B2}" presName="rootComposite1" presStyleCnt="0"/>
      <dgm:spPr/>
    </dgm:pt>
    <dgm:pt modelId="{F1E0DA9F-7EDB-4621-9B70-B568D0EA335F}" type="pres">
      <dgm:prSet presAssocID="{CF8864FE-8E8D-4B24-AB85-0002B52353B2}" presName="rootText1" presStyleLbl="node0" presStyleIdx="3" presStyleCnt="6" custScaleX="103660" custScaleY="65004" custLinFactX="-310006" custLinFactY="466632" custLinFactNeighborX="-400000" custLinFactNeighborY="500000">
        <dgm:presLayoutVars>
          <dgm:chPref val="3"/>
        </dgm:presLayoutVars>
      </dgm:prSet>
      <dgm:spPr/>
    </dgm:pt>
    <dgm:pt modelId="{CEDB62B4-64E1-49A2-9AFB-C8DB85DC438A}" type="pres">
      <dgm:prSet presAssocID="{CF8864FE-8E8D-4B24-AB85-0002B52353B2}" presName="rootConnector1" presStyleLbl="node1" presStyleIdx="0" presStyleCnt="0"/>
      <dgm:spPr/>
    </dgm:pt>
    <dgm:pt modelId="{4FF77553-915C-4AD8-ADC8-A6BC9873D4D5}" type="pres">
      <dgm:prSet presAssocID="{CF8864FE-8E8D-4B24-AB85-0002B52353B2}" presName="hierChild2" presStyleCnt="0"/>
      <dgm:spPr/>
    </dgm:pt>
    <dgm:pt modelId="{38B14E64-EC5D-444F-9BB8-0A70A30DBDB3}" type="pres">
      <dgm:prSet presAssocID="{CF8864FE-8E8D-4B24-AB85-0002B52353B2}" presName="hierChild3" presStyleCnt="0"/>
      <dgm:spPr/>
    </dgm:pt>
    <dgm:pt modelId="{F1673090-58CE-4257-B531-8275BFF3234F}" type="pres">
      <dgm:prSet presAssocID="{AF6C1E63-0B71-4595-A5B3-5858DA1D6C06}" presName="hierRoot1" presStyleCnt="0">
        <dgm:presLayoutVars>
          <dgm:hierBranch val="init"/>
        </dgm:presLayoutVars>
      </dgm:prSet>
      <dgm:spPr/>
    </dgm:pt>
    <dgm:pt modelId="{59D6C40B-7B9D-4E66-A167-17D5C0852A97}" type="pres">
      <dgm:prSet presAssocID="{AF6C1E63-0B71-4595-A5B3-5858DA1D6C06}" presName="rootComposite1" presStyleCnt="0"/>
      <dgm:spPr/>
    </dgm:pt>
    <dgm:pt modelId="{E71D306D-45D9-48E5-B20C-36B833C86C08}" type="pres">
      <dgm:prSet presAssocID="{AF6C1E63-0B71-4595-A5B3-5858DA1D6C06}" presName="rootText1" presStyleLbl="node0" presStyleIdx="4" presStyleCnt="6" custScaleX="83159" custScaleY="47872" custLinFactX="-400000" custLinFactY="367139" custLinFactNeighborX="-433383" custLinFactNeighborY="400000">
        <dgm:presLayoutVars>
          <dgm:chPref val="3"/>
        </dgm:presLayoutVars>
      </dgm:prSet>
      <dgm:spPr/>
    </dgm:pt>
    <dgm:pt modelId="{B7BE8303-AD6D-4987-8A7D-A10159BB35BA}" type="pres">
      <dgm:prSet presAssocID="{AF6C1E63-0B71-4595-A5B3-5858DA1D6C06}" presName="rootConnector1" presStyleLbl="node1" presStyleIdx="0" presStyleCnt="0"/>
      <dgm:spPr/>
    </dgm:pt>
    <dgm:pt modelId="{2DB32245-277D-4A40-9D09-B346F8E50A74}" type="pres">
      <dgm:prSet presAssocID="{AF6C1E63-0B71-4595-A5B3-5858DA1D6C06}" presName="hierChild2" presStyleCnt="0"/>
      <dgm:spPr/>
    </dgm:pt>
    <dgm:pt modelId="{C86B5194-0395-446D-8DDB-BBA6F70AE046}" type="pres">
      <dgm:prSet presAssocID="{AF6C1E63-0B71-4595-A5B3-5858DA1D6C06}" presName="hierChild3" presStyleCnt="0"/>
      <dgm:spPr/>
    </dgm:pt>
    <dgm:pt modelId="{78DBB2AC-E08C-45F4-AFB0-67062E7B3791}" type="pres">
      <dgm:prSet presAssocID="{1914F7CA-D919-4AC1-9052-71ADE7B18CF9}" presName="hierRoot1" presStyleCnt="0">
        <dgm:presLayoutVars>
          <dgm:hierBranch val="init"/>
        </dgm:presLayoutVars>
      </dgm:prSet>
      <dgm:spPr/>
    </dgm:pt>
    <dgm:pt modelId="{84F4306C-CFDF-4A2F-B118-FAEC18C99CDB}" type="pres">
      <dgm:prSet presAssocID="{1914F7CA-D919-4AC1-9052-71ADE7B18CF9}" presName="rootComposite1" presStyleCnt="0"/>
      <dgm:spPr/>
    </dgm:pt>
    <dgm:pt modelId="{8610B028-785F-4E57-BCAA-78777F2CEFD7}" type="pres">
      <dgm:prSet presAssocID="{1914F7CA-D919-4AC1-9052-71ADE7B18CF9}" presName="rootText1" presStyleLbl="node0" presStyleIdx="5" presStyleCnt="6" custScaleX="110995" custScaleY="74989" custLinFactX="-439134" custLinFactY="500000" custLinFactNeighborX="-500000" custLinFactNeighborY="534082">
        <dgm:presLayoutVars>
          <dgm:chPref val="3"/>
        </dgm:presLayoutVars>
      </dgm:prSet>
      <dgm:spPr/>
    </dgm:pt>
    <dgm:pt modelId="{C9DFA570-0CC5-4EB7-A4F0-B3C051DBA933}" type="pres">
      <dgm:prSet presAssocID="{1914F7CA-D919-4AC1-9052-71ADE7B18CF9}" presName="rootConnector1" presStyleLbl="node1" presStyleIdx="0" presStyleCnt="0"/>
      <dgm:spPr/>
    </dgm:pt>
    <dgm:pt modelId="{746D2F35-DB0F-48F4-94FC-3011E17346CA}" type="pres">
      <dgm:prSet presAssocID="{1914F7CA-D919-4AC1-9052-71ADE7B18CF9}" presName="hierChild2" presStyleCnt="0"/>
      <dgm:spPr/>
    </dgm:pt>
    <dgm:pt modelId="{A47C2FBF-E6D6-41E2-B012-2A44415EE39D}" type="pres">
      <dgm:prSet presAssocID="{1914F7CA-D919-4AC1-9052-71ADE7B18CF9}" presName="hierChild3" presStyleCnt="0"/>
      <dgm:spPr/>
    </dgm:pt>
  </dgm:ptLst>
  <dgm:cxnLst>
    <dgm:cxn modelId="{B4F65300-E122-4EF6-9301-59B2F44F1756}" type="presOf" srcId="{DC306147-3E32-4851-B580-9F056F23D092}" destId="{9BC0B8FD-9831-4092-A1A8-F70ECA700E7E}" srcOrd="0" destOrd="0" presId="urn:microsoft.com/office/officeart/2005/8/layout/orgChart1"/>
    <dgm:cxn modelId="{E728B600-6228-4C04-AD42-EAF0A34A9F22}" srcId="{B5AA936C-9725-41CB-A934-12E7B05B936C}" destId="{B65FCBE2-5DAB-4DEE-AC9A-CC15FF00B8C6}" srcOrd="0" destOrd="0" parTransId="{6446AE44-A90E-48DF-85CE-029B0DC7EFF7}" sibTransId="{246447DB-CCD2-4874-967F-81C2B754D755}"/>
    <dgm:cxn modelId="{82B38702-A627-4A24-9E7B-2A69EE691A12}" type="presOf" srcId="{3E5038DA-4F33-44C8-B4D7-9A1BB8B6E131}" destId="{57C532F3-1924-47DE-B040-AB048E49D23A}" srcOrd="1" destOrd="0" presId="urn:microsoft.com/office/officeart/2005/8/layout/orgChart1"/>
    <dgm:cxn modelId="{875B6B03-BDD8-41AD-A1FA-79F42663CEBA}" type="presOf" srcId="{60BE11CB-A0E6-4EC1-AF48-23834461833C}" destId="{F924E6B9-15DD-4473-B20D-966B12186038}" srcOrd="1" destOrd="0" presId="urn:microsoft.com/office/officeart/2005/8/layout/orgChart1"/>
    <dgm:cxn modelId="{51A6AA05-7F55-43E3-93F8-668528BDA590}" srcId="{777F4786-F97E-4AEA-AE3C-09F0253AECCB}" destId="{3777125B-4A81-442C-8BC4-D5F637A79165}" srcOrd="1" destOrd="0" parTransId="{32728D03-0940-480C-B610-D392D0222549}" sibTransId="{DC4817C8-FF9A-489E-95B1-79AE5353903F}"/>
    <dgm:cxn modelId="{BA84250B-D304-41A8-A12A-37B6A4B7F91C}" srcId="{60BE11CB-A0E6-4EC1-AF48-23834461833C}" destId="{B017D2BB-E0CB-4F5B-9D48-8990DC6326D5}" srcOrd="0" destOrd="0" parTransId="{BA2B392C-9442-4C7F-8D60-9F0818CC1F66}" sibTransId="{AF3C4333-7F4A-4FA5-A81C-7CB12CF8BC1E}"/>
    <dgm:cxn modelId="{581E1E0D-E01A-4FEF-9700-32CD26023FB4}" type="presOf" srcId="{6F87A36A-C32A-490D-A663-B9036BDF44C3}" destId="{C9DBEBF3-5A60-421B-AD90-E7950D427E39}" srcOrd="0" destOrd="0" presId="urn:microsoft.com/office/officeart/2005/8/layout/orgChart1"/>
    <dgm:cxn modelId="{883ED910-BDBE-47FF-8673-BA231E68A316}" type="presOf" srcId="{8ADBC676-4530-4D70-99AE-0B4C3A7B17FA}" destId="{A13EF59E-9E8A-4491-97DB-71A262444546}" srcOrd="1" destOrd="0" presId="urn:microsoft.com/office/officeart/2005/8/layout/orgChart1"/>
    <dgm:cxn modelId="{CB47E614-0A12-45AB-888A-33343D5DC19F}" srcId="{2B29642E-7030-4101-9F21-F8F6396EAAD1}" destId="{8C5182EE-BCE1-424E-9BD3-25D59283AF19}" srcOrd="3" destOrd="0" parTransId="{6AF7C795-7A16-45D0-B459-EA7F5D6F3D91}" sibTransId="{5A11E75F-A5AF-4758-88B0-0ECB54839162}"/>
    <dgm:cxn modelId="{CD021616-E285-4A18-85EB-60A3FF5DFE1C}" type="presOf" srcId="{2B29642E-7030-4101-9F21-F8F6396EAAD1}" destId="{6A86711F-457E-4253-BD98-6526290F3493}" srcOrd="0" destOrd="0" presId="urn:microsoft.com/office/officeart/2005/8/layout/orgChart1"/>
    <dgm:cxn modelId="{1976011A-BE1C-4B3E-A9CF-B51F8419A1FC}" type="presOf" srcId="{DAC27D22-7EF0-43EE-94EF-F7E5AD8636BA}" destId="{734AD685-B6F9-4EF0-A32F-DC2B1ACAB11B}" srcOrd="0" destOrd="0" presId="urn:microsoft.com/office/officeart/2005/8/layout/orgChart1"/>
    <dgm:cxn modelId="{C9BE781A-28EF-4B42-A3C7-5B305BF63C47}" type="presOf" srcId="{5C09B7C8-0B01-4FB9-ABE9-19C9532F3C30}" destId="{4326D2AB-62F1-4459-9139-8AE0B708619F}" srcOrd="0" destOrd="0" presId="urn:microsoft.com/office/officeart/2005/8/layout/orgChart1"/>
    <dgm:cxn modelId="{F208DA1B-CF3C-43A1-84B5-3C94C7F9CD6C}" type="presOf" srcId="{97FC8450-B0D2-4924-85D1-A71F90130AF1}" destId="{32A0B861-D54C-4E27-B984-4863353C1CE7}" srcOrd="1" destOrd="0" presId="urn:microsoft.com/office/officeart/2005/8/layout/orgChart1"/>
    <dgm:cxn modelId="{76188C1C-1947-4365-90BB-8BB57216B9B6}" type="presOf" srcId="{27EB0657-28AB-4E27-B49A-B02B599F38CA}" destId="{311DB199-0BDD-4F4F-A98C-E530E494F712}" srcOrd="0" destOrd="0" presId="urn:microsoft.com/office/officeart/2005/8/layout/orgChart1"/>
    <dgm:cxn modelId="{38D84922-AB61-4ECF-8F75-400D58BA0CFC}" type="presOf" srcId="{1914F7CA-D919-4AC1-9052-71ADE7B18CF9}" destId="{8610B028-785F-4E57-BCAA-78777F2CEFD7}" srcOrd="0" destOrd="0" presId="urn:microsoft.com/office/officeart/2005/8/layout/orgChart1"/>
    <dgm:cxn modelId="{BDE16922-AB5B-452D-8195-4A41900B4261}" type="presOf" srcId="{E8C6F131-D57B-4DC5-A6F6-0780E4D797F3}" destId="{8F015608-95FC-4711-AADB-98E341205C5F}" srcOrd="1" destOrd="0" presId="urn:microsoft.com/office/officeart/2005/8/layout/orgChart1"/>
    <dgm:cxn modelId="{C2105622-3AD7-4ADA-8D03-82F48AB1E9F5}" type="presOf" srcId="{B017D2BB-E0CB-4F5B-9D48-8990DC6326D5}" destId="{EF9B26EF-FEB1-4663-8EDC-AA3F7F0A3A1D}" srcOrd="0" destOrd="0" presId="urn:microsoft.com/office/officeart/2005/8/layout/orgChart1"/>
    <dgm:cxn modelId="{E887E222-A127-4700-9C1F-CB9DC3F80D89}" type="presOf" srcId="{196659C7-54E6-44DF-9630-53226F18EC9B}" destId="{05B74AFD-6854-4642-999A-A85E578E508E}" srcOrd="0" destOrd="0" presId="urn:microsoft.com/office/officeart/2005/8/layout/orgChart1"/>
    <dgm:cxn modelId="{C779A42C-4A2E-437A-A541-62331C95B954}" type="presOf" srcId="{777F4786-F97E-4AEA-AE3C-09F0253AECCB}" destId="{81E32552-0014-4A23-9DB5-FBA3B0AC43EA}" srcOrd="0" destOrd="0" presId="urn:microsoft.com/office/officeart/2005/8/layout/orgChart1"/>
    <dgm:cxn modelId="{CFD8F12E-4509-43DB-9608-F4CBEAD7A1F5}" type="presOf" srcId="{40DEE016-4EE5-4A79-974C-37C4FF31D595}" destId="{4C932E49-4FD4-4BBC-BDB1-B1A085CDB5D7}" srcOrd="0" destOrd="0" presId="urn:microsoft.com/office/officeart/2005/8/layout/orgChart1"/>
    <dgm:cxn modelId="{1D855A2F-A487-4249-B83D-4A0E99FF8D56}" type="presOf" srcId="{051C3F00-DD58-4E1C-B547-75509FD56645}" destId="{93A8D7DA-4143-4647-8349-2A5D3778406F}" srcOrd="0" destOrd="0" presId="urn:microsoft.com/office/officeart/2005/8/layout/orgChart1"/>
    <dgm:cxn modelId="{BC3CC72F-B38A-4223-9D81-723BC1B96D38}" type="presOf" srcId="{428BF60D-2584-4D0F-A7C9-0EDA2CE205B3}" destId="{E3207E04-E66F-4D92-B4DC-A5FE6616D1B7}" srcOrd="1" destOrd="0" presId="urn:microsoft.com/office/officeart/2005/8/layout/orgChart1"/>
    <dgm:cxn modelId="{367CA130-0BF5-4497-8FB2-A7FC67D84131}" type="presOf" srcId="{16D2D428-98A0-4086-BD5F-E54AE0700FF6}" destId="{0BD0B011-9537-40E2-B5A9-D8F38CE796C7}" srcOrd="0" destOrd="0" presId="urn:microsoft.com/office/officeart/2005/8/layout/orgChart1"/>
    <dgm:cxn modelId="{3ABE2831-B0A2-4C62-A6E2-0288AAE90C4A}" type="presOf" srcId="{777F4786-F97E-4AEA-AE3C-09F0253AECCB}" destId="{92A4404F-76E5-4A48-8C28-4EA463686828}" srcOrd="1" destOrd="0" presId="urn:microsoft.com/office/officeart/2005/8/layout/orgChart1"/>
    <dgm:cxn modelId="{246F6634-DD7A-4D10-95D6-84ED631139B6}" type="presOf" srcId="{BD9318C6-38D1-4FFA-80F3-6DD3E0692476}" destId="{031BCADB-A70E-43BD-ADFA-333601BCAAF3}" srcOrd="1" destOrd="0" presId="urn:microsoft.com/office/officeart/2005/8/layout/orgChart1"/>
    <dgm:cxn modelId="{7332B636-9FA4-44A9-AEE1-52FF0D48CB79}" type="presOf" srcId="{21B67878-96BE-4FEA-8F75-E8E89E9329F5}" destId="{C41B484C-C3FC-406A-872E-782B005751A2}" srcOrd="0" destOrd="0" presId="urn:microsoft.com/office/officeart/2005/8/layout/orgChart1"/>
    <dgm:cxn modelId="{D69FA138-C345-4C77-98E0-27D8B99B6F13}" type="presOf" srcId="{A14AE40A-C393-4696-B70A-273B684E119A}" destId="{01E2CAF8-5A4C-435A-904C-8D9C910D0A6C}" srcOrd="0" destOrd="0" presId="urn:microsoft.com/office/officeart/2005/8/layout/orgChart1"/>
    <dgm:cxn modelId="{64BC2B39-5F78-4E94-9395-10609DFD1BC5}" type="presOf" srcId="{6F87A36A-C32A-490D-A663-B9036BDF44C3}" destId="{BEF25259-CA3E-48DF-A369-87BAC073971E}" srcOrd="1" destOrd="0" presId="urn:microsoft.com/office/officeart/2005/8/layout/orgChart1"/>
    <dgm:cxn modelId="{04F8373B-66A6-4ECB-9E11-A884D0A44451}" type="presOf" srcId="{75A57227-A28B-4E68-BA32-DADEA50058E9}" destId="{2596AFB6-7A03-46B5-BCCE-E0A0F4B64ADB}" srcOrd="1" destOrd="0" presId="urn:microsoft.com/office/officeart/2005/8/layout/orgChart1"/>
    <dgm:cxn modelId="{D7D2563B-2E4B-4BBA-B49B-7AAC9524F8D2}" type="presOf" srcId="{C1582AC0-FABB-41F9-95F2-32EFF1489242}" destId="{ABBCC3FD-F92F-4FE4-ACB2-F858D294630C}" srcOrd="0" destOrd="0" presId="urn:microsoft.com/office/officeart/2005/8/layout/orgChart1"/>
    <dgm:cxn modelId="{33D4563B-4D6A-4DE2-BFE1-9B44A2362AE6}" type="presOf" srcId="{5B02D497-9743-409F-9A8E-4692814B7C78}" destId="{8001C89B-40B6-4660-854D-A884027BD33C}" srcOrd="0" destOrd="0" presId="urn:microsoft.com/office/officeart/2005/8/layout/orgChart1"/>
    <dgm:cxn modelId="{98700E3C-68BB-406E-B64D-CE455A3F5574}" srcId="{3777125B-4A81-442C-8BC4-D5F637A79165}" destId="{A754AB09-086F-4B0C-B01D-4BDA82E57092}" srcOrd="1" destOrd="0" parTransId="{6974A74D-46ED-4DA1-842C-9F4C194F113D}" sibTransId="{4C2FF1A6-848F-4A42-A302-BD9EC86DB8B5}"/>
    <dgm:cxn modelId="{29088840-EB20-479E-9370-F450DE023B18}" type="presOf" srcId="{BDCA07CF-150B-4D5F-8D66-C37FACB12C5B}" destId="{9F25FC70-8423-4C2A-9A84-E30C62DC0D87}" srcOrd="0" destOrd="0" presId="urn:microsoft.com/office/officeart/2005/8/layout/orgChart1"/>
    <dgm:cxn modelId="{7F16AD40-851E-4CF1-BB59-7C629BE03122}" type="presOf" srcId="{428BF60D-2584-4D0F-A7C9-0EDA2CE205B3}" destId="{6B50AD1A-0604-4870-B4C0-EC67FB46CD3A}" srcOrd="0" destOrd="0" presId="urn:microsoft.com/office/officeart/2005/8/layout/orgChart1"/>
    <dgm:cxn modelId="{B31A605C-132F-479D-A789-43B44A9A4543}" type="presOf" srcId="{59EA7FAF-DBCA-46A3-BCAB-EADA82F4C25B}" destId="{35ACD49E-65EA-4724-A3B5-9C9E8A9B9B37}" srcOrd="0" destOrd="0" presId="urn:microsoft.com/office/officeart/2005/8/layout/orgChart1"/>
    <dgm:cxn modelId="{1C84415E-AE56-41AE-B5AD-A69CED1BA373}" type="presOf" srcId="{6A73C8F5-3EEA-46DA-BF34-6A84AC913039}" destId="{D5CBEE3B-8C35-40A7-B9AD-5A1ACA964B7A}" srcOrd="0" destOrd="0" presId="urn:microsoft.com/office/officeart/2005/8/layout/orgChart1"/>
    <dgm:cxn modelId="{FB32505E-0DD2-447F-8651-D1DC91769224}" srcId="{7CB58541-AD5E-4E79-804E-1AA68BD6B319}" destId="{2E0ACBC8-4C13-4F5A-8D51-F82B7FBD6D9F}" srcOrd="0" destOrd="0" parTransId="{16D2D428-98A0-4086-BD5F-E54AE0700FF6}" sibTransId="{E4108232-A1D4-413F-9EB9-97FF8A9A835B}"/>
    <dgm:cxn modelId="{9F24A55E-DB10-42A9-8451-4FA36E9B6196}" srcId="{BD9318C6-38D1-4FFA-80F3-6DD3E0692476}" destId="{21B67878-96BE-4FEA-8F75-E8E89E9329F5}" srcOrd="1" destOrd="0" parTransId="{389F3BA8-8334-481B-87AB-A6EC8D97C74A}" sibTransId="{9558B567-2804-482B-8DCE-548FD68CDC20}"/>
    <dgm:cxn modelId="{C2643360-7FDD-4D12-9BAE-677C17D602CF}" type="presOf" srcId="{2E0ACBC8-4C13-4F5A-8D51-F82B7FBD6D9F}" destId="{5E3443BD-5B93-4354-8780-FC3D2475013E}" srcOrd="0" destOrd="0" presId="urn:microsoft.com/office/officeart/2005/8/layout/orgChart1"/>
    <dgm:cxn modelId="{BD9B7541-026D-43FA-8FF3-CF1EC6216655}" type="presOf" srcId="{FACD85E5-9CA1-4C19-8C3E-8DD4CC934B41}" destId="{1D8ABACA-6C9C-4C40-B811-BF7738C01907}" srcOrd="0" destOrd="0" presId="urn:microsoft.com/office/officeart/2005/8/layout/orgChart1"/>
    <dgm:cxn modelId="{EDA1FF41-5B42-4A92-9D95-F21D89DF790F}" srcId="{3777125B-4A81-442C-8BC4-D5F637A79165}" destId="{97FC8450-B0D2-4924-85D1-A71F90130AF1}" srcOrd="0" destOrd="0" parTransId="{687CA327-94F9-48A9-8177-6B7974AC6FDE}" sibTransId="{2B9828CE-3400-4851-8B23-A30160ED7CA7}"/>
    <dgm:cxn modelId="{AFB88163-6CFF-4F2F-8497-92F77C84689C}" type="presOf" srcId="{502600C9-55F7-4176-9EC0-947CB6E65740}" destId="{B4C3A80D-BDD7-49BB-A48A-600A5E6D3667}" srcOrd="0" destOrd="0" presId="urn:microsoft.com/office/officeart/2005/8/layout/orgChart1"/>
    <dgm:cxn modelId="{CA485C64-BA1A-4B02-AC6C-14B3578DB089}" srcId="{E281AFC6-4E50-482F-A27D-CC905C34C11F}" destId="{27EB0657-28AB-4E27-B49A-B02B599F38CA}" srcOrd="4" destOrd="0" parTransId="{12C79A0F-3524-46EE-BC11-D11AB77CAA33}" sibTransId="{00DA5D9E-233C-40A2-B628-B8AE94F5201F}"/>
    <dgm:cxn modelId="{0D03A364-01B8-48A4-AF2F-F9000D9F3D81}" type="presOf" srcId="{CA48C9B6-D41E-409D-A1CB-34A70EA16CC3}" destId="{8E48FE85-9C14-48D9-83F5-FCFACA33E5A8}" srcOrd="0" destOrd="0" presId="urn:microsoft.com/office/officeart/2005/8/layout/orgChart1"/>
    <dgm:cxn modelId="{0D53E644-494D-412F-B148-AD0A9D5AAC2E}" type="presOf" srcId="{CF8864FE-8E8D-4B24-AB85-0002B52353B2}" destId="{F1E0DA9F-7EDB-4621-9B70-B568D0EA335F}" srcOrd="0" destOrd="0" presId="urn:microsoft.com/office/officeart/2005/8/layout/orgChart1"/>
    <dgm:cxn modelId="{59980D65-C036-4B0C-B3E7-AB12066A26D6}" type="presOf" srcId="{73134708-354B-4FD1-962D-8317EAA804D1}" destId="{234FAA84-0E36-4A40-978D-8093CDBC3B1F}" srcOrd="1" destOrd="0" presId="urn:microsoft.com/office/officeart/2005/8/layout/orgChart1"/>
    <dgm:cxn modelId="{C85A3345-82A0-4E2C-A218-AE159722A690}" type="presOf" srcId="{00049BBC-1A64-4112-98D2-E8E45EA9EA5C}" destId="{D70F7A65-3D1E-47B5-942F-B96E078B3721}" srcOrd="0" destOrd="0" presId="urn:microsoft.com/office/officeart/2005/8/layout/orgChart1"/>
    <dgm:cxn modelId="{EEB87165-F5FE-4136-AAA8-BADB0C000436}" type="presOf" srcId="{5CC0A66A-086C-46D9-9D2E-66B4A26E7DD5}" destId="{D072591C-43CE-4BDC-AFD9-3E1B89A5ACED}" srcOrd="0" destOrd="0" presId="urn:microsoft.com/office/officeart/2005/8/layout/orgChart1"/>
    <dgm:cxn modelId="{6ECD1547-AC90-4B52-89E1-46C97845B4E9}" type="presOf" srcId="{32728D03-0940-480C-B610-D392D0222549}" destId="{5870B902-C4E2-4503-A781-168B241C97C6}" srcOrd="0" destOrd="0" presId="urn:microsoft.com/office/officeart/2005/8/layout/orgChart1"/>
    <dgm:cxn modelId="{27875D67-B5F2-44C7-8039-B586158496B8}" type="presOf" srcId="{85F9E42A-8215-4FA1-AA98-56DC6528F926}" destId="{A2D6DD33-2588-401A-B10D-A197B420B093}" srcOrd="0" destOrd="0" presId="urn:microsoft.com/office/officeart/2005/8/layout/orgChart1"/>
    <dgm:cxn modelId="{001FB547-971A-4578-BEDE-F39783F3B94E}" type="presOf" srcId="{7CB58541-AD5E-4E79-804E-1AA68BD6B319}" destId="{457A0D9F-1595-43D4-BDF8-11754AA05345}" srcOrd="0" destOrd="0" presId="urn:microsoft.com/office/officeart/2005/8/layout/orgChart1"/>
    <dgm:cxn modelId="{B7890D48-358F-4667-891C-54B36935D15A}" srcId="{B5AA936C-9725-41CB-A934-12E7B05B936C}" destId="{75A57227-A28B-4E68-BA32-DADEA50058E9}" srcOrd="1" destOrd="0" parTransId="{C1582AC0-FABB-41F9-95F2-32EFF1489242}" sibTransId="{9740AE59-65E7-4E45-8F9B-9ED8465CA403}"/>
    <dgm:cxn modelId="{899C6749-0E3C-4F47-9758-43E855F830E6}" type="presOf" srcId="{6446AE44-A90E-48DF-85CE-029B0DC7EFF7}" destId="{D32B9B3B-2FF2-433B-9CD9-689677C88512}" srcOrd="0" destOrd="0" presId="urn:microsoft.com/office/officeart/2005/8/layout/orgChart1"/>
    <dgm:cxn modelId="{4B5E446A-4B7B-4BD4-89D1-57544E28D719}" type="presOf" srcId="{55EAD11B-2DAA-4835-BC88-0ED44062C8AA}" destId="{9DE444B2-BF0A-412C-AD89-EA001824A5E0}" srcOrd="0" destOrd="0" presId="urn:microsoft.com/office/officeart/2005/8/layout/orgChart1"/>
    <dgm:cxn modelId="{04EC814A-194A-4045-9ECD-958FC98579F5}" type="presOf" srcId="{1914F7CA-D919-4AC1-9052-71ADE7B18CF9}" destId="{C9DFA570-0CC5-4EB7-A4F0-B3C051DBA933}" srcOrd="1" destOrd="0" presId="urn:microsoft.com/office/officeart/2005/8/layout/orgChart1"/>
    <dgm:cxn modelId="{4B81946A-4B52-493B-9066-B646E3486D5D}" type="presOf" srcId="{2B29642E-7030-4101-9F21-F8F6396EAAD1}" destId="{6BF7136E-C791-45A8-8AE1-6696E1C8CFC1}" srcOrd="1" destOrd="0" presId="urn:microsoft.com/office/officeart/2005/8/layout/orgChart1"/>
    <dgm:cxn modelId="{132EE86B-372C-4379-B00B-15792735729B}" type="presOf" srcId="{269EEEF7-EE1A-41F1-B8C8-B0ED568449FB}" destId="{AF8486BC-EE26-4E3E-B731-C2ECDA71FB5F}" srcOrd="1" destOrd="0" presId="urn:microsoft.com/office/officeart/2005/8/layout/orgChart1"/>
    <dgm:cxn modelId="{5F700B6C-D9F9-47A2-B14C-AA16B4630610}" type="presOf" srcId="{C257ACB3-D767-4990-9922-CD3F97B68322}" destId="{719C0966-4D90-45F8-A11D-0629782C9D0D}" srcOrd="0" destOrd="0" presId="urn:microsoft.com/office/officeart/2005/8/layout/orgChart1"/>
    <dgm:cxn modelId="{1A5F1A4C-00BD-4CB1-9192-AE61BC5AECB4}" type="presOf" srcId="{05B9B211-C6E8-42E2-9FFC-6E0C9BC1B202}" destId="{2200025D-444B-48C6-BAC5-E395222E56F9}" srcOrd="0" destOrd="0" presId="urn:microsoft.com/office/officeart/2005/8/layout/orgChart1"/>
    <dgm:cxn modelId="{FA5B7C4D-C94A-42D0-9093-18713F6D7D58}" srcId="{E281AFC6-4E50-482F-A27D-CC905C34C11F}" destId="{73134708-354B-4FD1-962D-8317EAA804D1}" srcOrd="1" destOrd="0" parTransId="{584222DA-735C-4E2C-A434-B68FB22D313C}" sibTransId="{2E328026-B635-40B0-8283-2C3F2235FCDE}"/>
    <dgm:cxn modelId="{CAECEC4E-96DF-4F26-8529-0325A20D9699}" type="presOf" srcId="{BDCA07CF-150B-4D5F-8D66-C37FACB12C5B}" destId="{747AA693-E4F7-4582-829D-04CF0BEA8E45}" srcOrd="1" destOrd="0" presId="urn:microsoft.com/office/officeart/2005/8/layout/orgChart1"/>
    <dgm:cxn modelId="{769F8E4F-2139-4713-9682-AA9A2877D15C}" type="presOf" srcId="{5057B8F6-9546-4017-BC4D-536AAAC08DF3}" destId="{A9AB95F4-0669-4781-8EEE-B7C09D8CC19E}" srcOrd="0" destOrd="0" presId="urn:microsoft.com/office/officeart/2005/8/layout/orgChart1"/>
    <dgm:cxn modelId="{BE519670-5252-478B-A499-ABD05217E34E}" type="presOf" srcId="{3E5038DA-4F33-44C8-B4D7-9A1BB8B6E131}" destId="{417BA42D-F259-4EC1-8B8F-532424D8EEAA}" srcOrd="0" destOrd="0" presId="urn:microsoft.com/office/officeart/2005/8/layout/orgChart1"/>
    <dgm:cxn modelId="{AD955151-F807-4A0A-B14C-09413397A0AA}" srcId="{DAC27D22-7EF0-43EE-94EF-F7E5AD8636BA}" destId="{05188E18-F383-4CC2-ABFF-D0C7530A9E35}" srcOrd="2" destOrd="0" parTransId="{00049BBC-1A64-4112-98D2-E8E45EA9EA5C}" sibTransId="{4A5874F1-D5CF-4379-8828-34FC74A22C2C}"/>
    <dgm:cxn modelId="{8314FC51-B933-4AEF-B593-A31129C5D123}" srcId="{2B29642E-7030-4101-9F21-F8F6396EAAD1}" destId="{7B5EFF68-1FF0-4F8D-B67E-DCC589A54ED7}" srcOrd="2" destOrd="0" parTransId="{B4207C85-CF82-4FA3-93E5-E37552D5E322}" sibTransId="{BE65A84B-6106-4B39-8C40-A43670C11E5E}"/>
    <dgm:cxn modelId="{E58D2D52-9121-4B02-8A24-3D9E54F0C8F6}" type="presOf" srcId="{6A73C8F5-3EEA-46DA-BF34-6A84AC913039}" destId="{F5C5B718-1C03-4C9A-ADCB-29AD5B15E900}" srcOrd="1" destOrd="0" presId="urn:microsoft.com/office/officeart/2005/8/layout/orgChart1"/>
    <dgm:cxn modelId="{DE443052-F537-43E5-8919-BB58C7798CD3}" type="presOf" srcId="{269EEEF7-EE1A-41F1-B8C8-B0ED568449FB}" destId="{9FA7DC70-8F1A-4E7D-8BCE-DD8613CF5291}" srcOrd="0" destOrd="0" presId="urn:microsoft.com/office/officeart/2005/8/layout/orgChart1"/>
    <dgm:cxn modelId="{D218A573-81E3-43D5-8A8B-ED25E0E8FEC0}" type="presOf" srcId="{D8315D28-25B3-402E-9972-8C70441E0D86}" destId="{D2F0EFCE-FDF1-4ADE-A88D-67FDF25A081E}" srcOrd="0" destOrd="0" presId="urn:microsoft.com/office/officeart/2005/8/layout/orgChart1"/>
    <dgm:cxn modelId="{5438B573-11B6-46F1-8B4D-7A97B415F720}" type="presOf" srcId="{1E46A5EE-0950-45D6-A976-7EBF9BAF73D2}" destId="{4CFA0DE1-F281-476A-9B3F-AE7FDC39E92F}" srcOrd="0" destOrd="0" presId="urn:microsoft.com/office/officeart/2005/8/layout/orgChart1"/>
    <dgm:cxn modelId="{559ACF73-3901-4C79-92E6-224B3B9E4F0B}" srcId="{2B29642E-7030-4101-9F21-F8F6396EAAD1}" destId="{502600C9-55F7-4176-9EC0-947CB6E65740}" srcOrd="7" destOrd="0" parTransId="{9886F5CF-2797-4588-AB21-BD2057D735B2}" sibTransId="{CED201DA-CAB6-487E-BA67-E3565CCAC7D1}"/>
    <dgm:cxn modelId="{023DC074-8FED-45FA-8B60-F027EFD8938E}" type="presOf" srcId="{76FF6510-3160-473E-84F6-156AC9050EC9}" destId="{105919A0-17BB-48D6-808D-A52DF1992F91}" srcOrd="0" destOrd="0" presId="urn:microsoft.com/office/officeart/2005/8/layout/orgChart1"/>
    <dgm:cxn modelId="{EF8FFB55-BA34-4BD1-B3CE-4674698C4F65}" type="presOf" srcId="{21B67878-96BE-4FEA-8F75-E8E89E9329F5}" destId="{C07AFC0A-DE18-4267-8BC9-654EAEC32571}" srcOrd="1" destOrd="0" presId="urn:microsoft.com/office/officeart/2005/8/layout/orgChart1"/>
    <dgm:cxn modelId="{D9AB5056-1CF4-471E-B94E-9420877E735B}" type="presOf" srcId="{3E94EE81-131C-4214-98DC-BB7AB4856F26}" destId="{5279D126-AB35-4B76-97A1-DDBB0B64DEBA}" srcOrd="0" destOrd="0" presId="urn:microsoft.com/office/officeart/2005/8/layout/orgChart1"/>
    <dgm:cxn modelId="{C2CD7456-1F2D-4D9A-A65E-4ADD7B3B276F}" srcId="{E8C6F131-D57B-4DC5-A6F6-0780E4D797F3}" destId="{C257ACB3-D767-4990-9922-CD3F97B68322}" srcOrd="0" destOrd="0" parTransId="{FACD85E5-9CA1-4C19-8C3E-8DD4CC934B41}" sibTransId="{36AE16BF-1F6F-41D1-B4BA-C193999B63D2}"/>
    <dgm:cxn modelId="{47B6AE76-D635-4006-9447-ADF4B13567C1}" srcId="{7CB58541-AD5E-4E79-804E-1AA68BD6B319}" destId="{76FF6510-3160-473E-84F6-156AC9050EC9}" srcOrd="1" destOrd="0" parTransId="{7D715A62-487C-414C-BD17-73CB1634D178}" sibTransId="{0E44B323-54A7-4677-BF6C-4B94B6272859}"/>
    <dgm:cxn modelId="{B4489E58-6D6C-4E2B-8220-65B5932FE298}" type="presOf" srcId="{610CC057-3EEE-4AFE-857B-A97CF297A976}" destId="{76B7928F-1D6D-4898-9FA1-943299D6F46F}" srcOrd="1" destOrd="0" presId="urn:microsoft.com/office/officeart/2005/8/layout/orgChart1"/>
    <dgm:cxn modelId="{22A61A59-3D78-4312-85EF-0D6D52E3370D}" type="presOf" srcId="{2C0BB579-F1F4-4A2A-AE9D-769CC5964A0D}" destId="{09149A67-B474-46B2-9BC5-26BA4F6134C0}" srcOrd="0" destOrd="0" presId="urn:microsoft.com/office/officeart/2005/8/layout/orgChart1"/>
    <dgm:cxn modelId="{B5B51C79-ABA7-4872-9AA1-D1F387BD95AA}" srcId="{428BF60D-2584-4D0F-A7C9-0EDA2CE205B3}" destId="{5CC0A66A-086C-46D9-9D2E-66B4A26E7DD5}" srcOrd="0" destOrd="0" parTransId="{5B02D497-9743-409F-9A8E-4692814B7C78}" sibTransId="{4F3A9E13-2D74-479B-B6E4-10D1DF547F6F}"/>
    <dgm:cxn modelId="{F0D0395A-C860-4E9D-B3EB-170F37AD87C0}" srcId="{E281AFC6-4E50-482F-A27D-CC905C34C11F}" destId="{9EC87550-A8E2-48E9-96D2-25F48DF44A87}" srcOrd="0" destOrd="0" parTransId="{5057B8F6-9546-4017-BC4D-536AAAC08DF3}" sibTransId="{63988AE4-D332-46EA-AE15-1BF8EC72CF42}"/>
    <dgm:cxn modelId="{AE77DC7B-3E55-4747-A282-4B04AB84CBE9}" type="presOf" srcId="{9EC87550-A8E2-48E9-96D2-25F48DF44A87}" destId="{71EC015F-677E-47E6-B072-E736CFB29D11}" srcOrd="1" destOrd="0" presId="urn:microsoft.com/office/officeart/2005/8/layout/orgChart1"/>
    <dgm:cxn modelId="{0470767D-068C-4EFE-A23F-46F59EC2DA6F}" type="presOf" srcId="{AF6C1E63-0B71-4595-A5B3-5858DA1D6C06}" destId="{E71D306D-45D9-48E5-B20C-36B833C86C08}" srcOrd="0" destOrd="0" presId="urn:microsoft.com/office/officeart/2005/8/layout/orgChart1"/>
    <dgm:cxn modelId="{BD9C837F-6E58-43AB-99C7-5CE2A291C81D}" type="presOf" srcId="{6974A74D-46ED-4DA1-842C-9F4C194F113D}" destId="{6F73E004-3393-474E-B882-6D25B5B303C1}" srcOrd="0" destOrd="0" presId="urn:microsoft.com/office/officeart/2005/8/layout/orgChart1"/>
    <dgm:cxn modelId="{80401C80-63F2-41E2-B268-66250EA9A107}" type="presOf" srcId="{502600C9-55F7-4176-9EC0-947CB6E65740}" destId="{C7388752-3468-4618-9045-7AE8FF411565}" srcOrd="1" destOrd="0" presId="urn:microsoft.com/office/officeart/2005/8/layout/orgChart1"/>
    <dgm:cxn modelId="{C4E0CF82-7563-49CD-942B-27CC4DB037CB}" srcId="{428BF60D-2584-4D0F-A7C9-0EDA2CE205B3}" destId="{D311993D-94DE-49B7-8CD3-6E0BE00B2178}" srcOrd="1" destOrd="0" parTransId="{A14AE40A-C393-4696-B70A-273B684E119A}" sibTransId="{EC02987B-A6A3-405F-B1E9-D9822E4677F6}"/>
    <dgm:cxn modelId="{12564B83-C584-404D-81FF-14FAB242E2A1}" type="presOf" srcId="{7D715A62-487C-414C-BD17-73CB1634D178}" destId="{8D5AF1F6-3ED1-4AB1-9ABB-9B4809B0A06B}" srcOrd="0" destOrd="0" presId="urn:microsoft.com/office/officeart/2005/8/layout/orgChart1"/>
    <dgm:cxn modelId="{F5E1AA86-86C4-4997-AFD1-66B5D9771189}" srcId="{DAC27D22-7EF0-43EE-94EF-F7E5AD8636BA}" destId="{3E5038DA-4F33-44C8-B4D7-9A1BB8B6E131}" srcOrd="0" destOrd="0" parTransId="{458549A6-CEE1-4886-BDB2-12DA945D91B7}" sibTransId="{A1AD68B4-F18B-40A5-B11B-9B199FA47A3B}"/>
    <dgm:cxn modelId="{52F3FD86-FB9C-4CCD-B040-E47869012060}" type="presOf" srcId="{B489643B-4390-4909-B3EF-92DA5663CD36}" destId="{AE2698CF-CB2C-472C-B3A3-0EA6432DD2A2}" srcOrd="0" destOrd="0" presId="urn:microsoft.com/office/officeart/2005/8/layout/orgChart1"/>
    <dgm:cxn modelId="{A229AE88-E865-4183-B9ED-DD28EA5DB0BE}" type="presOf" srcId="{D311993D-94DE-49B7-8CD3-6E0BE00B2178}" destId="{2F1509E3-52C2-420C-AB6E-9D3D00D7AFA7}" srcOrd="0" destOrd="0" presId="urn:microsoft.com/office/officeart/2005/8/layout/orgChart1"/>
    <dgm:cxn modelId="{018E928A-17A6-4833-8F5D-C2EFA800BA23}" srcId="{777F4786-F97E-4AEA-AE3C-09F0253AECCB}" destId="{BD9318C6-38D1-4FFA-80F3-6DD3E0692476}" srcOrd="5" destOrd="0" parTransId="{CA48C9B6-D41E-409D-A1CB-34A70EA16CC3}" sibTransId="{6B7C1101-C565-427D-B074-9D079B107740}"/>
    <dgm:cxn modelId="{B3CC6C8B-E32D-4752-8249-1782F4FE1616}" type="presOf" srcId="{07242CBB-6F70-453B-B68D-D8C0F2B861A4}" destId="{6EC9F38F-22D7-44B0-8D3C-3224B6BA218A}" srcOrd="0" destOrd="0" presId="urn:microsoft.com/office/officeart/2005/8/layout/orgChart1"/>
    <dgm:cxn modelId="{FD20A98D-23BC-4B3E-BA3C-4254E2442CE3}" type="presOf" srcId="{5C09B7C8-0B01-4FB9-ABE9-19C9532F3C30}" destId="{E7022AB2-A835-4365-9E11-DA3EA546346B}" srcOrd="1" destOrd="0" presId="urn:microsoft.com/office/officeart/2005/8/layout/orgChart1"/>
    <dgm:cxn modelId="{5C31218E-8A04-449A-9044-7A383A9E7A16}" type="presOf" srcId="{59EA7FAF-DBCA-46A3-BCAB-EADA82F4C25B}" destId="{4A816343-430D-400C-9151-2FF501AEE41A}" srcOrd="1" destOrd="0" presId="urn:microsoft.com/office/officeart/2005/8/layout/orgChart1"/>
    <dgm:cxn modelId="{ECC58A8E-0115-4C9A-9ADE-A64F5E5596A2}" srcId="{19ED26BC-29E0-4A5A-AB77-2301EA4E6E03}" destId="{CF8864FE-8E8D-4B24-AB85-0002B52353B2}" srcOrd="3" destOrd="0" parTransId="{2534A58C-0025-4EDE-BD7B-FD6A59C0B7EB}" sibTransId="{7966B28B-24A8-4BCA-BA57-6F0926486ED4}"/>
    <dgm:cxn modelId="{309E4C91-4DAC-4D47-9FC2-004AC6AFEC66}" type="presOf" srcId="{B5AA936C-9725-41CB-A934-12E7B05B936C}" destId="{1AC5D481-CB4B-4599-BAA3-8064795B49C2}" srcOrd="1" destOrd="0" presId="urn:microsoft.com/office/officeart/2005/8/layout/orgChart1"/>
    <dgm:cxn modelId="{9BB15C92-5E04-4467-9694-8EE85E418045}" srcId="{2B29642E-7030-4101-9F21-F8F6396EAAD1}" destId="{E281AFC6-4E50-482F-A27D-CC905C34C11F}" srcOrd="0" destOrd="0" parTransId="{051C3F00-DD58-4E1C-B547-75509FD56645}" sibTransId="{DFB1A205-E585-44CF-9CD7-3B968EE3CF9E}"/>
    <dgm:cxn modelId="{F078BB92-4154-4432-A77E-71C65B5F71EE}" type="presOf" srcId="{E281AFC6-4E50-482F-A27D-CC905C34C11F}" destId="{CEDCF164-53B0-4908-9903-09E436079377}" srcOrd="1" destOrd="0" presId="urn:microsoft.com/office/officeart/2005/8/layout/orgChart1"/>
    <dgm:cxn modelId="{753EC892-108C-400C-BBBA-62D76C57E9F2}" type="presOf" srcId="{8C5182EE-BCE1-424E-9BD3-25D59283AF19}" destId="{2E4C6BD8-5E8D-4749-BB4A-34B0336DB413}" srcOrd="1" destOrd="0" presId="urn:microsoft.com/office/officeart/2005/8/layout/orgChart1"/>
    <dgm:cxn modelId="{2D329293-A45F-4A29-98FA-E21A42523BB8}" type="presOf" srcId="{76FF6510-3160-473E-84F6-156AC9050EC9}" destId="{73FE9D9F-F9F8-4766-94B9-C966F59BCCD9}" srcOrd="1" destOrd="0" presId="urn:microsoft.com/office/officeart/2005/8/layout/orgChart1"/>
    <dgm:cxn modelId="{C1131994-5FA7-4B41-B70A-016C38BF0258}" srcId="{19ED26BC-29E0-4A5A-AB77-2301EA4E6E03}" destId="{6F87A36A-C32A-490D-A663-B9036BDF44C3}" srcOrd="1" destOrd="0" parTransId="{69A9C5F9-84E1-4B00-8327-089B4D90D57E}" sibTransId="{ADB4BFB4-6B34-473B-AE42-354D741670F1}"/>
    <dgm:cxn modelId="{3B485096-495B-41CC-B45A-F6809FB1E063}" type="presOf" srcId="{60BE11CB-A0E6-4EC1-AF48-23834461833C}" destId="{40B0629F-86D3-43F3-B003-F6F2397C156D}" srcOrd="0" destOrd="0" presId="urn:microsoft.com/office/officeart/2005/8/layout/orgChart1"/>
    <dgm:cxn modelId="{2651F496-C4F9-4340-B853-7B4A664A1381}" type="presOf" srcId="{05188E18-F383-4CC2-ABFF-D0C7530A9E35}" destId="{6822E300-FF91-4255-8202-E580D77B09B9}" srcOrd="1" destOrd="0" presId="urn:microsoft.com/office/officeart/2005/8/layout/orgChart1"/>
    <dgm:cxn modelId="{4A49A598-D1DB-4BAF-8CB9-D23C3F8EBBE9}" type="presOf" srcId="{A754AB09-086F-4B0C-B01D-4BDA82E57092}" destId="{5C530DB6-8311-4D4C-9F15-463B9E826DF9}" srcOrd="0" destOrd="0" presId="urn:microsoft.com/office/officeart/2005/8/layout/orgChart1"/>
    <dgm:cxn modelId="{8D198799-E94B-4C75-9DD8-4B2A580DE424}" type="presOf" srcId="{BD9318C6-38D1-4FFA-80F3-6DD3E0692476}" destId="{2FD6CA85-C542-4144-9378-3BE578E663E6}" srcOrd="0" destOrd="0" presId="urn:microsoft.com/office/officeart/2005/8/layout/orgChart1"/>
    <dgm:cxn modelId="{4FA6A79A-E5E9-400C-AD5D-0BF23B75B190}" type="presOf" srcId="{A754AB09-086F-4B0C-B01D-4BDA82E57092}" destId="{1966D404-3D30-4290-A1E6-CBBD5BCC9CDC}" srcOrd="1" destOrd="0" presId="urn:microsoft.com/office/officeart/2005/8/layout/orgChart1"/>
    <dgm:cxn modelId="{B36C899C-16E8-452B-9E2D-AAD79341F4F9}" type="presOf" srcId="{97FC8450-B0D2-4924-85D1-A71F90130AF1}" destId="{5621C843-3CC4-41A9-ABB7-3F33F32B078C}" srcOrd="0" destOrd="0" presId="urn:microsoft.com/office/officeart/2005/8/layout/orgChart1"/>
    <dgm:cxn modelId="{F48DB59C-161C-4C14-880C-C2EAC1997881}" type="presOf" srcId="{CF8864FE-8E8D-4B24-AB85-0002B52353B2}" destId="{CEDB62B4-64E1-49A2-9AFB-C8DB85DC438A}" srcOrd="1" destOrd="0" presId="urn:microsoft.com/office/officeart/2005/8/layout/orgChart1"/>
    <dgm:cxn modelId="{D7A2F19D-C7B1-4BB8-A012-ABF763783085}" type="presOf" srcId="{6E8B14C9-F558-4DFB-BE36-CF027472B2E2}" destId="{A3089DAA-10E4-4C4F-A82B-CE0BA85C0730}" srcOrd="0" destOrd="0" presId="urn:microsoft.com/office/officeart/2005/8/layout/orgChart1"/>
    <dgm:cxn modelId="{17647B9E-A324-4891-A846-538878B915A4}" srcId="{B5AA936C-9725-41CB-A934-12E7B05B936C}" destId="{DDD4756F-9A70-4C6E-B177-2A075FB804E6}" srcOrd="2" destOrd="0" parTransId="{07242CBB-6F70-453B-B68D-D8C0F2B861A4}" sibTransId="{2941196B-AF94-42DF-8940-4642E5244159}"/>
    <dgm:cxn modelId="{6DD68EA0-3BBF-4A68-ADCB-76E557D51A64}" type="presOf" srcId="{458549A6-CEE1-4886-BDB2-12DA945D91B7}" destId="{7BE078B2-BDD0-486D-B74F-62D2C5C689EE}" srcOrd="0" destOrd="0" presId="urn:microsoft.com/office/officeart/2005/8/layout/orgChart1"/>
    <dgm:cxn modelId="{19DEFDA0-8276-4F9F-B160-09110DC2E33C}" type="presOf" srcId="{AF6C1E63-0B71-4595-A5B3-5858DA1D6C06}" destId="{B7BE8303-AD6D-4987-8A7D-A10159BB35BA}" srcOrd="1" destOrd="0" presId="urn:microsoft.com/office/officeart/2005/8/layout/orgChart1"/>
    <dgm:cxn modelId="{D75E0FA1-5150-4D73-A872-3D63ECA8B55E}" type="presOf" srcId="{8C5182EE-BCE1-424E-9BD3-25D59283AF19}" destId="{85555654-7F81-4277-93E9-E68217B4BFC2}" srcOrd="0" destOrd="0" presId="urn:microsoft.com/office/officeart/2005/8/layout/orgChart1"/>
    <dgm:cxn modelId="{A8AEA0A3-2F3B-4B73-9AA9-F220849F374C}" type="presOf" srcId="{2E0ACBC8-4C13-4F5A-8D51-F82B7FBD6D9F}" destId="{5AD5CBBA-2944-4253-BD64-6E0728D36510}" srcOrd="1" destOrd="0" presId="urn:microsoft.com/office/officeart/2005/8/layout/orgChart1"/>
    <dgm:cxn modelId="{445BDAA8-2F3F-4DC3-9DEE-2EC1557BB1B2}" type="presOf" srcId="{7B5EFF68-1FF0-4F8D-B67E-DCC589A54ED7}" destId="{9CF93F4B-F9B2-4A17-B27F-02DEE564475A}" srcOrd="1" destOrd="0" presId="urn:microsoft.com/office/officeart/2005/8/layout/orgChart1"/>
    <dgm:cxn modelId="{B2D0DDAA-521C-41D2-8B7C-45C534215D6D}" srcId="{E8C6F131-D57B-4DC5-A6F6-0780E4D797F3}" destId="{5C09B7C8-0B01-4FB9-ABE9-19C9532F3C30}" srcOrd="1" destOrd="0" parTransId="{3125FE32-C0DF-4877-B1C7-AC9FD78F31A6}" sibTransId="{AB66B47C-28B6-4C30-9E76-EEE3AC01A2EE}"/>
    <dgm:cxn modelId="{839717AB-7CD9-4B11-9E97-F637B5A58549}" type="presOf" srcId="{3125FE32-C0DF-4877-B1C7-AC9FD78F31A6}" destId="{C49ADCB6-9802-4FD2-B1CC-F92EA9B51FE7}" srcOrd="0" destOrd="0" presId="urn:microsoft.com/office/officeart/2005/8/layout/orgChart1"/>
    <dgm:cxn modelId="{6FA797AC-B682-40E9-B721-C03E4D5AB484}" type="presOf" srcId="{27EB0657-28AB-4E27-B49A-B02B599F38CA}" destId="{001F3F8B-26C6-4B0D-9007-00BD21039EC0}" srcOrd="1" destOrd="0" presId="urn:microsoft.com/office/officeart/2005/8/layout/orgChart1"/>
    <dgm:cxn modelId="{C29FBBAC-1E66-46C7-AF03-4A279478E654}" type="presOf" srcId="{584222DA-735C-4E2C-A434-B68FB22D313C}" destId="{33D45805-5B5B-4404-AFB8-28B025296908}" srcOrd="0" destOrd="0" presId="urn:microsoft.com/office/officeart/2005/8/layout/orgChart1"/>
    <dgm:cxn modelId="{402219AD-8D32-4DE4-AD13-77028C28AEB3}" srcId="{19ED26BC-29E0-4A5A-AB77-2301EA4E6E03}" destId="{269EEEF7-EE1A-41F1-B8C8-B0ED568449FB}" srcOrd="2" destOrd="0" parTransId="{7870782A-4781-41DD-AB27-6AE059AFE0B8}" sibTransId="{475D1AA0-45C0-40D8-A6E8-A2F0C88C44C0}"/>
    <dgm:cxn modelId="{0EEA27AF-41C4-472B-B005-7E280BD32F45}" type="presOf" srcId="{E281AFC6-4E50-482F-A27D-CC905C34C11F}" destId="{514ED023-BF84-4F85-8211-D15F9FF15EAE}" srcOrd="0" destOrd="0" presId="urn:microsoft.com/office/officeart/2005/8/layout/orgChart1"/>
    <dgm:cxn modelId="{3525E1AF-7D84-4A61-BE39-9D5C593B6E39}" srcId="{19ED26BC-29E0-4A5A-AB77-2301EA4E6E03}" destId="{2B29642E-7030-4101-9F21-F8F6396EAAD1}" srcOrd="0" destOrd="0" parTransId="{A9752E2E-3AAF-4935-AD41-8F6C58A3338D}" sibTransId="{AC16B357-22DE-47C2-9FE7-6FC7F89B104B}"/>
    <dgm:cxn modelId="{7DED98B0-4213-42CD-81CE-69DA49F807B5}" type="presOf" srcId="{A73D0614-BEF3-42A7-83E7-282B915A7302}" destId="{8467A5DF-E87B-4E4B-BCE1-DC17A8556732}" srcOrd="0" destOrd="0" presId="urn:microsoft.com/office/officeart/2005/8/layout/orgChart1"/>
    <dgm:cxn modelId="{D6A617B2-2661-46B6-9222-2DA811D73481}" type="presOf" srcId="{687CA327-94F9-48A9-8177-6B7974AC6FDE}" destId="{9C54B795-D9D1-4A85-9678-88FADCDA0F2B}" srcOrd="0" destOrd="0" presId="urn:microsoft.com/office/officeart/2005/8/layout/orgChart1"/>
    <dgm:cxn modelId="{C32618B3-8E05-414F-8BBB-0B10E92210C9}" type="presOf" srcId="{A3823951-056B-481C-BF2A-D5104102F6BA}" destId="{EA46E58B-8A30-45E2-AFBB-EF15D48E1AC4}" srcOrd="0" destOrd="0" presId="urn:microsoft.com/office/officeart/2005/8/layout/orgChart1"/>
    <dgm:cxn modelId="{2654F9B3-A3B1-47CB-8245-0E44B7435CAA}" srcId="{E281AFC6-4E50-482F-A27D-CC905C34C11F}" destId="{59EA7FAF-DBCA-46A3-BCAB-EADA82F4C25B}" srcOrd="2" destOrd="0" parTransId="{D3FB41C8-298F-4C92-A8BA-654745B64A87}" sibTransId="{F888349C-A97C-4C26-8153-380615FBE31A}"/>
    <dgm:cxn modelId="{C7C3E3B4-1773-4E4D-AD05-D23AFD59BA48}" type="presOf" srcId="{610CC057-3EEE-4AFE-857B-A97CF297A976}" destId="{E741732C-484B-4A10-8037-EBA87BA263CD}" srcOrd="0" destOrd="0" presId="urn:microsoft.com/office/officeart/2005/8/layout/orgChart1"/>
    <dgm:cxn modelId="{976558B6-9706-4218-AB1A-E39AABB9705E}" type="presOf" srcId="{A73D0614-BEF3-42A7-83E7-282B915A7302}" destId="{C0223530-5D6E-4230-982B-75B2C1DE92DE}" srcOrd="1" destOrd="0" presId="urn:microsoft.com/office/officeart/2005/8/layout/orgChart1"/>
    <dgm:cxn modelId="{D96F89B8-E225-4C60-9ADF-34B7373B8C7F}" type="presOf" srcId="{3777125B-4A81-442C-8BC4-D5F637A79165}" destId="{806EBA49-C58E-4AF4-9529-09F475508214}" srcOrd="1" destOrd="0" presId="urn:microsoft.com/office/officeart/2005/8/layout/orgChart1"/>
    <dgm:cxn modelId="{F5185EBD-D538-42A5-92C3-F36A75B227D7}" type="presOf" srcId="{9EC87550-A8E2-48E9-96D2-25F48DF44A87}" destId="{66701150-2AB1-4F66-80C2-5ABB1B10DE24}" srcOrd="0" destOrd="0" presId="urn:microsoft.com/office/officeart/2005/8/layout/orgChart1"/>
    <dgm:cxn modelId="{ED734CBE-0133-4D62-AF8F-8F6F18489C37}" srcId="{E281AFC6-4E50-482F-A27D-CC905C34C11F}" destId="{610CC057-3EEE-4AFE-857B-A97CF297A976}" srcOrd="5" destOrd="0" parTransId="{D23F400A-B6C9-40FA-BB4A-877941E6DDA4}" sibTransId="{67A2D8F5-FAE3-4998-A46C-892F09207D06}"/>
    <dgm:cxn modelId="{BBA1AABE-2342-4F6B-B3AF-F2F45C122975}" type="presOf" srcId="{DDD4756F-9A70-4C6E-B177-2A075FB804E6}" destId="{809D2621-6253-489B-A20A-E180F94340FC}" srcOrd="0" destOrd="0" presId="urn:microsoft.com/office/officeart/2005/8/layout/orgChart1"/>
    <dgm:cxn modelId="{AD8A9CBF-896B-4281-A1AA-EE48F8444BB0}" srcId="{777F4786-F97E-4AEA-AE3C-09F0253AECCB}" destId="{7CB58541-AD5E-4E79-804E-1AA68BD6B319}" srcOrd="3" destOrd="0" parTransId="{A3823951-056B-481C-BF2A-D5104102F6BA}" sibTransId="{4DFE7F18-73EC-4BBE-9637-2ECC930633E6}"/>
    <dgm:cxn modelId="{E65664C0-4AED-48F9-BD6C-B4FD24B0D002}" type="presOf" srcId="{5CC0A66A-086C-46D9-9D2E-66B4A26E7DD5}" destId="{5524AE90-8D23-49AF-8BA9-2C76870EAFB6}" srcOrd="1" destOrd="0" presId="urn:microsoft.com/office/officeart/2005/8/layout/orgChart1"/>
    <dgm:cxn modelId="{81CDCBC0-5879-4FC8-860A-11BB1F991C1F}" srcId="{2B29642E-7030-4101-9F21-F8F6396EAAD1}" destId="{DAC27D22-7EF0-43EE-94EF-F7E5AD8636BA}" srcOrd="5" destOrd="0" parTransId="{6E8B14C9-F558-4DFB-BE36-CF027472B2E2}" sibTransId="{80607701-6C65-4F6B-AA47-C104FB50FF9C}"/>
    <dgm:cxn modelId="{759741C1-6355-436A-9C39-C5BDB6846A23}" srcId="{777F4786-F97E-4AEA-AE3C-09F0253AECCB}" destId="{428BF60D-2584-4D0F-A7C9-0EDA2CE205B3}" srcOrd="0" destOrd="0" parTransId="{3B1C3269-F44B-4756-A0D7-53B62702CD21}" sibTransId="{97D638D5-7D12-4E5E-827A-C5990C3543CA}"/>
    <dgm:cxn modelId="{2F599EC1-B110-4393-8020-B7E6899E05D1}" type="presOf" srcId="{D3FB41C8-298F-4C92-A8BA-654745B64A87}" destId="{2493EBF3-DED1-4701-AA87-60983FC1A8A7}" srcOrd="0" destOrd="0" presId="urn:microsoft.com/office/officeart/2005/8/layout/orgChart1"/>
    <dgm:cxn modelId="{316D3CC2-0BBC-4AF0-BDD3-5041BA094AF7}" srcId="{777F4786-F97E-4AEA-AE3C-09F0253AECCB}" destId="{60BE11CB-A0E6-4EC1-AF48-23834461833C}" srcOrd="2" destOrd="0" parTransId="{45ECE2E9-7871-4B73-A57D-0FABC0F76994}" sibTransId="{11F029B1-4BBA-4EBE-88B2-95BF496B270F}"/>
    <dgm:cxn modelId="{972075C4-B7F7-40F5-B1FB-7A20B35A7E6A}" type="presOf" srcId="{D311993D-94DE-49B7-8CD3-6E0BE00B2178}" destId="{92D69785-E916-4A10-AEE1-6292EB1CEAA1}" srcOrd="1" destOrd="0" presId="urn:microsoft.com/office/officeart/2005/8/layout/orgChart1"/>
    <dgm:cxn modelId="{81BFD1CA-BD93-4D81-BF3D-2DDF3080A6B9}" type="presOf" srcId="{389F3BA8-8334-481B-87AB-A6EC8D97C74A}" destId="{2E27DA50-F5DD-4606-B44E-64000246EE64}" srcOrd="0" destOrd="0" presId="urn:microsoft.com/office/officeart/2005/8/layout/orgChart1"/>
    <dgm:cxn modelId="{BD51BFCB-339A-4754-8A3F-7A8FE664DD2C}" type="presOf" srcId="{B5AA936C-9725-41CB-A934-12E7B05B936C}" destId="{1FA52BEF-E7B8-4977-9C61-29DB0F572B06}" srcOrd="0" destOrd="0" presId="urn:microsoft.com/office/officeart/2005/8/layout/orgChart1"/>
    <dgm:cxn modelId="{F083BCD0-5C99-4F8A-8B45-CCD5F7A76BD2}" type="presOf" srcId="{BA2B392C-9442-4C7F-8D60-9F0818CC1F66}" destId="{18D7E538-98E4-445F-B7A8-88C6095CFE4E}" srcOrd="0" destOrd="0" presId="urn:microsoft.com/office/officeart/2005/8/layout/orgChart1"/>
    <dgm:cxn modelId="{49DFACD2-33D9-4DB8-8BFB-C78820B39C64}" srcId="{19ED26BC-29E0-4A5A-AB77-2301EA4E6E03}" destId="{1914F7CA-D919-4AC1-9052-71ADE7B18CF9}" srcOrd="5" destOrd="0" parTransId="{2DB30A0C-42D9-4C16-B262-50A81FAAE721}" sibTransId="{C776258A-79D0-4BC7-8443-9A7603EEF20F}"/>
    <dgm:cxn modelId="{F68698D4-2C6B-4124-8657-BA1D5AC632DE}" srcId="{2B29642E-7030-4101-9F21-F8F6396EAAD1}" destId="{BDCA07CF-150B-4D5F-8D66-C37FACB12C5B}" srcOrd="4" destOrd="0" parTransId="{85F9E42A-8215-4FA1-AA98-56DC6528F926}" sibTransId="{52699CED-6E61-4A74-8B46-FD6FE1DBFAD5}"/>
    <dgm:cxn modelId="{F04F08D5-1A40-4690-9595-C9BF76018F40}" type="presOf" srcId="{73134708-354B-4FD1-962D-8317EAA804D1}" destId="{3530E21F-A27C-466F-8356-26FF36AE1166}" srcOrd="0" destOrd="0" presId="urn:microsoft.com/office/officeart/2005/8/layout/orgChart1"/>
    <dgm:cxn modelId="{C2DE66D6-BCB9-419F-8488-EA055F83FBFE}" type="presOf" srcId="{DC306147-3E32-4851-B580-9F056F23D092}" destId="{244FC028-5B3E-414A-93E4-E07D6CEED339}" srcOrd="1" destOrd="0" presId="urn:microsoft.com/office/officeart/2005/8/layout/orgChart1"/>
    <dgm:cxn modelId="{E01D29D7-9FC8-433E-B75A-6621BBAC5DAE}" type="presOf" srcId="{12C79A0F-3524-46EE-BC11-D11AB77CAA33}" destId="{64BEDF23-5C54-4BFD-B7C1-B21D292C560E}" srcOrd="0" destOrd="0" presId="urn:microsoft.com/office/officeart/2005/8/layout/orgChart1"/>
    <dgm:cxn modelId="{FD7922D8-D0B4-4CD0-9B45-8B81C8B0E3BC}" type="presOf" srcId="{8ADBC676-4530-4D70-99AE-0B4C3A7B17FA}" destId="{46822B1D-5629-4671-82F4-E2C1125E6910}" srcOrd="0" destOrd="0" presId="urn:microsoft.com/office/officeart/2005/8/layout/orgChart1"/>
    <dgm:cxn modelId="{883E7ED9-9B66-4869-B945-51D0EF8C1821}" type="presOf" srcId="{7B5EFF68-1FF0-4F8D-B67E-DCC589A54ED7}" destId="{0AF11E73-E2F9-4028-A471-9A6B08A586C7}" srcOrd="0" destOrd="0" presId="urn:microsoft.com/office/officeart/2005/8/layout/orgChart1"/>
    <dgm:cxn modelId="{833A7CDA-5BA1-41AD-A393-83C5C095639F}" type="presOf" srcId="{6AF7C795-7A16-45D0-B459-EA7F5D6F3D91}" destId="{869CFBBF-0CB1-4D6F-9410-BCC18EC6A075}" srcOrd="0" destOrd="0" presId="urn:microsoft.com/office/officeart/2005/8/layout/orgChart1"/>
    <dgm:cxn modelId="{94F583DE-91BE-42DD-9D82-07E061300AFA}" srcId="{2B29642E-7030-4101-9F21-F8F6396EAAD1}" destId="{E8C6F131-D57B-4DC5-A6F6-0780E4D797F3}" srcOrd="6" destOrd="0" parTransId="{05B9B211-C6E8-42E2-9FFC-6E0C9BC1B202}" sibTransId="{0D55548F-D0DB-4C69-890E-63BF908A1A77}"/>
    <dgm:cxn modelId="{1C52FEDE-341E-4DE2-80FC-4D35EBC4D6F2}" type="presOf" srcId="{7CB58541-AD5E-4E79-804E-1AA68BD6B319}" destId="{10BBFD0B-560C-4180-A6E2-31312570EBE3}" srcOrd="1" destOrd="0" presId="urn:microsoft.com/office/officeart/2005/8/layout/orgChart1"/>
    <dgm:cxn modelId="{D6CEFADF-0BD9-45BD-AF23-A3A1A77B041B}" srcId="{19ED26BC-29E0-4A5A-AB77-2301EA4E6E03}" destId="{AF6C1E63-0B71-4595-A5B3-5858DA1D6C06}" srcOrd="4" destOrd="0" parTransId="{B6C90B11-C8B3-452F-8774-E3C6CEBEDD41}" sibTransId="{714C1824-1A5B-4F9A-9491-48F48DAF9B21}"/>
    <dgm:cxn modelId="{446089E0-6C44-4BDE-9BF6-989549FCFA5E}" type="presOf" srcId="{E8C6F131-D57B-4DC5-A6F6-0780E4D797F3}" destId="{08CCE426-F373-4726-910B-5B35E67DDBB2}" srcOrd="0" destOrd="0" presId="urn:microsoft.com/office/officeart/2005/8/layout/orgChart1"/>
    <dgm:cxn modelId="{0908B9E1-C4C6-45CC-BD51-F31703C55FB1}" type="presOf" srcId="{45ECE2E9-7871-4B73-A57D-0FABC0F76994}" destId="{CB8EEF13-1240-44B8-80C6-5F7FD3E1775C}" srcOrd="0" destOrd="0" presId="urn:microsoft.com/office/officeart/2005/8/layout/orgChart1"/>
    <dgm:cxn modelId="{B68F3CE2-51A5-4AEB-875F-EBB9973E1250}" srcId="{E281AFC6-4E50-482F-A27D-CC905C34C11F}" destId="{DC306147-3E32-4851-B580-9F056F23D092}" srcOrd="3" destOrd="0" parTransId="{1E46A5EE-0950-45D6-A976-7EBF9BAF73D2}" sibTransId="{11D9B7FB-5459-4FA2-8F81-3D2E1DA47C0A}"/>
    <dgm:cxn modelId="{718780E2-49FA-45D5-9F35-EDA05858B006}" srcId="{2B29642E-7030-4101-9F21-F8F6396EAAD1}" destId="{777F4786-F97E-4AEA-AE3C-09F0253AECCB}" srcOrd="1" destOrd="0" parTransId="{2C0BB579-F1F4-4A2A-AE9D-769CC5964A0D}" sibTransId="{5252CDE4-7B47-4C27-A3B6-9345535C7FD4}"/>
    <dgm:cxn modelId="{0E7C80E7-0446-4660-82F5-B319BBD2EBE7}" type="presOf" srcId="{75A57227-A28B-4E68-BA32-DADEA50058E9}" destId="{FD328F50-1D3A-4584-ACF3-936F7A654770}" srcOrd="0" destOrd="0" presId="urn:microsoft.com/office/officeart/2005/8/layout/orgChart1"/>
    <dgm:cxn modelId="{41630EE9-FC96-4956-88C3-E5958BBF027E}" type="presOf" srcId="{3B1C3269-F44B-4756-A0D7-53B62702CD21}" destId="{A526BB51-C1E1-4125-B38C-D4AD52FA8282}" srcOrd="0" destOrd="0" presId="urn:microsoft.com/office/officeart/2005/8/layout/orgChart1"/>
    <dgm:cxn modelId="{E9A060EA-5882-4575-9D78-0C8F406CFCB9}" type="presOf" srcId="{C257ACB3-D767-4990-9922-CD3F97B68322}" destId="{77712FB2-EB1A-4EF3-A937-293B63EECF18}" srcOrd="1" destOrd="0" presId="urn:microsoft.com/office/officeart/2005/8/layout/orgChart1"/>
    <dgm:cxn modelId="{D3AAF6EA-A47E-4BF2-9BB8-3FCC4EAC9F04}" srcId="{E8C6F131-D57B-4DC5-A6F6-0780E4D797F3}" destId="{A73D0614-BEF3-42A7-83E7-282B915A7302}" srcOrd="2" destOrd="0" parTransId="{D8315D28-25B3-402E-9972-8C70441E0D86}" sibTransId="{98614B28-4108-4473-B99E-36029701A614}"/>
    <dgm:cxn modelId="{34BC15EB-E0D5-48E7-BC18-161EDA62824D}" type="presOf" srcId="{05188E18-F383-4CC2-ABFF-D0C7530A9E35}" destId="{9668A9E8-E44F-493E-A580-2B4A7CA7B7B6}" srcOrd="0" destOrd="0" presId="urn:microsoft.com/office/officeart/2005/8/layout/orgChart1"/>
    <dgm:cxn modelId="{CAD9CEEB-BA19-444E-BB26-CC666B688791}" type="presOf" srcId="{B4207C85-CF82-4FA3-93E5-E37552D5E322}" destId="{8B1006FD-87C7-415B-9F2A-942FC050D8A9}" srcOrd="0" destOrd="0" presId="urn:microsoft.com/office/officeart/2005/8/layout/orgChart1"/>
    <dgm:cxn modelId="{B072D6EB-9882-4B2B-B214-76DB08361C1F}" type="presOf" srcId="{B65FCBE2-5DAB-4DEE-AC9A-CC15FF00B8C6}" destId="{2E700F6E-F2FC-40D1-815C-8123F70CE259}" srcOrd="1" destOrd="0" presId="urn:microsoft.com/office/officeart/2005/8/layout/orgChart1"/>
    <dgm:cxn modelId="{72C433EF-DFF8-4642-AC1C-F74F34B733BE}" srcId="{60BE11CB-A0E6-4EC1-AF48-23834461833C}" destId="{55EAD11B-2DAA-4835-BC88-0ED44062C8AA}" srcOrd="1" destOrd="0" parTransId="{3E94EE81-131C-4214-98DC-BB7AB4856F26}" sibTransId="{F0737C74-8A32-4203-B73B-CBC36000954A}"/>
    <dgm:cxn modelId="{B58EA4F0-4094-4DA6-87D3-C4711B1923A1}" srcId="{BD9318C6-38D1-4FFA-80F3-6DD3E0692476}" destId="{6A73C8F5-3EEA-46DA-BF34-6A84AC913039}" srcOrd="0" destOrd="0" parTransId="{B489643B-4390-4909-B3EF-92DA5663CD36}" sibTransId="{658AC3D3-0DEB-4D05-943F-4C7804332E9B}"/>
    <dgm:cxn modelId="{E5C752F1-0F65-40C0-B82D-FFCDD6D834D1}" type="presOf" srcId="{B017D2BB-E0CB-4F5B-9D48-8990DC6326D5}" destId="{7F63AF74-587D-4434-B6A1-CC9747291ED0}" srcOrd="1" destOrd="0" presId="urn:microsoft.com/office/officeart/2005/8/layout/orgChart1"/>
    <dgm:cxn modelId="{F770E3F2-9D57-49A1-AA58-96EB546DB529}" type="presOf" srcId="{19ED26BC-29E0-4A5A-AB77-2301EA4E6E03}" destId="{27EF233B-6645-478E-ABB7-45CFE6574991}" srcOrd="0" destOrd="0" presId="urn:microsoft.com/office/officeart/2005/8/layout/orgChart1"/>
    <dgm:cxn modelId="{4F3251F3-53AD-4E41-B55A-F804741B10B5}" type="presOf" srcId="{55EAD11B-2DAA-4835-BC88-0ED44062C8AA}" destId="{CCEF0A95-AD08-4543-9706-9EF4422261F8}" srcOrd="1" destOrd="0" presId="urn:microsoft.com/office/officeart/2005/8/layout/orgChart1"/>
    <dgm:cxn modelId="{3BBA26F5-51C9-4B24-892A-8E4AE0381963}" srcId="{777F4786-F97E-4AEA-AE3C-09F0253AECCB}" destId="{B5AA936C-9725-41CB-A934-12E7B05B936C}" srcOrd="4" destOrd="0" parTransId="{40DEE016-4EE5-4A79-974C-37C4FF31D595}" sibTransId="{05BAC58A-C15A-410C-A77B-FC0D67867DF6}"/>
    <dgm:cxn modelId="{8BFF8DF5-3726-4809-8BF4-3A01C2B5DEC0}" type="presOf" srcId="{9886F5CF-2797-4588-AB21-BD2057D735B2}" destId="{F87EC966-07E1-4D0C-B2B4-85FC24D84CA4}" srcOrd="0" destOrd="0" presId="urn:microsoft.com/office/officeart/2005/8/layout/orgChart1"/>
    <dgm:cxn modelId="{41CD05F6-716B-4E85-B750-225D5FCD42AE}" type="presOf" srcId="{DDD4756F-9A70-4C6E-B177-2A075FB804E6}" destId="{ACFF814B-4473-4CC2-A546-5ACF6538B509}" srcOrd="1" destOrd="0" presId="urn:microsoft.com/office/officeart/2005/8/layout/orgChart1"/>
    <dgm:cxn modelId="{81B069F6-2C42-4C17-AB52-4FDFBCE1E2EC}" type="presOf" srcId="{D23F400A-B6C9-40FA-BB4A-877941E6DDA4}" destId="{BB4B4C6D-3246-4C59-881F-A0E8AD4128EF}" srcOrd="0" destOrd="0" presId="urn:microsoft.com/office/officeart/2005/8/layout/orgChart1"/>
    <dgm:cxn modelId="{4501E7F7-0752-4D0B-BBCE-9566AFA9739B}" type="presOf" srcId="{B65FCBE2-5DAB-4DEE-AC9A-CC15FF00B8C6}" destId="{6A22EADB-EC6B-4845-BEE2-8BCB75477928}" srcOrd="0" destOrd="0" presId="urn:microsoft.com/office/officeart/2005/8/layout/orgChart1"/>
    <dgm:cxn modelId="{CFC084FB-A01A-4FCC-A3FD-1458D59A7E84}" type="presOf" srcId="{3777125B-4A81-442C-8BC4-D5F637A79165}" destId="{334C8A6A-DA49-4114-97D2-E18E16655825}" srcOrd="0" destOrd="0" presId="urn:microsoft.com/office/officeart/2005/8/layout/orgChart1"/>
    <dgm:cxn modelId="{A03B63FD-1918-4B84-8564-82EC9B47C29C}" srcId="{DAC27D22-7EF0-43EE-94EF-F7E5AD8636BA}" destId="{8ADBC676-4530-4D70-99AE-0B4C3A7B17FA}" srcOrd="1" destOrd="0" parTransId="{196659C7-54E6-44DF-9630-53226F18EC9B}" sibTransId="{D5C81970-5B0D-4191-8DC8-EA03F07A7C54}"/>
    <dgm:cxn modelId="{80D200FF-2C44-485F-B3A3-2126B0042662}" type="presOf" srcId="{DAC27D22-7EF0-43EE-94EF-F7E5AD8636BA}" destId="{DFA6050C-3A69-4815-9F9F-3C211A76FFEF}" srcOrd="1" destOrd="0" presId="urn:microsoft.com/office/officeart/2005/8/layout/orgChart1"/>
    <dgm:cxn modelId="{0E95EC09-B9A3-485D-B08B-B3B2DA8510FA}" type="presParOf" srcId="{27EF233B-6645-478E-ABB7-45CFE6574991}" destId="{921C1170-1D19-4AA3-906F-8CF9E6571BE9}" srcOrd="0" destOrd="0" presId="urn:microsoft.com/office/officeart/2005/8/layout/orgChart1"/>
    <dgm:cxn modelId="{C848634F-5D25-42F2-BD68-BB727D5FF05C}" type="presParOf" srcId="{921C1170-1D19-4AA3-906F-8CF9E6571BE9}" destId="{86BCC309-8976-4740-AD3B-10503093CB04}" srcOrd="0" destOrd="0" presId="urn:microsoft.com/office/officeart/2005/8/layout/orgChart1"/>
    <dgm:cxn modelId="{E437AB22-30DE-4A0D-9B74-7BD7EE82623D}" type="presParOf" srcId="{86BCC309-8976-4740-AD3B-10503093CB04}" destId="{6A86711F-457E-4253-BD98-6526290F3493}" srcOrd="0" destOrd="0" presId="urn:microsoft.com/office/officeart/2005/8/layout/orgChart1"/>
    <dgm:cxn modelId="{B433EAB3-C53D-4A58-8E1A-6BE107B85B50}" type="presParOf" srcId="{86BCC309-8976-4740-AD3B-10503093CB04}" destId="{6BF7136E-C791-45A8-8AE1-6696E1C8CFC1}" srcOrd="1" destOrd="0" presId="urn:microsoft.com/office/officeart/2005/8/layout/orgChart1"/>
    <dgm:cxn modelId="{4B77BFDB-80F7-4558-AFC3-0F0C54D51BD3}" type="presParOf" srcId="{921C1170-1D19-4AA3-906F-8CF9E6571BE9}" destId="{F36BEBAD-F893-42A6-8B88-36F8FA8B7CAF}" srcOrd="1" destOrd="0" presId="urn:microsoft.com/office/officeart/2005/8/layout/orgChart1"/>
    <dgm:cxn modelId="{0641C55D-53D3-4B00-AC38-7DF7B57512FD}" type="presParOf" srcId="{F36BEBAD-F893-42A6-8B88-36F8FA8B7CAF}" destId="{93A8D7DA-4143-4647-8349-2A5D3778406F}" srcOrd="0" destOrd="0" presId="urn:microsoft.com/office/officeart/2005/8/layout/orgChart1"/>
    <dgm:cxn modelId="{A35116E9-FF30-4780-8ADA-2F6B62C04181}" type="presParOf" srcId="{F36BEBAD-F893-42A6-8B88-36F8FA8B7CAF}" destId="{6669B869-4BD7-4EC7-875E-F7D2AF726ACD}" srcOrd="1" destOrd="0" presId="urn:microsoft.com/office/officeart/2005/8/layout/orgChart1"/>
    <dgm:cxn modelId="{B6B65B72-94DB-476C-8139-7335DF7D01CC}" type="presParOf" srcId="{6669B869-4BD7-4EC7-875E-F7D2AF726ACD}" destId="{750A0E71-9663-427D-84B0-7501793E6418}" srcOrd="0" destOrd="0" presId="urn:microsoft.com/office/officeart/2005/8/layout/orgChart1"/>
    <dgm:cxn modelId="{78FB911F-2DE9-4815-B97D-733E2F6EDAFF}" type="presParOf" srcId="{750A0E71-9663-427D-84B0-7501793E6418}" destId="{514ED023-BF84-4F85-8211-D15F9FF15EAE}" srcOrd="0" destOrd="0" presId="urn:microsoft.com/office/officeart/2005/8/layout/orgChart1"/>
    <dgm:cxn modelId="{2F551B3F-E271-4FE6-B600-1FF339A2174A}" type="presParOf" srcId="{750A0E71-9663-427D-84B0-7501793E6418}" destId="{CEDCF164-53B0-4908-9903-09E436079377}" srcOrd="1" destOrd="0" presId="urn:microsoft.com/office/officeart/2005/8/layout/orgChart1"/>
    <dgm:cxn modelId="{0878EC0E-1CB5-47F8-9ADD-9078ED286625}" type="presParOf" srcId="{6669B869-4BD7-4EC7-875E-F7D2AF726ACD}" destId="{D7CB2863-1AD8-4CE6-9679-A84DB9C7866A}" srcOrd="1" destOrd="0" presId="urn:microsoft.com/office/officeart/2005/8/layout/orgChart1"/>
    <dgm:cxn modelId="{71BADAA7-2290-4E52-9A1D-4C8936ADBA1D}" type="presParOf" srcId="{D7CB2863-1AD8-4CE6-9679-A84DB9C7866A}" destId="{A9AB95F4-0669-4781-8EEE-B7C09D8CC19E}" srcOrd="0" destOrd="0" presId="urn:microsoft.com/office/officeart/2005/8/layout/orgChart1"/>
    <dgm:cxn modelId="{8BB29BD1-D9E0-4C8D-8B6E-3287A1218092}" type="presParOf" srcId="{D7CB2863-1AD8-4CE6-9679-A84DB9C7866A}" destId="{02970572-85BF-4F6D-BB0D-1DC83FBE5BDB}" srcOrd="1" destOrd="0" presId="urn:microsoft.com/office/officeart/2005/8/layout/orgChart1"/>
    <dgm:cxn modelId="{93E93982-91F7-4524-8F44-16006AC23C2D}" type="presParOf" srcId="{02970572-85BF-4F6D-BB0D-1DC83FBE5BDB}" destId="{ABDB58BD-C6BB-43EC-BB72-B45D374D1BB4}" srcOrd="0" destOrd="0" presId="urn:microsoft.com/office/officeart/2005/8/layout/orgChart1"/>
    <dgm:cxn modelId="{E490FFBD-FB1F-4DC6-812D-BB5E2E346B69}" type="presParOf" srcId="{ABDB58BD-C6BB-43EC-BB72-B45D374D1BB4}" destId="{66701150-2AB1-4F66-80C2-5ABB1B10DE24}" srcOrd="0" destOrd="0" presId="urn:microsoft.com/office/officeart/2005/8/layout/orgChart1"/>
    <dgm:cxn modelId="{1F4BFA0E-8307-456D-A240-8B2D1E1D1AEF}" type="presParOf" srcId="{ABDB58BD-C6BB-43EC-BB72-B45D374D1BB4}" destId="{71EC015F-677E-47E6-B072-E736CFB29D11}" srcOrd="1" destOrd="0" presId="urn:microsoft.com/office/officeart/2005/8/layout/orgChart1"/>
    <dgm:cxn modelId="{797A8C87-069C-46AC-AA47-EF17F033F2C1}" type="presParOf" srcId="{02970572-85BF-4F6D-BB0D-1DC83FBE5BDB}" destId="{E41973F7-28AA-4224-B357-515B6BD4DDC5}" srcOrd="1" destOrd="0" presId="urn:microsoft.com/office/officeart/2005/8/layout/orgChart1"/>
    <dgm:cxn modelId="{02D38A8C-7ED8-4648-80F4-5648DE18E5FD}" type="presParOf" srcId="{02970572-85BF-4F6D-BB0D-1DC83FBE5BDB}" destId="{76B6E90E-C32D-4E77-903C-A86F7B792662}" srcOrd="2" destOrd="0" presId="urn:microsoft.com/office/officeart/2005/8/layout/orgChart1"/>
    <dgm:cxn modelId="{1FD1C4A0-73B2-41C1-9330-D2565E04CEFC}" type="presParOf" srcId="{D7CB2863-1AD8-4CE6-9679-A84DB9C7866A}" destId="{33D45805-5B5B-4404-AFB8-28B025296908}" srcOrd="2" destOrd="0" presId="urn:microsoft.com/office/officeart/2005/8/layout/orgChart1"/>
    <dgm:cxn modelId="{E6659225-F293-47B1-9B2C-214F86B33164}" type="presParOf" srcId="{D7CB2863-1AD8-4CE6-9679-A84DB9C7866A}" destId="{09687E44-FD99-49B1-A464-1C30D49F2ECF}" srcOrd="3" destOrd="0" presId="urn:microsoft.com/office/officeart/2005/8/layout/orgChart1"/>
    <dgm:cxn modelId="{FD07C3F8-C30F-424C-8393-1129BFB66E56}" type="presParOf" srcId="{09687E44-FD99-49B1-A464-1C30D49F2ECF}" destId="{93DC9914-5607-41AD-BCE7-6D4D3E11F717}" srcOrd="0" destOrd="0" presId="urn:microsoft.com/office/officeart/2005/8/layout/orgChart1"/>
    <dgm:cxn modelId="{CD345FDA-E6F1-45F3-96C9-D0783BC36F9F}" type="presParOf" srcId="{93DC9914-5607-41AD-BCE7-6D4D3E11F717}" destId="{3530E21F-A27C-466F-8356-26FF36AE1166}" srcOrd="0" destOrd="0" presId="urn:microsoft.com/office/officeart/2005/8/layout/orgChart1"/>
    <dgm:cxn modelId="{8920D3A9-C62B-417B-96BB-817E547FBC45}" type="presParOf" srcId="{93DC9914-5607-41AD-BCE7-6D4D3E11F717}" destId="{234FAA84-0E36-4A40-978D-8093CDBC3B1F}" srcOrd="1" destOrd="0" presId="urn:microsoft.com/office/officeart/2005/8/layout/orgChart1"/>
    <dgm:cxn modelId="{88D5C007-131B-4B1A-A318-3EB50DBA051D}" type="presParOf" srcId="{09687E44-FD99-49B1-A464-1C30D49F2ECF}" destId="{8CE7D30E-F0C3-41CE-A719-958D944FF084}" srcOrd="1" destOrd="0" presId="urn:microsoft.com/office/officeart/2005/8/layout/orgChart1"/>
    <dgm:cxn modelId="{8849585B-0772-416A-BEF8-B6F1BF566937}" type="presParOf" srcId="{09687E44-FD99-49B1-A464-1C30D49F2ECF}" destId="{8616AEA9-03AE-41E3-B60D-0C62828E793A}" srcOrd="2" destOrd="0" presId="urn:microsoft.com/office/officeart/2005/8/layout/orgChart1"/>
    <dgm:cxn modelId="{31A291F2-9BDA-4D48-908C-B98E0FB1E260}" type="presParOf" srcId="{D7CB2863-1AD8-4CE6-9679-A84DB9C7866A}" destId="{2493EBF3-DED1-4701-AA87-60983FC1A8A7}" srcOrd="4" destOrd="0" presId="urn:microsoft.com/office/officeart/2005/8/layout/orgChart1"/>
    <dgm:cxn modelId="{9796D3D3-C2B5-44D8-BC89-4EFA90285AEE}" type="presParOf" srcId="{D7CB2863-1AD8-4CE6-9679-A84DB9C7866A}" destId="{ED5CD687-2D40-4590-81C8-9A301D527BD7}" srcOrd="5" destOrd="0" presId="urn:microsoft.com/office/officeart/2005/8/layout/orgChart1"/>
    <dgm:cxn modelId="{93FF6675-B232-4D8F-8B32-489931E763D1}" type="presParOf" srcId="{ED5CD687-2D40-4590-81C8-9A301D527BD7}" destId="{D9BBDC3A-3F68-4C82-8851-D516655F1F2A}" srcOrd="0" destOrd="0" presId="urn:microsoft.com/office/officeart/2005/8/layout/orgChart1"/>
    <dgm:cxn modelId="{9163A245-FBF8-4C51-964A-6C36C13305DD}" type="presParOf" srcId="{D9BBDC3A-3F68-4C82-8851-D516655F1F2A}" destId="{35ACD49E-65EA-4724-A3B5-9C9E8A9B9B37}" srcOrd="0" destOrd="0" presId="urn:microsoft.com/office/officeart/2005/8/layout/orgChart1"/>
    <dgm:cxn modelId="{D6EE883B-2C79-4CD5-8BFA-42CA8F7265F0}" type="presParOf" srcId="{D9BBDC3A-3F68-4C82-8851-D516655F1F2A}" destId="{4A816343-430D-400C-9151-2FF501AEE41A}" srcOrd="1" destOrd="0" presId="urn:microsoft.com/office/officeart/2005/8/layout/orgChart1"/>
    <dgm:cxn modelId="{1620BC6E-CE1A-4B56-8811-51BC60D4CB7C}" type="presParOf" srcId="{ED5CD687-2D40-4590-81C8-9A301D527BD7}" destId="{4706630E-223F-4555-81A5-028E58FB25A8}" srcOrd="1" destOrd="0" presId="urn:microsoft.com/office/officeart/2005/8/layout/orgChart1"/>
    <dgm:cxn modelId="{FA329184-4F43-48BC-A0EE-D39006460C62}" type="presParOf" srcId="{ED5CD687-2D40-4590-81C8-9A301D527BD7}" destId="{B976BF0F-BFCA-4A6C-AD68-8DBFE0B079FD}" srcOrd="2" destOrd="0" presId="urn:microsoft.com/office/officeart/2005/8/layout/orgChart1"/>
    <dgm:cxn modelId="{9C0586C9-58C5-437D-AD39-7CDFF21A2B78}" type="presParOf" srcId="{D7CB2863-1AD8-4CE6-9679-A84DB9C7866A}" destId="{4CFA0DE1-F281-476A-9B3F-AE7FDC39E92F}" srcOrd="6" destOrd="0" presId="urn:microsoft.com/office/officeart/2005/8/layout/orgChart1"/>
    <dgm:cxn modelId="{59C5E146-8F7F-4874-B5E4-2DF8D88C79B5}" type="presParOf" srcId="{D7CB2863-1AD8-4CE6-9679-A84DB9C7866A}" destId="{DB55CC8B-0980-4DE2-A705-6C2AC272FB4F}" srcOrd="7" destOrd="0" presId="urn:microsoft.com/office/officeart/2005/8/layout/orgChart1"/>
    <dgm:cxn modelId="{309624BA-F3B6-4269-ACD0-970F17B1FA66}" type="presParOf" srcId="{DB55CC8B-0980-4DE2-A705-6C2AC272FB4F}" destId="{7BAE58F9-46E7-40AE-B276-73804108830C}" srcOrd="0" destOrd="0" presId="urn:microsoft.com/office/officeart/2005/8/layout/orgChart1"/>
    <dgm:cxn modelId="{A0605966-8B8B-483C-A6A3-718744DDC056}" type="presParOf" srcId="{7BAE58F9-46E7-40AE-B276-73804108830C}" destId="{9BC0B8FD-9831-4092-A1A8-F70ECA700E7E}" srcOrd="0" destOrd="0" presId="urn:microsoft.com/office/officeart/2005/8/layout/orgChart1"/>
    <dgm:cxn modelId="{9FB6DE88-7BAA-4F6D-8C1C-BA61ABFBCCD0}" type="presParOf" srcId="{7BAE58F9-46E7-40AE-B276-73804108830C}" destId="{244FC028-5B3E-414A-93E4-E07D6CEED339}" srcOrd="1" destOrd="0" presId="urn:microsoft.com/office/officeart/2005/8/layout/orgChart1"/>
    <dgm:cxn modelId="{CCF48770-FFF3-4061-A035-FBD8E9256EA9}" type="presParOf" srcId="{DB55CC8B-0980-4DE2-A705-6C2AC272FB4F}" destId="{25AFD8D2-68E1-4D2C-85BD-63AB19E37E53}" srcOrd="1" destOrd="0" presId="urn:microsoft.com/office/officeart/2005/8/layout/orgChart1"/>
    <dgm:cxn modelId="{0CEB717B-EAE7-4F71-87E7-AE49B8FF8EB3}" type="presParOf" srcId="{DB55CC8B-0980-4DE2-A705-6C2AC272FB4F}" destId="{CBDFAD93-FB75-4582-860C-0DD7C5D3E536}" srcOrd="2" destOrd="0" presId="urn:microsoft.com/office/officeart/2005/8/layout/orgChart1"/>
    <dgm:cxn modelId="{F533077A-AA5D-4779-B8E8-163688DE6EC3}" type="presParOf" srcId="{D7CB2863-1AD8-4CE6-9679-A84DB9C7866A}" destId="{64BEDF23-5C54-4BFD-B7C1-B21D292C560E}" srcOrd="8" destOrd="0" presId="urn:microsoft.com/office/officeart/2005/8/layout/orgChart1"/>
    <dgm:cxn modelId="{38FF9C96-6D43-4694-B4B9-E1C6976B1C5E}" type="presParOf" srcId="{D7CB2863-1AD8-4CE6-9679-A84DB9C7866A}" destId="{07436284-A653-44FA-BB25-91DB73602FEB}" srcOrd="9" destOrd="0" presId="urn:microsoft.com/office/officeart/2005/8/layout/orgChart1"/>
    <dgm:cxn modelId="{26EA56E8-B220-46C4-AA6A-78FF9972E58C}" type="presParOf" srcId="{07436284-A653-44FA-BB25-91DB73602FEB}" destId="{257B1304-E15D-4CAC-B319-C15EE5F7F505}" srcOrd="0" destOrd="0" presId="urn:microsoft.com/office/officeart/2005/8/layout/orgChart1"/>
    <dgm:cxn modelId="{B1C5D1B5-B6E4-4760-AE92-5FF78E40FE9F}" type="presParOf" srcId="{257B1304-E15D-4CAC-B319-C15EE5F7F505}" destId="{311DB199-0BDD-4F4F-A98C-E530E494F712}" srcOrd="0" destOrd="0" presId="urn:microsoft.com/office/officeart/2005/8/layout/orgChart1"/>
    <dgm:cxn modelId="{FE0EFB6D-D18E-4DA9-B405-7BE3402582FE}" type="presParOf" srcId="{257B1304-E15D-4CAC-B319-C15EE5F7F505}" destId="{001F3F8B-26C6-4B0D-9007-00BD21039EC0}" srcOrd="1" destOrd="0" presId="urn:microsoft.com/office/officeart/2005/8/layout/orgChart1"/>
    <dgm:cxn modelId="{FDE73077-A7D7-45C2-903B-2ADFF6194671}" type="presParOf" srcId="{07436284-A653-44FA-BB25-91DB73602FEB}" destId="{07241CC7-FBFD-4AB5-A2B1-5CA5601F15DD}" srcOrd="1" destOrd="0" presId="urn:microsoft.com/office/officeart/2005/8/layout/orgChart1"/>
    <dgm:cxn modelId="{60C66BCF-B57B-402E-95C4-A2ABFD197338}" type="presParOf" srcId="{07436284-A653-44FA-BB25-91DB73602FEB}" destId="{F4DA5FD8-E47D-4D1B-AA9D-8B20021737A7}" srcOrd="2" destOrd="0" presId="urn:microsoft.com/office/officeart/2005/8/layout/orgChart1"/>
    <dgm:cxn modelId="{3F123540-12C5-4E5A-9746-4BC2D7DDE7B8}" type="presParOf" srcId="{D7CB2863-1AD8-4CE6-9679-A84DB9C7866A}" destId="{BB4B4C6D-3246-4C59-881F-A0E8AD4128EF}" srcOrd="10" destOrd="0" presId="urn:microsoft.com/office/officeart/2005/8/layout/orgChart1"/>
    <dgm:cxn modelId="{93080E25-C15E-4E18-82D0-165195B90A04}" type="presParOf" srcId="{D7CB2863-1AD8-4CE6-9679-A84DB9C7866A}" destId="{06581764-C279-4CFC-A920-376EA31A2668}" srcOrd="11" destOrd="0" presId="urn:microsoft.com/office/officeart/2005/8/layout/orgChart1"/>
    <dgm:cxn modelId="{A4FB110E-336A-483D-8053-986C1FF0C11B}" type="presParOf" srcId="{06581764-C279-4CFC-A920-376EA31A2668}" destId="{88C02A04-C8D1-4107-BCC0-2F20437D480B}" srcOrd="0" destOrd="0" presId="urn:microsoft.com/office/officeart/2005/8/layout/orgChart1"/>
    <dgm:cxn modelId="{57D6A245-F0DF-4DD3-A8D2-C2CE272781F1}" type="presParOf" srcId="{88C02A04-C8D1-4107-BCC0-2F20437D480B}" destId="{E741732C-484B-4A10-8037-EBA87BA263CD}" srcOrd="0" destOrd="0" presId="urn:microsoft.com/office/officeart/2005/8/layout/orgChart1"/>
    <dgm:cxn modelId="{52F696D1-8F83-4C73-92FD-63752D31EAD8}" type="presParOf" srcId="{88C02A04-C8D1-4107-BCC0-2F20437D480B}" destId="{76B7928F-1D6D-4898-9FA1-943299D6F46F}" srcOrd="1" destOrd="0" presId="urn:microsoft.com/office/officeart/2005/8/layout/orgChart1"/>
    <dgm:cxn modelId="{D325158F-8B63-4A1E-AAC2-EB72333D21E2}" type="presParOf" srcId="{06581764-C279-4CFC-A920-376EA31A2668}" destId="{DDDAD368-A089-45EE-AAF6-2109830D0F7F}" srcOrd="1" destOrd="0" presId="urn:microsoft.com/office/officeart/2005/8/layout/orgChart1"/>
    <dgm:cxn modelId="{A752CFC3-BD30-40C6-9AB7-EE868B1D60EE}" type="presParOf" srcId="{06581764-C279-4CFC-A920-376EA31A2668}" destId="{FD46A123-6D9A-40C4-834E-1AEF70FF0385}" srcOrd="2" destOrd="0" presId="urn:microsoft.com/office/officeart/2005/8/layout/orgChart1"/>
    <dgm:cxn modelId="{4135D221-FAE7-446D-A63A-F107BF3D37DB}" type="presParOf" srcId="{6669B869-4BD7-4EC7-875E-F7D2AF726ACD}" destId="{BECBBA2F-6DC6-4832-BA45-FD403FA142EC}" srcOrd="2" destOrd="0" presId="urn:microsoft.com/office/officeart/2005/8/layout/orgChart1"/>
    <dgm:cxn modelId="{4BF51265-83F5-4B09-8330-5BC48B0B5338}" type="presParOf" srcId="{F36BEBAD-F893-42A6-8B88-36F8FA8B7CAF}" destId="{09149A67-B474-46B2-9BC5-26BA4F6134C0}" srcOrd="2" destOrd="0" presId="urn:microsoft.com/office/officeart/2005/8/layout/orgChart1"/>
    <dgm:cxn modelId="{678DD955-55C7-4062-8C4C-99A8E3221A23}" type="presParOf" srcId="{F36BEBAD-F893-42A6-8B88-36F8FA8B7CAF}" destId="{09C9F81D-EC26-4B5C-978C-7F1C56432D62}" srcOrd="3" destOrd="0" presId="urn:microsoft.com/office/officeart/2005/8/layout/orgChart1"/>
    <dgm:cxn modelId="{A9C42F56-6C62-4533-A72A-EB78F1DF99DC}" type="presParOf" srcId="{09C9F81D-EC26-4B5C-978C-7F1C56432D62}" destId="{C1CBCC98-08F1-4228-8518-02DDD3247302}" srcOrd="0" destOrd="0" presId="urn:microsoft.com/office/officeart/2005/8/layout/orgChart1"/>
    <dgm:cxn modelId="{705138FB-A617-4FA7-B41E-B817CC2CF558}" type="presParOf" srcId="{C1CBCC98-08F1-4228-8518-02DDD3247302}" destId="{81E32552-0014-4A23-9DB5-FBA3B0AC43EA}" srcOrd="0" destOrd="0" presId="urn:microsoft.com/office/officeart/2005/8/layout/orgChart1"/>
    <dgm:cxn modelId="{6BC9E1E7-411A-4982-AECB-BD5E467D4A4A}" type="presParOf" srcId="{C1CBCC98-08F1-4228-8518-02DDD3247302}" destId="{92A4404F-76E5-4A48-8C28-4EA463686828}" srcOrd="1" destOrd="0" presId="urn:microsoft.com/office/officeart/2005/8/layout/orgChart1"/>
    <dgm:cxn modelId="{AA48AAF9-AFF1-480C-94C5-7D3EF242DC01}" type="presParOf" srcId="{09C9F81D-EC26-4B5C-978C-7F1C56432D62}" destId="{D4DE701C-A6F3-417E-BF46-65E65FD0ED0E}" srcOrd="1" destOrd="0" presId="urn:microsoft.com/office/officeart/2005/8/layout/orgChart1"/>
    <dgm:cxn modelId="{BA7A3313-580A-48E5-B1C0-63325F2E48B2}" type="presParOf" srcId="{D4DE701C-A6F3-417E-BF46-65E65FD0ED0E}" destId="{A526BB51-C1E1-4125-B38C-D4AD52FA8282}" srcOrd="0" destOrd="0" presId="urn:microsoft.com/office/officeart/2005/8/layout/orgChart1"/>
    <dgm:cxn modelId="{C605177C-B380-4FA8-A81E-7C7B40227ED9}" type="presParOf" srcId="{D4DE701C-A6F3-417E-BF46-65E65FD0ED0E}" destId="{EE8B6AC8-91F7-4C72-8F35-17552A01EB27}" srcOrd="1" destOrd="0" presId="urn:microsoft.com/office/officeart/2005/8/layout/orgChart1"/>
    <dgm:cxn modelId="{DE78618F-D73B-499E-A3BC-87C673423B4B}" type="presParOf" srcId="{EE8B6AC8-91F7-4C72-8F35-17552A01EB27}" destId="{C67F7D4F-9AAD-409B-8165-92B69DE49A7A}" srcOrd="0" destOrd="0" presId="urn:microsoft.com/office/officeart/2005/8/layout/orgChart1"/>
    <dgm:cxn modelId="{71959707-FEB9-4CC4-81B3-F1218E9CB01C}" type="presParOf" srcId="{C67F7D4F-9AAD-409B-8165-92B69DE49A7A}" destId="{6B50AD1A-0604-4870-B4C0-EC67FB46CD3A}" srcOrd="0" destOrd="0" presId="urn:microsoft.com/office/officeart/2005/8/layout/orgChart1"/>
    <dgm:cxn modelId="{10D17BE0-7E6E-43D0-B08C-53660892B193}" type="presParOf" srcId="{C67F7D4F-9AAD-409B-8165-92B69DE49A7A}" destId="{E3207E04-E66F-4D92-B4DC-A5FE6616D1B7}" srcOrd="1" destOrd="0" presId="urn:microsoft.com/office/officeart/2005/8/layout/orgChart1"/>
    <dgm:cxn modelId="{B75109BB-F334-44DE-B966-A147E18EB5AF}" type="presParOf" srcId="{EE8B6AC8-91F7-4C72-8F35-17552A01EB27}" destId="{B1076658-8970-442B-B2B9-81F393DF3B49}" srcOrd="1" destOrd="0" presId="urn:microsoft.com/office/officeart/2005/8/layout/orgChart1"/>
    <dgm:cxn modelId="{2511D28B-BC99-451E-9A09-8822121EAB1C}" type="presParOf" srcId="{B1076658-8970-442B-B2B9-81F393DF3B49}" destId="{8001C89B-40B6-4660-854D-A884027BD33C}" srcOrd="0" destOrd="0" presId="urn:microsoft.com/office/officeart/2005/8/layout/orgChart1"/>
    <dgm:cxn modelId="{C5C198C0-A3EE-4115-9E08-0598BF91333A}" type="presParOf" srcId="{B1076658-8970-442B-B2B9-81F393DF3B49}" destId="{345D97CC-7D82-4B91-917E-743722C2684E}" srcOrd="1" destOrd="0" presId="urn:microsoft.com/office/officeart/2005/8/layout/orgChart1"/>
    <dgm:cxn modelId="{98887F04-C304-4198-9B9D-2A3ECD93C2FC}" type="presParOf" srcId="{345D97CC-7D82-4B91-917E-743722C2684E}" destId="{51341957-C966-491A-863E-96FDC9E7B733}" srcOrd="0" destOrd="0" presId="urn:microsoft.com/office/officeart/2005/8/layout/orgChart1"/>
    <dgm:cxn modelId="{A14A5836-FA37-44E5-A014-C334836C2CD3}" type="presParOf" srcId="{51341957-C966-491A-863E-96FDC9E7B733}" destId="{D072591C-43CE-4BDC-AFD9-3E1B89A5ACED}" srcOrd="0" destOrd="0" presId="urn:microsoft.com/office/officeart/2005/8/layout/orgChart1"/>
    <dgm:cxn modelId="{E8CC1079-6877-46D7-B7F7-12862CF0C4A8}" type="presParOf" srcId="{51341957-C966-491A-863E-96FDC9E7B733}" destId="{5524AE90-8D23-49AF-8BA9-2C76870EAFB6}" srcOrd="1" destOrd="0" presId="urn:microsoft.com/office/officeart/2005/8/layout/orgChart1"/>
    <dgm:cxn modelId="{2B7DF3A0-5DC2-4D8D-9007-93151320353E}" type="presParOf" srcId="{345D97CC-7D82-4B91-917E-743722C2684E}" destId="{9B258F1D-B419-4935-B4B0-86FE84167A08}" srcOrd="1" destOrd="0" presId="urn:microsoft.com/office/officeart/2005/8/layout/orgChart1"/>
    <dgm:cxn modelId="{067C7B68-CB2D-495D-9AEE-E3E604F7F233}" type="presParOf" srcId="{345D97CC-7D82-4B91-917E-743722C2684E}" destId="{673D6763-C9A0-4E52-8D21-BE6A64C1DF26}" srcOrd="2" destOrd="0" presId="urn:microsoft.com/office/officeart/2005/8/layout/orgChart1"/>
    <dgm:cxn modelId="{50107606-EB75-49E9-8BBA-1309F9C7D952}" type="presParOf" srcId="{B1076658-8970-442B-B2B9-81F393DF3B49}" destId="{01E2CAF8-5A4C-435A-904C-8D9C910D0A6C}" srcOrd="2" destOrd="0" presId="urn:microsoft.com/office/officeart/2005/8/layout/orgChart1"/>
    <dgm:cxn modelId="{BFDFC7E9-45C4-4C67-9692-DE0E7D32E5BD}" type="presParOf" srcId="{B1076658-8970-442B-B2B9-81F393DF3B49}" destId="{FCEEAD7A-DCE2-4BDA-BCE0-E4D2A1613778}" srcOrd="3" destOrd="0" presId="urn:microsoft.com/office/officeart/2005/8/layout/orgChart1"/>
    <dgm:cxn modelId="{3889AE28-B1D8-4FDF-9EA0-58A1F92CC87D}" type="presParOf" srcId="{FCEEAD7A-DCE2-4BDA-BCE0-E4D2A1613778}" destId="{75919450-1012-4353-A95A-8A59AA8A48EF}" srcOrd="0" destOrd="0" presId="urn:microsoft.com/office/officeart/2005/8/layout/orgChart1"/>
    <dgm:cxn modelId="{1A1AE006-7210-4F65-9CBE-AFAAB72AE483}" type="presParOf" srcId="{75919450-1012-4353-A95A-8A59AA8A48EF}" destId="{2F1509E3-52C2-420C-AB6E-9D3D00D7AFA7}" srcOrd="0" destOrd="0" presId="urn:microsoft.com/office/officeart/2005/8/layout/orgChart1"/>
    <dgm:cxn modelId="{51E4AA47-6C1C-4451-B7AE-FA7A1DC4CDD8}" type="presParOf" srcId="{75919450-1012-4353-A95A-8A59AA8A48EF}" destId="{92D69785-E916-4A10-AEE1-6292EB1CEAA1}" srcOrd="1" destOrd="0" presId="urn:microsoft.com/office/officeart/2005/8/layout/orgChart1"/>
    <dgm:cxn modelId="{91434BA8-ED1C-42C0-BAF8-9E5E621F9CED}" type="presParOf" srcId="{FCEEAD7A-DCE2-4BDA-BCE0-E4D2A1613778}" destId="{AFD60069-FB51-4D23-A1CD-044022796934}" srcOrd="1" destOrd="0" presId="urn:microsoft.com/office/officeart/2005/8/layout/orgChart1"/>
    <dgm:cxn modelId="{207EA06D-7C02-4C34-995B-6AA5DD1FB582}" type="presParOf" srcId="{FCEEAD7A-DCE2-4BDA-BCE0-E4D2A1613778}" destId="{C904AB0A-DC26-4A41-A409-EB07B1A0E712}" srcOrd="2" destOrd="0" presId="urn:microsoft.com/office/officeart/2005/8/layout/orgChart1"/>
    <dgm:cxn modelId="{A1DF5D9A-4614-4852-BB91-BA9AD9380834}" type="presParOf" srcId="{EE8B6AC8-91F7-4C72-8F35-17552A01EB27}" destId="{955F9E14-1525-4031-95F8-046C47AB10D9}" srcOrd="2" destOrd="0" presId="urn:microsoft.com/office/officeart/2005/8/layout/orgChart1"/>
    <dgm:cxn modelId="{A5E04577-4C45-49BB-8FD0-EC81118D2628}" type="presParOf" srcId="{D4DE701C-A6F3-417E-BF46-65E65FD0ED0E}" destId="{5870B902-C4E2-4503-A781-168B241C97C6}" srcOrd="2" destOrd="0" presId="urn:microsoft.com/office/officeart/2005/8/layout/orgChart1"/>
    <dgm:cxn modelId="{AE041715-D590-4AA5-A2FB-0FA96406FAE5}" type="presParOf" srcId="{D4DE701C-A6F3-417E-BF46-65E65FD0ED0E}" destId="{22155801-94E6-4CD2-BBBE-D911485995E8}" srcOrd="3" destOrd="0" presId="urn:microsoft.com/office/officeart/2005/8/layout/orgChart1"/>
    <dgm:cxn modelId="{E6E5DE17-D5B3-4A5A-9885-F32E35D7B6CA}" type="presParOf" srcId="{22155801-94E6-4CD2-BBBE-D911485995E8}" destId="{9521621A-09FB-408E-8DB4-8DB40613EB81}" srcOrd="0" destOrd="0" presId="urn:microsoft.com/office/officeart/2005/8/layout/orgChart1"/>
    <dgm:cxn modelId="{A444BFC7-BD77-4420-AFB8-F42ADDD7A2E8}" type="presParOf" srcId="{9521621A-09FB-408E-8DB4-8DB40613EB81}" destId="{334C8A6A-DA49-4114-97D2-E18E16655825}" srcOrd="0" destOrd="0" presId="urn:microsoft.com/office/officeart/2005/8/layout/orgChart1"/>
    <dgm:cxn modelId="{34AAFBC7-D20A-43A8-B4A3-2101997C703F}" type="presParOf" srcId="{9521621A-09FB-408E-8DB4-8DB40613EB81}" destId="{806EBA49-C58E-4AF4-9529-09F475508214}" srcOrd="1" destOrd="0" presId="urn:microsoft.com/office/officeart/2005/8/layout/orgChart1"/>
    <dgm:cxn modelId="{42081A02-B3AA-4953-B07B-3CB23D1A40B5}" type="presParOf" srcId="{22155801-94E6-4CD2-BBBE-D911485995E8}" destId="{51009BE7-1272-4A98-95B7-38852E7B4797}" srcOrd="1" destOrd="0" presId="urn:microsoft.com/office/officeart/2005/8/layout/orgChart1"/>
    <dgm:cxn modelId="{F1BC2DC3-25B7-474D-B404-84539760893B}" type="presParOf" srcId="{51009BE7-1272-4A98-95B7-38852E7B4797}" destId="{9C54B795-D9D1-4A85-9678-88FADCDA0F2B}" srcOrd="0" destOrd="0" presId="urn:microsoft.com/office/officeart/2005/8/layout/orgChart1"/>
    <dgm:cxn modelId="{44419EAA-14F5-47A6-A5E7-86568F258001}" type="presParOf" srcId="{51009BE7-1272-4A98-95B7-38852E7B4797}" destId="{89333654-B3D5-4AB7-A059-ABD01314AD69}" srcOrd="1" destOrd="0" presId="urn:microsoft.com/office/officeart/2005/8/layout/orgChart1"/>
    <dgm:cxn modelId="{D9211333-41EF-40EA-A9A8-C56F87BB8975}" type="presParOf" srcId="{89333654-B3D5-4AB7-A059-ABD01314AD69}" destId="{66EFC09E-41CA-4562-B096-BED36B6A06DB}" srcOrd="0" destOrd="0" presId="urn:microsoft.com/office/officeart/2005/8/layout/orgChart1"/>
    <dgm:cxn modelId="{94736C18-81D5-4E42-9914-50ED141F3D98}" type="presParOf" srcId="{66EFC09E-41CA-4562-B096-BED36B6A06DB}" destId="{5621C843-3CC4-41A9-ABB7-3F33F32B078C}" srcOrd="0" destOrd="0" presId="urn:microsoft.com/office/officeart/2005/8/layout/orgChart1"/>
    <dgm:cxn modelId="{6F5A61E6-821E-4264-A223-1EB45FDCB692}" type="presParOf" srcId="{66EFC09E-41CA-4562-B096-BED36B6A06DB}" destId="{32A0B861-D54C-4E27-B984-4863353C1CE7}" srcOrd="1" destOrd="0" presId="urn:microsoft.com/office/officeart/2005/8/layout/orgChart1"/>
    <dgm:cxn modelId="{0F38EBBF-4AF0-4A33-B8DE-BB3D78530741}" type="presParOf" srcId="{89333654-B3D5-4AB7-A059-ABD01314AD69}" destId="{8A9559FF-93D5-4823-81FB-413D6E781F68}" srcOrd="1" destOrd="0" presId="urn:microsoft.com/office/officeart/2005/8/layout/orgChart1"/>
    <dgm:cxn modelId="{06063784-1F4F-491E-875E-D6049F6D02C6}" type="presParOf" srcId="{89333654-B3D5-4AB7-A059-ABD01314AD69}" destId="{DE7D005A-7360-4E99-A213-70DB72BC733B}" srcOrd="2" destOrd="0" presId="urn:microsoft.com/office/officeart/2005/8/layout/orgChart1"/>
    <dgm:cxn modelId="{72A292D3-007D-414B-BD06-2F34C352B6D8}" type="presParOf" srcId="{51009BE7-1272-4A98-95B7-38852E7B4797}" destId="{6F73E004-3393-474E-B882-6D25B5B303C1}" srcOrd="2" destOrd="0" presId="urn:microsoft.com/office/officeart/2005/8/layout/orgChart1"/>
    <dgm:cxn modelId="{E4C66847-3AC9-417C-8F5F-C2320F172AD6}" type="presParOf" srcId="{51009BE7-1272-4A98-95B7-38852E7B4797}" destId="{C1B718FD-89B5-4968-8D3A-268835C8DD85}" srcOrd="3" destOrd="0" presId="urn:microsoft.com/office/officeart/2005/8/layout/orgChart1"/>
    <dgm:cxn modelId="{1258F011-D0D9-46D1-9EB3-C86D36949860}" type="presParOf" srcId="{C1B718FD-89B5-4968-8D3A-268835C8DD85}" destId="{833BE123-F446-4751-875E-6904519BB0F2}" srcOrd="0" destOrd="0" presId="urn:microsoft.com/office/officeart/2005/8/layout/orgChart1"/>
    <dgm:cxn modelId="{59B22C14-D488-4C9B-9A85-8A449C3780A4}" type="presParOf" srcId="{833BE123-F446-4751-875E-6904519BB0F2}" destId="{5C530DB6-8311-4D4C-9F15-463B9E826DF9}" srcOrd="0" destOrd="0" presId="urn:microsoft.com/office/officeart/2005/8/layout/orgChart1"/>
    <dgm:cxn modelId="{BCE52444-3CE1-40B7-AD1A-FBD8CA77F7BB}" type="presParOf" srcId="{833BE123-F446-4751-875E-6904519BB0F2}" destId="{1966D404-3D30-4290-A1E6-CBBD5BCC9CDC}" srcOrd="1" destOrd="0" presId="urn:microsoft.com/office/officeart/2005/8/layout/orgChart1"/>
    <dgm:cxn modelId="{D923E486-4A43-496F-A0E3-BAE4736A2868}" type="presParOf" srcId="{C1B718FD-89B5-4968-8D3A-268835C8DD85}" destId="{B8580333-F92F-4357-8033-9FD82A4BBE51}" srcOrd="1" destOrd="0" presId="urn:microsoft.com/office/officeart/2005/8/layout/orgChart1"/>
    <dgm:cxn modelId="{F21C57F9-0F31-4EA1-A5FE-878FF5EA8D1D}" type="presParOf" srcId="{C1B718FD-89B5-4968-8D3A-268835C8DD85}" destId="{DB21D17F-0E86-4251-8CD7-A06C160F7B63}" srcOrd="2" destOrd="0" presId="urn:microsoft.com/office/officeart/2005/8/layout/orgChart1"/>
    <dgm:cxn modelId="{646B14BE-C7AE-4257-85C6-6E4506261C8B}" type="presParOf" srcId="{22155801-94E6-4CD2-BBBE-D911485995E8}" destId="{0F9CE346-E92E-4505-B599-F7940DCBE7F4}" srcOrd="2" destOrd="0" presId="urn:microsoft.com/office/officeart/2005/8/layout/orgChart1"/>
    <dgm:cxn modelId="{6B2228A6-9FF3-417C-A704-5B90FB793FB9}" type="presParOf" srcId="{D4DE701C-A6F3-417E-BF46-65E65FD0ED0E}" destId="{CB8EEF13-1240-44B8-80C6-5F7FD3E1775C}" srcOrd="4" destOrd="0" presId="urn:microsoft.com/office/officeart/2005/8/layout/orgChart1"/>
    <dgm:cxn modelId="{948AFF3C-7962-4995-A056-2A3B6503204A}" type="presParOf" srcId="{D4DE701C-A6F3-417E-BF46-65E65FD0ED0E}" destId="{2F92C196-504D-4161-BAD6-593E615FB10C}" srcOrd="5" destOrd="0" presId="urn:microsoft.com/office/officeart/2005/8/layout/orgChart1"/>
    <dgm:cxn modelId="{976A8474-017A-46BE-A3A0-B9577BDD4672}" type="presParOf" srcId="{2F92C196-504D-4161-BAD6-593E615FB10C}" destId="{30C27ADB-A596-47A0-A0D5-97A02A9CFE5A}" srcOrd="0" destOrd="0" presId="urn:microsoft.com/office/officeart/2005/8/layout/orgChart1"/>
    <dgm:cxn modelId="{8B6D0B48-7BB3-4003-8D7A-371CF2D530E4}" type="presParOf" srcId="{30C27ADB-A596-47A0-A0D5-97A02A9CFE5A}" destId="{40B0629F-86D3-43F3-B003-F6F2397C156D}" srcOrd="0" destOrd="0" presId="urn:microsoft.com/office/officeart/2005/8/layout/orgChart1"/>
    <dgm:cxn modelId="{A7781B36-915A-4F99-BDD1-26F0C4D1A503}" type="presParOf" srcId="{30C27ADB-A596-47A0-A0D5-97A02A9CFE5A}" destId="{F924E6B9-15DD-4473-B20D-966B12186038}" srcOrd="1" destOrd="0" presId="urn:microsoft.com/office/officeart/2005/8/layout/orgChart1"/>
    <dgm:cxn modelId="{00680F7A-D6F6-46F4-B43F-04BDD13CA10A}" type="presParOf" srcId="{2F92C196-504D-4161-BAD6-593E615FB10C}" destId="{B32F6D59-5966-4878-9079-C478902A7D0F}" srcOrd="1" destOrd="0" presId="urn:microsoft.com/office/officeart/2005/8/layout/orgChart1"/>
    <dgm:cxn modelId="{7F9560DD-923A-4026-89B7-945E0E531CB3}" type="presParOf" srcId="{B32F6D59-5966-4878-9079-C478902A7D0F}" destId="{18D7E538-98E4-445F-B7A8-88C6095CFE4E}" srcOrd="0" destOrd="0" presId="urn:microsoft.com/office/officeart/2005/8/layout/orgChart1"/>
    <dgm:cxn modelId="{96F4C02C-0F09-4DAC-B51D-D012EF0F258C}" type="presParOf" srcId="{B32F6D59-5966-4878-9079-C478902A7D0F}" destId="{D6D1A6AA-17AC-4B51-A11D-345A19FD45B2}" srcOrd="1" destOrd="0" presId="urn:microsoft.com/office/officeart/2005/8/layout/orgChart1"/>
    <dgm:cxn modelId="{B791FBCD-3A44-442B-9769-FC14C24AE142}" type="presParOf" srcId="{D6D1A6AA-17AC-4B51-A11D-345A19FD45B2}" destId="{844B199A-9675-42BC-8D64-4AE0736587D8}" srcOrd="0" destOrd="0" presId="urn:microsoft.com/office/officeart/2005/8/layout/orgChart1"/>
    <dgm:cxn modelId="{FA6EEE5B-4BAA-407D-BF2F-2234C91E46B1}" type="presParOf" srcId="{844B199A-9675-42BC-8D64-4AE0736587D8}" destId="{EF9B26EF-FEB1-4663-8EDC-AA3F7F0A3A1D}" srcOrd="0" destOrd="0" presId="urn:microsoft.com/office/officeart/2005/8/layout/orgChart1"/>
    <dgm:cxn modelId="{9DDD351F-E238-407C-BB08-55A4ECB08C83}" type="presParOf" srcId="{844B199A-9675-42BC-8D64-4AE0736587D8}" destId="{7F63AF74-587D-4434-B6A1-CC9747291ED0}" srcOrd="1" destOrd="0" presId="urn:microsoft.com/office/officeart/2005/8/layout/orgChart1"/>
    <dgm:cxn modelId="{8B09C240-CCE5-4427-B179-B017AB3216B6}" type="presParOf" srcId="{D6D1A6AA-17AC-4B51-A11D-345A19FD45B2}" destId="{32677653-9711-4075-8FCF-515629A77F2B}" srcOrd="1" destOrd="0" presId="urn:microsoft.com/office/officeart/2005/8/layout/orgChart1"/>
    <dgm:cxn modelId="{5251CB37-EDDF-4374-940B-ADA86D07C458}" type="presParOf" srcId="{D6D1A6AA-17AC-4B51-A11D-345A19FD45B2}" destId="{7AD8A046-C919-4D51-B95B-663BAE57E160}" srcOrd="2" destOrd="0" presId="urn:microsoft.com/office/officeart/2005/8/layout/orgChart1"/>
    <dgm:cxn modelId="{79D619E8-B691-4BCC-94F3-B64A91E78F38}" type="presParOf" srcId="{B32F6D59-5966-4878-9079-C478902A7D0F}" destId="{5279D126-AB35-4B76-97A1-DDBB0B64DEBA}" srcOrd="2" destOrd="0" presId="urn:microsoft.com/office/officeart/2005/8/layout/orgChart1"/>
    <dgm:cxn modelId="{CF9AA89B-275E-4CE6-8E72-C3A978F976C9}" type="presParOf" srcId="{B32F6D59-5966-4878-9079-C478902A7D0F}" destId="{6C1DDB56-5E55-40D4-A217-E76B6572EC36}" srcOrd="3" destOrd="0" presId="urn:microsoft.com/office/officeart/2005/8/layout/orgChart1"/>
    <dgm:cxn modelId="{A779B4A0-2070-41B1-9952-7C4491FD6FB2}" type="presParOf" srcId="{6C1DDB56-5E55-40D4-A217-E76B6572EC36}" destId="{F7B16B27-229E-4A45-BCF5-F6238C1B0779}" srcOrd="0" destOrd="0" presId="urn:microsoft.com/office/officeart/2005/8/layout/orgChart1"/>
    <dgm:cxn modelId="{CD4ED608-EDD4-40FF-AEAA-22B22E4BEAA2}" type="presParOf" srcId="{F7B16B27-229E-4A45-BCF5-F6238C1B0779}" destId="{9DE444B2-BF0A-412C-AD89-EA001824A5E0}" srcOrd="0" destOrd="0" presId="urn:microsoft.com/office/officeart/2005/8/layout/orgChart1"/>
    <dgm:cxn modelId="{2D0A9053-50FD-4D17-8437-9E8B8CDDF0E9}" type="presParOf" srcId="{F7B16B27-229E-4A45-BCF5-F6238C1B0779}" destId="{CCEF0A95-AD08-4543-9706-9EF4422261F8}" srcOrd="1" destOrd="0" presId="urn:microsoft.com/office/officeart/2005/8/layout/orgChart1"/>
    <dgm:cxn modelId="{EE10928F-74B6-4C34-AA9E-3C9FDE8064AC}" type="presParOf" srcId="{6C1DDB56-5E55-40D4-A217-E76B6572EC36}" destId="{9D45BAB4-8E92-4253-8123-2399F5C20A4C}" srcOrd="1" destOrd="0" presId="urn:microsoft.com/office/officeart/2005/8/layout/orgChart1"/>
    <dgm:cxn modelId="{AAB75DF0-AE15-4F7E-89C5-B1441BF11F79}" type="presParOf" srcId="{6C1DDB56-5E55-40D4-A217-E76B6572EC36}" destId="{CD5D7B77-ED6D-46AF-916E-B573CCB2EFB9}" srcOrd="2" destOrd="0" presId="urn:microsoft.com/office/officeart/2005/8/layout/orgChart1"/>
    <dgm:cxn modelId="{DBF393EF-3298-40F7-AE69-EDA774AEAC2C}" type="presParOf" srcId="{2F92C196-504D-4161-BAD6-593E615FB10C}" destId="{CC44F069-F16F-4927-BA58-DBBB00F3B000}" srcOrd="2" destOrd="0" presId="urn:microsoft.com/office/officeart/2005/8/layout/orgChart1"/>
    <dgm:cxn modelId="{D3918508-DC66-4340-A1C6-6EA67B9AD15B}" type="presParOf" srcId="{D4DE701C-A6F3-417E-BF46-65E65FD0ED0E}" destId="{EA46E58B-8A30-45E2-AFBB-EF15D48E1AC4}" srcOrd="6" destOrd="0" presId="urn:microsoft.com/office/officeart/2005/8/layout/orgChart1"/>
    <dgm:cxn modelId="{FEE4D59A-DF4C-4B11-8CE5-65DA5CD8C937}" type="presParOf" srcId="{D4DE701C-A6F3-417E-BF46-65E65FD0ED0E}" destId="{87DBD41D-C1A2-4363-9881-7654188955A8}" srcOrd="7" destOrd="0" presId="urn:microsoft.com/office/officeart/2005/8/layout/orgChart1"/>
    <dgm:cxn modelId="{219C143A-5683-4D99-A494-61CF59F9A7F7}" type="presParOf" srcId="{87DBD41D-C1A2-4363-9881-7654188955A8}" destId="{FB6C5E8A-A358-454E-A063-1FF86AA7C7B0}" srcOrd="0" destOrd="0" presId="urn:microsoft.com/office/officeart/2005/8/layout/orgChart1"/>
    <dgm:cxn modelId="{2BEDA488-54A8-4EFD-B004-A7EF6C7A6EE4}" type="presParOf" srcId="{FB6C5E8A-A358-454E-A063-1FF86AA7C7B0}" destId="{457A0D9F-1595-43D4-BDF8-11754AA05345}" srcOrd="0" destOrd="0" presId="urn:microsoft.com/office/officeart/2005/8/layout/orgChart1"/>
    <dgm:cxn modelId="{CF58D4B5-FE6F-4C1D-85B6-3917D571C8F5}" type="presParOf" srcId="{FB6C5E8A-A358-454E-A063-1FF86AA7C7B0}" destId="{10BBFD0B-560C-4180-A6E2-31312570EBE3}" srcOrd="1" destOrd="0" presId="urn:microsoft.com/office/officeart/2005/8/layout/orgChart1"/>
    <dgm:cxn modelId="{13C287E6-3CB4-45FD-9A74-A86F6B4C91F6}" type="presParOf" srcId="{87DBD41D-C1A2-4363-9881-7654188955A8}" destId="{FA04D75B-3D16-4A7C-BBEC-C762461C94B0}" srcOrd="1" destOrd="0" presId="urn:microsoft.com/office/officeart/2005/8/layout/orgChart1"/>
    <dgm:cxn modelId="{B1490886-B115-4AE4-ACF5-EF7CFAF103DF}" type="presParOf" srcId="{FA04D75B-3D16-4A7C-BBEC-C762461C94B0}" destId="{0BD0B011-9537-40E2-B5A9-D8F38CE796C7}" srcOrd="0" destOrd="0" presId="urn:microsoft.com/office/officeart/2005/8/layout/orgChart1"/>
    <dgm:cxn modelId="{BEBA809C-3833-40DA-B851-C2F5258A6ABA}" type="presParOf" srcId="{FA04D75B-3D16-4A7C-BBEC-C762461C94B0}" destId="{066E012A-645A-4252-A319-F26E041F71D9}" srcOrd="1" destOrd="0" presId="urn:microsoft.com/office/officeart/2005/8/layout/orgChart1"/>
    <dgm:cxn modelId="{41731276-B7DD-4E4A-B6EB-1626C68334B3}" type="presParOf" srcId="{066E012A-645A-4252-A319-F26E041F71D9}" destId="{AD5B234C-F5F1-4B8D-85DF-31CAC9C2CD88}" srcOrd="0" destOrd="0" presId="urn:microsoft.com/office/officeart/2005/8/layout/orgChart1"/>
    <dgm:cxn modelId="{D6F0710B-DCB7-4885-A73D-7C92781EBE99}" type="presParOf" srcId="{AD5B234C-F5F1-4B8D-85DF-31CAC9C2CD88}" destId="{5E3443BD-5B93-4354-8780-FC3D2475013E}" srcOrd="0" destOrd="0" presId="urn:microsoft.com/office/officeart/2005/8/layout/orgChart1"/>
    <dgm:cxn modelId="{0E2F6493-4DA1-4728-8C5F-2B84BBCE5C9F}" type="presParOf" srcId="{AD5B234C-F5F1-4B8D-85DF-31CAC9C2CD88}" destId="{5AD5CBBA-2944-4253-BD64-6E0728D36510}" srcOrd="1" destOrd="0" presId="urn:microsoft.com/office/officeart/2005/8/layout/orgChart1"/>
    <dgm:cxn modelId="{2FF9E48F-22D9-4ACE-A058-2C1A58ACF9FD}" type="presParOf" srcId="{066E012A-645A-4252-A319-F26E041F71D9}" destId="{BCDDF22B-D893-47C5-BA43-D92EAF53A9B3}" srcOrd="1" destOrd="0" presId="urn:microsoft.com/office/officeart/2005/8/layout/orgChart1"/>
    <dgm:cxn modelId="{97CED588-922E-4E31-8A48-BD5CF72CBF80}" type="presParOf" srcId="{066E012A-645A-4252-A319-F26E041F71D9}" destId="{832ADC92-7B45-4ECC-8064-01A71C0CD57B}" srcOrd="2" destOrd="0" presId="urn:microsoft.com/office/officeart/2005/8/layout/orgChart1"/>
    <dgm:cxn modelId="{E5BA68AA-B163-4B7F-8B7A-CAB6072FB3DD}" type="presParOf" srcId="{FA04D75B-3D16-4A7C-BBEC-C762461C94B0}" destId="{8D5AF1F6-3ED1-4AB1-9ABB-9B4809B0A06B}" srcOrd="2" destOrd="0" presId="urn:microsoft.com/office/officeart/2005/8/layout/orgChart1"/>
    <dgm:cxn modelId="{CED1419D-152C-4A4D-B5FF-4BD0C4263A27}" type="presParOf" srcId="{FA04D75B-3D16-4A7C-BBEC-C762461C94B0}" destId="{A14FD037-085F-464C-BDD1-2D307A22F78D}" srcOrd="3" destOrd="0" presId="urn:microsoft.com/office/officeart/2005/8/layout/orgChart1"/>
    <dgm:cxn modelId="{59B68CB7-FB3D-4BCF-81DB-E8FC1C78DCF4}" type="presParOf" srcId="{A14FD037-085F-464C-BDD1-2D307A22F78D}" destId="{2DA1F74B-69AC-4548-9905-B420CD88D8BB}" srcOrd="0" destOrd="0" presId="urn:microsoft.com/office/officeart/2005/8/layout/orgChart1"/>
    <dgm:cxn modelId="{450BE7A9-8A2F-437C-959E-3BAF2720F65C}" type="presParOf" srcId="{2DA1F74B-69AC-4548-9905-B420CD88D8BB}" destId="{105919A0-17BB-48D6-808D-A52DF1992F91}" srcOrd="0" destOrd="0" presId="urn:microsoft.com/office/officeart/2005/8/layout/orgChart1"/>
    <dgm:cxn modelId="{739293C6-B5E0-482C-A8B5-105D05CEA78B}" type="presParOf" srcId="{2DA1F74B-69AC-4548-9905-B420CD88D8BB}" destId="{73FE9D9F-F9F8-4766-94B9-C966F59BCCD9}" srcOrd="1" destOrd="0" presId="urn:microsoft.com/office/officeart/2005/8/layout/orgChart1"/>
    <dgm:cxn modelId="{A522C403-0608-4024-8976-57E9E98F5C3D}" type="presParOf" srcId="{A14FD037-085F-464C-BDD1-2D307A22F78D}" destId="{30E56397-E61F-4907-9768-F9D138699013}" srcOrd="1" destOrd="0" presId="urn:microsoft.com/office/officeart/2005/8/layout/orgChart1"/>
    <dgm:cxn modelId="{D6408A28-7B83-49A1-9E76-08EE7C3B17EF}" type="presParOf" srcId="{A14FD037-085F-464C-BDD1-2D307A22F78D}" destId="{892792A5-332F-4E47-8876-4080C3EC9E92}" srcOrd="2" destOrd="0" presId="urn:microsoft.com/office/officeart/2005/8/layout/orgChart1"/>
    <dgm:cxn modelId="{C2F76B4D-67DC-46EC-8600-48FDAC031A88}" type="presParOf" srcId="{87DBD41D-C1A2-4363-9881-7654188955A8}" destId="{A29CDEC2-4311-43E4-9E53-4F7156A281E8}" srcOrd="2" destOrd="0" presId="urn:microsoft.com/office/officeart/2005/8/layout/orgChart1"/>
    <dgm:cxn modelId="{30424999-BBD2-4E8D-A154-DB292E82B867}" type="presParOf" srcId="{D4DE701C-A6F3-417E-BF46-65E65FD0ED0E}" destId="{4C932E49-4FD4-4BBC-BDB1-B1A085CDB5D7}" srcOrd="8" destOrd="0" presId="urn:microsoft.com/office/officeart/2005/8/layout/orgChart1"/>
    <dgm:cxn modelId="{DCADDD88-AB5E-48E9-BD25-BDE7ED620119}" type="presParOf" srcId="{D4DE701C-A6F3-417E-BF46-65E65FD0ED0E}" destId="{39002C05-0C83-41D9-875A-2F1DDF2BABA3}" srcOrd="9" destOrd="0" presId="urn:microsoft.com/office/officeart/2005/8/layout/orgChart1"/>
    <dgm:cxn modelId="{69E638F7-86FD-49BF-918B-89E6C14C91BA}" type="presParOf" srcId="{39002C05-0C83-41D9-875A-2F1DDF2BABA3}" destId="{7D18EA13-7BFF-46E5-9FBB-58946775160B}" srcOrd="0" destOrd="0" presId="urn:microsoft.com/office/officeart/2005/8/layout/orgChart1"/>
    <dgm:cxn modelId="{BE998E72-09C6-4BD0-987A-F202AE5420B9}" type="presParOf" srcId="{7D18EA13-7BFF-46E5-9FBB-58946775160B}" destId="{1FA52BEF-E7B8-4977-9C61-29DB0F572B06}" srcOrd="0" destOrd="0" presId="urn:microsoft.com/office/officeart/2005/8/layout/orgChart1"/>
    <dgm:cxn modelId="{AC2C4CCE-7575-441F-8EE7-60AAE7893411}" type="presParOf" srcId="{7D18EA13-7BFF-46E5-9FBB-58946775160B}" destId="{1AC5D481-CB4B-4599-BAA3-8064795B49C2}" srcOrd="1" destOrd="0" presId="urn:microsoft.com/office/officeart/2005/8/layout/orgChart1"/>
    <dgm:cxn modelId="{CD997878-07C8-44FD-8051-A4AD593BDD81}" type="presParOf" srcId="{39002C05-0C83-41D9-875A-2F1DDF2BABA3}" destId="{7A410B7A-B2E0-4246-B682-DF5FF4D9B9D4}" srcOrd="1" destOrd="0" presId="urn:microsoft.com/office/officeart/2005/8/layout/orgChart1"/>
    <dgm:cxn modelId="{B6DAD6AB-A592-46D2-A9DA-FF24BDBAD231}" type="presParOf" srcId="{7A410B7A-B2E0-4246-B682-DF5FF4D9B9D4}" destId="{D32B9B3B-2FF2-433B-9CD9-689677C88512}" srcOrd="0" destOrd="0" presId="urn:microsoft.com/office/officeart/2005/8/layout/orgChart1"/>
    <dgm:cxn modelId="{C0EC890D-A8AE-4703-8EA5-0708CA5CB3C1}" type="presParOf" srcId="{7A410B7A-B2E0-4246-B682-DF5FF4D9B9D4}" destId="{F849DCDF-DA73-4687-927F-57AE65B01C5D}" srcOrd="1" destOrd="0" presId="urn:microsoft.com/office/officeart/2005/8/layout/orgChart1"/>
    <dgm:cxn modelId="{5EF69E6F-C20E-47A9-87E3-1455CC3004BE}" type="presParOf" srcId="{F849DCDF-DA73-4687-927F-57AE65B01C5D}" destId="{7F985345-556B-4540-9369-FE44F5BD9D09}" srcOrd="0" destOrd="0" presId="urn:microsoft.com/office/officeart/2005/8/layout/orgChart1"/>
    <dgm:cxn modelId="{4F785F5F-B0CF-477E-ABAB-614B4427E97C}" type="presParOf" srcId="{7F985345-556B-4540-9369-FE44F5BD9D09}" destId="{6A22EADB-EC6B-4845-BEE2-8BCB75477928}" srcOrd="0" destOrd="0" presId="urn:microsoft.com/office/officeart/2005/8/layout/orgChart1"/>
    <dgm:cxn modelId="{0EBF1D64-D782-45E8-9587-1AD6C94EB87C}" type="presParOf" srcId="{7F985345-556B-4540-9369-FE44F5BD9D09}" destId="{2E700F6E-F2FC-40D1-815C-8123F70CE259}" srcOrd="1" destOrd="0" presId="urn:microsoft.com/office/officeart/2005/8/layout/orgChart1"/>
    <dgm:cxn modelId="{F584ED34-547D-49EE-8196-C79FB85D65FB}" type="presParOf" srcId="{F849DCDF-DA73-4687-927F-57AE65B01C5D}" destId="{EF85F9C1-77A1-45AE-8BCD-D5D6BE6FA35F}" srcOrd="1" destOrd="0" presId="urn:microsoft.com/office/officeart/2005/8/layout/orgChart1"/>
    <dgm:cxn modelId="{1DF23EF1-A1D4-4688-8CF1-29E0301E1DD3}" type="presParOf" srcId="{F849DCDF-DA73-4687-927F-57AE65B01C5D}" destId="{E4E20B64-DA7C-468A-97E0-823EF76132D0}" srcOrd="2" destOrd="0" presId="urn:microsoft.com/office/officeart/2005/8/layout/orgChart1"/>
    <dgm:cxn modelId="{35A7B4AA-4641-41CB-9FD3-6B8D316B064F}" type="presParOf" srcId="{7A410B7A-B2E0-4246-B682-DF5FF4D9B9D4}" destId="{ABBCC3FD-F92F-4FE4-ACB2-F858D294630C}" srcOrd="2" destOrd="0" presId="urn:microsoft.com/office/officeart/2005/8/layout/orgChart1"/>
    <dgm:cxn modelId="{1235B4C4-C703-4328-9FBE-350141F85180}" type="presParOf" srcId="{7A410B7A-B2E0-4246-B682-DF5FF4D9B9D4}" destId="{18A8CFEF-2BE2-469F-9885-8EB111913A90}" srcOrd="3" destOrd="0" presId="urn:microsoft.com/office/officeart/2005/8/layout/orgChart1"/>
    <dgm:cxn modelId="{FB98C0B4-3947-459D-9EE8-DA67C5ED502B}" type="presParOf" srcId="{18A8CFEF-2BE2-469F-9885-8EB111913A90}" destId="{1CB65C6A-305C-4001-BD1B-875FB97CA770}" srcOrd="0" destOrd="0" presId="urn:microsoft.com/office/officeart/2005/8/layout/orgChart1"/>
    <dgm:cxn modelId="{2F1734B5-590C-4470-916F-627B747B4F8C}" type="presParOf" srcId="{1CB65C6A-305C-4001-BD1B-875FB97CA770}" destId="{FD328F50-1D3A-4584-ACF3-936F7A654770}" srcOrd="0" destOrd="0" presId="urn:microsoft.com/office/officeart/2005/8/layout/orgChart1"/>
    <dgm:cxn modelId="{7E4002FE-ACA4-497D-AFB2-A5F5D85B6BC8}" type="presParOf" srcId="{1CB65C6A-305C-4001-BD1B-875FB97CA770}" destId="{2596AFB6-7A03-46B5-BCCE-E0A0F4B64ADB}" srcOrd="1" destOrd="0" presId="urn:microsoft.com/office/officeart/2005/8/layout/orgChart1"/>
    <dgm:cxn modelId="{7D513644-B031-495E-A654-63D5D85D1809}" type="presParOf" srcId="{18A8CFEF-2BE2-469F-9885-8EB111913A90}" destId="{9005B0D0-4E86-4C62-B602-6FCADE2F9371}" srcOrd="1" destOrd="0" presId="urn:microsoft.com/office/officeart/2005/8/layout/orgChart1"/>
    <dgm:cxn modelId="{80CDBA3B-4D30-4A13-9437-D82A35BA18CE}" type="presParOf" srcId="{18A8CFEF-2BE2-469F-9885-8EB111913A90}" destId="{EFC6289E-FEF7-4097-AFC8-ED6BA789E832}" srcOrd="2" destOrd="0" presId="urn:microsoft.com/office/officeart/2005/8/layout/orgChart1"/>
    <dgm:cxn modelId="{28245977-601A-4900-B10F-DF022E2ECA1B}" type="presParOf" srcId="{7A410B7A-B2E0-4246-B682-DF5FF4D9B9D4}" destId="{6EC9F38F-22D7-44B0-8D3C-3224B6BA218A}" srcOrd="4" destOrd="0" presId="urn:microsoft.com/office/officeart/2005/8/layout/orgChart1"/>
    <dgm:cxn modelId="{3466ACF6-6793-4855-A5B8-73491F4A6C7C}" type="presParOf" srcId="{7A410B7A-B2E0-4246-B682-DF5FF4D9B9D4}" destId="{16615DBE-79D8-40CB-9BE3-0FD12FFA0955}" srcOrd="5" destOrd="0" presId="urn:microsoft.com/office/officeart/2005/8/layout/orgChart1"/>
    <dgm:cxn modelId="{DD286F3B-A6D2-4422-8EFE-E709B85AD3E7}" type="presParOf" srcId="{16615DBE-79D8-40CB-9BE3-0FD12FFA0955}" destId="{63279028-D855-4656-8F84-36AB1AD0982A}" srcOrd="0" destOrd="0" presId="urn:microsoft.com/office/officeart/2005/8/layout/orgChart1"/>
    <dgm:cxn modelId="{DF52FFD3-1307-462A-AA31-842B70924C17}" type="presParOf" srcId="{63279028-D855-4656-8F84-36AB1AD0982A}" destId="{809D2621-6253-489B-A20A-E180F94340FC}" srcOrd="0" destOrd="0" presId="urn:microsoft.com/office/officeart/2005/8/layout/orgChart1"/>
    <dgm:cxn modelId="{880022A1-5FE1-4F3A-AB20-157117016AD2}" type="presParOf" srcId="{63279028-D855-4656-8F84-36AB1AD0982A}" destId="{ACFF814B-4473-4CC2-A546-5ACF6538B509}" srcOrd="1" destOrd="0" presId="urn:microsoft.com/office/officeart/2005/8/layout/orgChart1"/>
    <dgm:cxn modelId="{47CE64B8-87E2-42AB-9DC9-90DAAB74614F}" type="presParOf" srcId="{16615DBE-79D8-40CB-9BE3-0FD12FFA0955}" destId="{9E1DBD97-8569-4F4C-B6EF-278C54063D56}" srcOrd="1" destOrd="0" presId="urn:microsoft.com/office/officeart/2005/8/layout/orgChart1"/>
    <dgm:cxn modelId="{063DF746-351B-4E46-AC3F-0EA98562CF80}" type="presParOf" srcId="{16615DBE-79D8-40CB-9BE3-0FD12FFA0955}" destId="{65BAA04B-893D-4087-B5E7-969D93B8676B}" srcOrd="2" destOrd="0" presId="urn:microsoft.com/office/officeart/2005/8/layout/orgChart1"/>
    <dgm:cxn modelId="{6549F89A-7899-45C0-B7CC-0071338A9E22}" type="presParOf" srcId="{39002C05-0C83-41D9-875A-2F1DDF2BABA3}" destId="{EEAAB3E4-35B8-43BC-817B-5C81DC02C055}" srcOrd="2" destOrd="0" presId="urn:microsoft.com/office/officeart/2005/8/layout/orgChart1"/>
    <dgm:cxn modelId="{54C31035-EC82-4A57-96E3-DE2936B55BCF}" type="presParOf" srcId="{D4DE701C-A6F3-417E-BF46-65E65FD0ED0E}" destId="{8E48FE85-9C14-48D9-83F5-FCFACA33E5A8}" srcOrd="10" destOrd="0" presId="urn:microsoft.com/office/officeart/2005/8/layout/orgChart1"/>
    <dgm:cxn modelId="{BEB09AE0-7819-431D-BAF5-469D9BCC47FE}" type="presParOf" srcId="{D4DE701C-A6F3-417E-BF46-65E65FD0ED0E}" destId="{31E1A402-9918-4B4D-BE56-445A061C277C}" srcOrd="11" destOrd="0" presId="urn:microsoft.com/office/officeart/2005/8/layout/orgChart1"/>
    <dgm:cxn modelId="{974FF644-A2A0-4EB6-BBEB-75CE417EF121}" type="presParOf" srcId="{31E1A402-9918-4B4D-BE56-445A061C277C}" destId="{4385BC47-0D38-4691-8D73-56EB8E4CFFF8}" srcOrd="0" destOrd="0" presId="urn:microsoft.com/office/officeart/2005/8/layout/orgChart1"/>
    <dgm:cxn modelId="{D6EE03DE-9EDC-45AB-A14D-1E40044F20E8}" type="presParOf" srcId="{4385BC47-0D38-4691-8D73-56EB8E4CFFF8}" destId="{2FD6CA85-C542-4144-9378-3BE578E663E6}" srcOrd="0" destOrd="0" presId="urn:microsoft.com/office/officeart/2005/8/layout/orgChart1"/>
    <dgm:cxn modelId="{186AA2B2-CB8D-40A2-87A1-0E64E9BD78C8}" type="presParOf" srcId="{4385BC47-0D38-4691-8D73-56EB8E4CFFF8}" destId="{031BCADB-A70E-43BD-ADFA-333601BCAAF3}" srcOrd="1" destOrd="0" presId="urn:microsoft.com/office/officeart/2005/8/layout/orgChart1"/>
    <dgm:cxn modelId="{381A2EE0-955E-4756-A86C-11ECA22F3A4E}" type="presParOf" srcId="{31E1A402-9918-4B4D-BE56-445A061C277C}" destId="{A89708A8-8DA3-4049-BC99-25D1CC5B3079}" srcOrd="1" destOrd="0" presId="urn:microsoft.com/office/officeart/2005/8/layout/orgChart1"/>
    <dgm:cxn modelId="{BFBB4E55-25F4-4237-AA8F-3746C8146FC1}" type="presParOf" srcId="{A89708A8-8DA3-4049-BC99-25D1CC5B3079}" destId="{AE2698CF-CB2C-472C-B3A3-0EA6432DD2A2}" srcOrd="0" destOrd="0" presId="urn:microsoft.com/office/officeart/2005/8/layout/orgChart1"/>
    <dgm:cxn modelId="{12611C28-2165-460F-8B73-8B7DA8F587BE}" type="presParOf" srcId="{A89708A8-8DA3-4049-BC99-25D1CC5B3079}" destId="{0762CB3B-C8CA-4971-9DA2-6D00E184419D}" srcOrd="1" destOrd="0" presId="urn:microsoft.com/office/officeart/2005/8/layout/orgChart1"/>
    <dgm:cxn modelId="{3CBFE254-E4EA-478E-AE44-16486874AAB2}" type="presParOf" srcId="{0762CB3B-C8CA-4971-9DA2-6D00E184419D}" destId="{3B35CA3F-A4C4-4825-B5CE-422245C86F6C}" srcOrd="0" destOrd="0" presId="urn:microsoft.com/office/officeart/2005/8/layout/orgChart1"/>
    <dgm:cxn modelId="{502B609F-418F-41F7-B7F7-79F44C8E97BE}" type="presParOf" srcId="{3B35CA3F-A4C4-4825-B5CE-422245C86F6C}" destId="{D5CBEE3B-8C35-40A7-B9AD-5A1ACA964B7A}" srcOrd="0" destOrd="0" presId="urn:microsoft.com/office/officeart/2005/8/layout/orgChart1"/>
    <dgm:cxn modelId="{377D2628-03C4-494B-903D-197354176375}" type="presParOf" srcId="{3B35CA3F-A4C4-4825-B5CE-422245C86F6C}" destId="{F5C5B718-1C03-4C9A-ADCB-29AD5B15E900}" srcOrd="1" destOrd="0" presId="urn:microsoft.com/office/officeart/2005/8/layout/orgChart1"/>
    <dgm:cxn modelId="{EB439AE0-9794-4442-916F-9A7186F5165F}" type="presParOf" srcId="{0762CB3B-C8CA-4971-9DA2-6D00E184419D}" destId="{E3997D70-9274-4D90-998C-DA6EE11A055B}" srcOrd="1" destOrd="0" presId="urn:microsoft.com/office/officeart/2005/8/layout/orgChart1"/>
    <dgm:cxn modelId="{6A7DF975-79DA-4A3A-B224-8BF90822D9D6}" type="presParOf" srcId="{0762CB3B-C8CA-4971-9DA2-6D00E184419D}" destId="{427E1747-CDBC-4370-BCBB-18FDE0E96CE3}" srcOrd="2" destOrd="0" presId="urn:microsoft.com/office/officeart/2005/8/layout/orgChart1"/>
    <dgm:cxn modelId="{4A5FD631-4738-4871-AE8D-CC77F4F7B3B9}" type="presParOf" srcId="{A89708A8-8DA3-4049-BC99-25D1CC5B3079}" destId="{2E27DA50-F5DD-4606-B44E-64000246EE64}" srcOrd="2" destOrd="0" presId="urn:microsoft.com/office/officeart/2005/8/layout/orgChart1"/>
    <dgm:cxn modelId="{996A757E-091B-4A9A-A3EA-AFE724C24FA6}" type="presParOf" srcId="{A89708A8-8DA3-4049-BC99-25D1CC5B3079}" destId="{FC5B3CF5-CF4C-4963-A06D-FDBE36764DE6}" srcOrd="3" destOrd="0" presId="urn:microsoft.com/office/officeart/2005/8/layout/orgChart1"/>
    <dgm:cxn modelId="{488C045B-ABFD-4E7C-AEE8-9FF096CA5163}" type="presParOf" srcId="{FC5B3CF5-CF4C-4963-A06D-FDBE36764DE6}" destId="{6C9B67CE-6879-43E2-8A37-D4058FB86A1D}" srcOrd="0" destOrd="0" presId="urn:microsoft.com/office/officeart/2005/8/layout/orgChart1"/>
    <dgm:cxn modelId="{252F0032-5D17-4921-8E07-E660295B94AB}" type="presParOf" srcId="{6C9B67CE-6879-43E2-8A37-D4058FB86A1D}" destId="{C41B484C-C3FC-406A-872E-782B005751A2}" srcOrd="0" destOrd="0" presId="urn:microsoft.com/office/officeart/2005/8/layout/orgChart1"/>
    <dgm:cxn modelId="{1A6C004F-1137-4F8F-B125-0694BF22B171}" type="presParOf" srcId="{6C9B67CE-6879-43E2-8A37-D4058FB86A1D}" destId="{C07AFC0A-DE18-4267-8BC9-654EAEC32571}" srcOrd="1" destOrd="0" presId="urn:microsoft.com/office/officeart/2005/8/layout/orgChart1"/>
    <dgm:cxn modelId="{9A2AAE4F-6A6B-4803-BF08-E2A7A7FE1C47}" type="presParOf" srcId="{FC5B3CF5-CF4C-4963-A06D-FDBE36764DE6}" destId="{8F0538DE-1654-44ED-801C-2586EC127DE9}" srcOrd="1" destOrd="0" presId="urn:microsoft.com/office/officeart/2005/8/layout/orgChart1"/>
    <dgm:cxn modelId="{2087198B-3F13-4840-845E-DF5FFA1899FE}" type="presParOf" srcId="{FC5B3CF5-CF4C-4963-A06D-FDBE36764DE6}" destId="{8B83E89E-D2DD-4127-8ECF-D33DDF073E7F}" srcOrd="2" destOrd="0" presId="urn:microsoft.com/office/officeart/2005/8/layout/orgChart1"/>
    <dgm:cxn modelId="{363D6EC2-5B00-44ED-8E0D-C1DFE8224B42}" type="presParOf" srcId="{31E1A402-9918-4B4D-BE56-445A061C277C}" destId="{48C46777-766D-4284-AE48-E96DDFCABFDE}" srcOrd="2" destOrd="0" presId="urn:microsoft.com/office/officeart/2005/8/layout/orgChart1"/>
    <dgm:cxn modelId="{67C5AF0D-38AF-45FE-B4FB-9EAD42A79DB2}" type="presParOf" srcId="{09C9F81D-EC26-4B5C-978C-7F1C56432D62}" destId="{CCC5AE75-72D4-4753-A018-3DA05383C7A8}" srcOrd="2" destOrd="0" presId="urn:microsoft.com/office/officeart/2005/8/layout/orgChart1"/>
    <dgm:cxn modelId="{48D332EF-3AAB-423A-AD78-42F66DFABE25}" type="presParOf" srcId="{F36BEBAD-F893-42A6-8B88-36F8FA8B7CAF}" destId="{8B1006FD-87C7-415B-9F2A-942FC050D8A9}" srcOrd="4" destOrd="0" presId="urn:microsoft.com/office/officeart/2005/8/layout/orgChart1"/>
    <dgm:cxn modelId="{2BD025F9-CBC4-4991-938C-FF00B93A74BA}" type="presParOf" srcId="{F36BEBAD-F893-42A6-8B88-36F8FA8B7CAF}" destId="{F454B4C7-F026-42A7-93DE-A18968E839DA}" srcOrd="5" destOrd="0" presId="urn:microsoft.com/office/officeart/2005/8/layout/orgChart1"/>
    <dgm:cxn modelId="{4CBF1D93-2C22-4A86-A75F-32C6D35C45D3}" type="presParOf" srcId="{F454B4C7-F026-42A7-93DE-A18968E839DA}" destId="{F833F895-407B-4DD6-A48E-8AE752AEB3EB}" srcOrd="0" destOrd="0" presId="urn:microsoft.com/office/officeart/2005/8/layout/orgChart1"/>
    <dgm:cxn modelId="{82EEC05B-BC55-425D-8D0B-4E8FE1489DE6}" type="presParOf" srcId="{F833F895-407B-4DD6-A48E-8AE752AEB3EB}" destId="{0AF11E73-E2F9-4028-A471-9A6B08A586C7}" srcOrd="0" destOrd="0" presId="urn:microsoft.com/office/officeart/2005/8/layout/orgChart1"/>
    <dgm:cxn modelId="{77829F0F-7FE9-4A6F-85F2-4B93B9DAFD1F}" type="presParOf" srcId="{F833F895-407B-4DD6-A48E-8AE752AEB3EB}" destId="{9CF93F4B-F9B2-4A17-B27F-02DEE564475A}" srcOrd="1" destOrd="0" presId="urn:microsoft.com/office/officeart/2005/8/layout/orgChart1"/>
    <dgm:cxn modelId="{7184A945-B23E-4B8F-B152-586D5CDED8FC}" type="presParOf" srcId="{F454B4C7-F026-42A7-93DE-A18968E839DA}" destId="{CB316467-02B9-4470-8FEE-D9CFBC377A92}" srcOrd="1" destOrd="0" presId="urn:microsoft.com/office/officeart/2005/8/layout/orgChart1"/>
    <dgm:cxn modelId="{C4698CD0-4CD7-46BF-A4BE-B5B8AC3650B8}" type="presParOf" srcId="{F454B4C7-F026-42A7-93DE-A18968E839DA}" destId="{647446C7-C508-4B4C-92D3-4DB002A28AE9}" srcOrd="2" destOrd="0" presId="urn:microsoft.com/office/officeart/2005/8/layout/orgChart1"/>
    <dgm:cxn modelId="{241F0B31-0F1B-4C7D-863C-5F149F18F081}" type="presParOf" srcId="{F36BEBAD-F893-42A6-8B88-36F8FA8B7CAF}" destId="{869CFBBF-0CB1-4D6F-9410-BCC18EC6A075}" srcOrd="6" destOrd="0" presId="urn:microsoft.com/office/officeart/2005/8/layout/orgChart1"/>
    <dgm:cxn modelId="{9A8291F9-14B3-4F9D-A7AB-376B34F3CC25}" type="presParOf" srcId="{F36BEBAD-F893-42A6-8B88-36F8FA8B7CAF}" destId="{033C390A-A96D-486F-914B-3A4BDAD72EBE}" srcOrd="7" destOrd="0" presId="urn:microsoft.com/office/officeart/2005/8/layout/orgChart1"/>
    <dgm:cxn modelId="{E49B03F0-379B-458A-A2B3-8FA0FCE9D8AD}" type="presParOf" srcId="{033C390A-A96D-486F-914B-3A4BDAD72EBE}" destId="{1640C2D1-430A-4146-95CC-B8C6FBBCB032}" srcOrd="0" destOrd="0" presId="urn:microsoft.com/office/officeart/2005/8/layout/orgChart1"/>
    <dgm:cxn modelId="{923FB56B-6B38-4D35-9F0F-855714AB1C99}" type="presParOf" srcId="{1640C2D1-430A-4146-95CC-B8C6FBBCB032}" destId="{85555654-7F81-4277-93E9-E68217B4BFC2}" srcOrd="0" destOrd="0" presId="urn:microsoft.com/office/officeart/2005/8/layout/orgChart1"/>
    <dgm:cxn modelId="{005861D1-7B6E-4AF5-957C-D0057F26DD77}" type="presParOf" srcId="{1640C2D1-430A-4146-95CC-B8C6FBBCB032}" destId="{2E4C6BD8-5E8D-4749-BB4A-34B0336DB413}" srcOrd="1" destOrd="0" presId="urn:microsoft.com/office/officeart/2005/8/layout/orgChart1"/>
    <dgm:cxn modelId="{6E133573-0A74-4FC1-8422-04E89AF3D7EE}" type="presParOf" srcId="{033C390A-A96D-486F-914B-3A4BDAD72EBE}" destId="{A284ECE6-6F9C-4106-8BDE-B2FA6E1CD700}" srcOrd="1" destOrd="0" presId="urn:microsoft.com/office/officeart/2005/8/layout/orgChart1"/>
    <dgm:cxn modelId="{7A6FD847-895A-4074-992E-520E5E43B4E6}" type="presParOf" srcId="{033C390A-A96D-486F-914B-3A4BDAD72EBE}" destId="{C68EBC7F-77F3-4A9A-B7D0-98FD06A9D448}" srcOrd="2" destOrd="0" presId="urn:microsoft.com/office/officeart/2005/8/layout/orgChart1"/>
    <dgm:cxn modelId="{7EF3C1F9-EE04-42DE-B788-3021172DB038}" type="presParOf" srcId="{F36BEBAD-F893-42A6-8B88-36F8FA8B7CAF}" destId="{A2D6DD33-2588-401A-B10D-A197B420B093}" srcOrd="8" destOrd="0" presId="urn:microsoft.com/office/officeart/2005/8/layout/orgChart1"/>
    <dgm:cxn modelId="{A9B67B32-4219-4F2B-8043-CB37EBF7D018}" type="presParOf" srcId="{F36BEBAD-F893-42A6-8B88-36F8FA8B7CAF}" destId="{411FE3CC-290B-46C9-92B7-1B4D0C3C46A2}" srcOrd="9" destOrd="0" presId="urn:microsoft.com/office/officeart/2005/8/layout/orgChart1"/>
    <dgm:cxn modelId="{C968CE0F-F04F-462D-B54E-4D39DEDF6CE0}" type="presParOf" srcId="{411FE3CC-290B-46C9-92B7-1B4D0C3C46A2}" destId="{DCDF0862-2D99-44EE-AFA7-12E06BBFC4A7}" srcOrd="0" destOrd="0" presId="urn:microsoft.com/office/officeart/2005/8/layout/orgChart1"/>
    <dgm:cxn modelId="{FFB9CDA6-EC82-4EF3-9191-354060A409F7}" type="presParOf" srcId="{DCDF0862-2D99-44EE-AFA7-12E06BBFC4A7}" destId="{9F25FC70-8423-4C2A-9A84-E30C62DC0D87}" srcOrd="0" destOrd="0" presId="urn:microsoft.com/office/officeart/2005/8/layout/orgChart1"/>
    <dgm:cxn modelId="{E0CA11E8-8CD9-40BA-924A-57C75777B9BE}" type="presParOf" srcId="{DCDF0862-2D99-44EE-AFA7-12E06BBFC4A7}" destId="{747AA693-E4F7-4582-829D-04CF0BEA8E45}" srcOrd="1" destOrd="0" presId="urn:microsoft.com/office/officeart/2005/8/layout/orgChart1"/>
    <dgm:cxn modelId="{9EFC6D36-5EE5-4D46-BA2C-CE30D657EBD0}" type="presParOf" srcId="{411FE3CC-290B-46C9-92B7-1B4D0C3C46A2}" destId="{0AFC1DE1-4C72-4934-83B5-94E7AE8CC7B6}" srcOrd="1" destOrd="0" presId="urn:microsoft.com/office/officeart/2005/8/layout/orgChart1"/>
    <dgm:cxn modelId="{6D923100-B77C-42D0-B4A0-9AA8B26BE304}" type="presParOf" srcId="{411FE3CC-290B-46C9-92B7-1B4D0C3C46A2}" destId="{AF6B1E4F-A506-4E8A-8A74-A11E23955526}" srcOrd="2" destOrd="0" presId="urn:microsoft.com/office/officeart/2005/8/layout/orgChart1"/>
    <dgm:cxn modelId="{1187941E-268A-4D0A-AA51-DDDC4E1281F3}" type="presParOf" srcId="{F36BEBAD-F893-42A6-8B88-36F8FA8B7CAF}" destId="{A3089DAA-10E4-4C4F-A82B-CE0BA85C0730}" srcOrd="10" destOrd="0" presId="urn:microsoft.com/office/officeart/2005/8/layout/orgChart1"/>
    <dgm:cxn modelId="{40CBB95B-A9DE-4780-BFE8-7B40735B50C5}" type="presParOf" srcId="{F36BEBAD-F893-42A6-8B88-36F8FA8B7CAF}" destId="{0DB5DB49-7698-48C0-89B6-CE4AAD40F289}" srcOrd="11" destOrd="0" presId="urn:microsoft.com/office/officeart/2005/8/layout/orgChart1"/>
    <dgm:cxn modelId="{91A319C4-470A-4C24-BEF1-28A6E58D46B8}" type="presParOf" srcId="{0DB5DB49-7698-48C0-89B6-CE4AAD40F289}" destId="{ED822E02-2C0E-43FB-8BC9-3888638BD98E}" srcOrd="0" destOrd="0" presId="urn:microsoft.com/office/officeart/2005/8/layout/orgChart1"/>
    <dgm:cxn modelId="{D9ED7DE5-3746-47F6-A3D6-9E8C4EE52D45}" type="presParOf" srcId="{ED822E02-2C0E-43FB-8BC9-3888638BD98E}" destId="{734AD685-B6F9-4EF0-A32F-DC2B1ACAB11B}" srcOrd="0" destOrd="0" presId="urn:microsoft.com/office/officeart/2005/8/layout/orgChart1"/>
    <dgm:cxn modelId="{0960E876-380B-43A1-99FE-887762E6D759}" type="presParOf" srcId="{ED822E02-2C0E-43FB-8BC9-3888638BD98E}" destId="{DFA6050C-3A69-4815-9F9F-3C211A76FFEF}" srcOrd="1" destOrd="0" presId="urn:microsoft.com/office/officeart/2005/8/layout/orgChart1"/>
    <dgm:cxn modelId="{F50DF189-0C10-4553-BCF3-C6F7327C60B9}" type="presParOf" srcId="{0DB5DB49-7698-48C0-89B6-CE4AAD40F289}" destId="{EFC94998-12D2-4381-AA36-1BA02C6A2BA7}" srcOrd="1" destOrd="0" presId="urn:microsoft.com/office/officeart/2005/8/layout/orgChart1"/>
    <dgm:cxn modelId="{A1E2DCAA-47FC-4294-A284-ECBA26640BBC}" type="presParOf" srcId="{EFC94998-12D2-4381-AA36-1BA02C6A2BA7}" destId="{7BE078B2-BDD0-486D-B74F-62D2C5C689EE}" srcOrd="0" destOrd="0" presId="urn:microsoft.com/office/officeart/2005/8/layout/orgChart1"/>
    <dgm:cxn modelId="{9E688600-2CCB-431F-B97F-EC75DD951A76}" type="presParOf" srcId="{EFC94998-12D2-4381-AA36-1BA02C6A2BA7}" destId="{871D025A-1AF5-4763-B50F-4C1EC686415E}" srcOrd="1" destOrd="0" presId="urn:microsoft.com/office/officeart/2005/8/layout/orgChart1"/>
    <dgm:cxn modelId="{F88AFAAF-3D40-4076-B785-6BFFD73DFC3A}" type="presParOf" srcId="{871D025A-1AF5-4763-B50F-4C1EC686415E}" destId="{8642A794-31F3-4889-ADF9-708D61B35BF8}" srcOrd="0" destOrd="0" presId="urn:microsoft.com/office/officeart/2005/8/layout/orgChart1"/>
    <dgm:cxn modelId="{A1FBBBFC-9AAD-4459-A048-52FC0DE15019}" type="presParOf" srcId="{8642A794-31F3-4889-ADF9-708D61B35BF8}" destId="{417BA42D-F259-4EC1-8B8F-532424D8EEAA}" srcOrd="0" destOrd="0" presId="urn:microsoft.com/office/officeart/2005/8/layout/orgChart1"/>
    <dgm:cxn modelId="{BDE39A2E-FCD2-4471-B70B-A82A984D22E9}" type="presParOf" srcId="{8642A794-31F3-4889-ADF9-708D61B35BF8}" destId="{57C532F3-1924-47DE-B040-AB048E49D23A}" srcOrd="1" destOrd="0" presId="urn:microsoft.com/office/officeart/2005/8/layout/orgChart1"/>
    <dgm:cxn modelId="{9272EDE0-B59E-4C3E-8C45-B2FAC5F2CDC2}" type="presParOf" srcId="{871D025A-1AF5-4763-B50F-4C1EC686415E}" destId="{362B9A7F-DB14-47CD-985F-479C9307FB18}" srcOrd="1" destOrd="0" presId="urn:microsoft.com/office/officeart/2005/8/layout/orgChart1"/>
    <dgm:cxn modelId="{ABE645EB-08F1-45E8-8C23-DED2294AF16E}" type="presParOf" srcId="{871D025A-1AF5-4763-B50F-4C1EC686415E}" destId="{98BEC592-3E8E-4677-B0AA-73EF9C98EA5A}" srcOrd="2" destOrd="0" presId="urn:microsoft.com/office/officeart/2005/8/layout/orgChart1"/>
    <dgm:cxn modelId="{EF45AF5D-E6AE-4D89-9B1D-871D47C88DC6}" type="presParOf" srcId="{EFC94998-12D2-4381-AA36-1BA02C6A2BA7}" destId="{05B74AFD-6854-4642-999A-A85E578E508E}" srcOrd="2" destOrd="0" presId="urn:microsoft.com/office/officeart/2005/8/layout/orgChart1"/>
    <dgm:cxn modelId="{958C531C-E59D-47F0-BD82-0CE5F6DEF9E2}" type="presParOf" srcId="{EFC94998-12D2-4381-AA36-1BA02C6A2BA7}" destId="{DEAA9FDC-7CF4-4E0B-AD34-0D678B1BBC36}" srcOrd="3" destOrd="0" presId="urn:microsoft.com/office/officeart/2005/8/layout/orgChart1"/>
    <dgm:cxn modelId="{6B4DA00D-E3DA-46C0-A628-1A89EA7B7BF7}" type="presParOf" srcId="{DEAA9FDC-7CF4-4E0B-AD34-0D678B1BBC36}" destId="{F096C13A-92F8-49B3-B4E0-649093AB7606}" srcOrd="0" destOrd="0" presId="urn:microsoft.com/office/officeart/2005/8/layout/orgChart1"/>
    <dgm:cxn modelId="{3CD1F1F9-C2AB-44C7-801C-470EDE11A9EB}" type="presParOf" srcId="{F096C13A-92F8-49B3-B4E0-649093AB7606}" destId="{46822B1D-5629-4671-82F4-E2C1125E6910}" srcOrd="0" destOrd="0" presId="urn:microsoft.com/office/officeart/2005/8/layout/orgChart1"/>
    <dgm:cxn modelId="{489C5DF2-ACB1-48D1-A9D7-10BD5C573D15}" type="presParOf" srcId="{F096C13A-92F8-49B3-B4E0-649093AB7606}" destId="{A13EF59E-9E8A-4491-97DB-71A262444546}" srcOrd="1" destOrd="0" presId="urn:microsoft.com/office/officeart/2005/8/layout/orgChart1"/>
    <dgm:cxn modelId="{E2774379-8A26-4633-9A66-D459FC2EC23C}" type="presParOf" srcId="{DEAA9FDC-7CF4-4E0B-AD34-0D678B1BBC36}" destId="{D93F8E32-77FD-4066-870C-0C4566DD1520}" srcOrd="1" destOrd="0" presId="urn:microsoft.com/office/officeart/2005/8/layout/orgChart1"/>
    <dgm:cxn modelId="{EACA8C33-E950-4914-9781-4B46677922E9}" type="presParOf" srcId="{DEAA9FDC-7CF4-4E0B-AD34-0D678B1BBC36}" destId="{DE8C2E80-3F7F-4422-AC02-81C861AA2049}" srcOrd="2" destOrd="0" presId="urn:microsoft.com/office/officeart/2005/8/layout/orgChart1"/>
    <dgm:cxn modelId="{2218F19C-AA16-46FF-8F42-9C58E6909410}" type="presParOf" srcId="{EFC94998-12D2-4381-AA36-1BA02C6A2BA7}" destId="{D70F7A65-3D1E-47B5-942F-B96E078B3721}" srcOrd="4" destOrd="0" presId="urn:microsoft.com/office/officeart/2005/8/layout/orgChart1"/>
    <dgm:cxn modelId="{B77D72E8-97DD-4C2F-8EDE-6A971456453D}" type="presParOf" srcId="{EFC94998-12D2-4381-AA36-1BA02C6A2BA7}" destId="{FF561579-36B5-4F35-A592-CDEED112039A}" srcOrd="5" destOrd="0" presId="urn:microsoft.com/office/officeart/2005/8/layout/orgChart1"/>
    <dgm:cxn modelId="{971B899D-7F1F-46DD-BC52-DE6380BE0304}" type="presParOf" srcId="{FF561579-36B5-4F35-A592-CDEED112039A}" destId="{3B4882C2-7C4D-4829-8585-ABE5C7CDD5B8}" srcOrd="0" destOrd="0" presId="urn:microsoft.com/office/officeart/2005/8/layout/orgChart1"/>
    <dgm:cxn modelId="{8CFA84CD-C131-462C-9EDB-7A7DB4EFD8FC}" type="presParOf" srcId="{3B4882C2-7C4D-4829-8585-ABE5C7CDD5B8}" destId="{9668A9E8-E44F-493E-A580-2B4A7CA7B7B6}" srcOrd="0" destOrd="0" presId="urn:microsoft.com/office/officeart/2005/8/layout/orgChart1"/>
    <dgm:cxn modelId="{4BA3BCCC-466D-4DD2-AD8A-4754388FC634}" type="presParOf" srcId="{3B4882C2-7C4D-4829-8585-ABE5C7CDD5B8}" destId="{6822E300-FF91-4255-8202-E580D77B09B9}" srcOrd="1" destOrd="0" presId="urn:microsoft.com/office/officeart/2005/8/layout/orgChart1"/>
    <dgm:cxn modelId="{59C43886-3410-443C-9248-0721F524CEBB}" type="presParOf" srcId="{FF561579-36B5-4F35-A592-CDEED112039A}" destId="{52155EF0-3A84-4EF6-80A5-C11ED81E4695}" srcOrd="1" destOrd="0" presId="urn:microsoft.com/office/officeart/2005/8/layout/orgChart1"/>
    <dgm:cxn modelId="{C0E22D7A-6925-4702-8AD9-70F05FEA6CB1}" type="presParOf" srcId="{FF561579-36B5-4F35-A592-CDEED112039A}" destId="{A519664D-54C5-42DD-B3B3-60C03DF6D8C1}" srcOrd="2" destOrd="0" presId="urn:microsoft.com/office/officeart/2005/8/layout/orgChart1"/>
    <dgm:cxn modelId="{6EBF8618-36A8-4A1D-93F4-1C96AC5B077B}" type="presParOf" srcId="{0DB5DB49-7698-48C0-89B6-CE4AAD40F289}" destId="{2C49E1B7-F04C-46C3-9E30-10FC8899BE68}" srcOrd="2" destOrd="0" presId="urn:microsoft.com/office/officeart/2005/8/layout/orgChart1"/>
    <dgm:cxn modelId="{8ADE3CB6-E417-4AA7-A143-928CE20DCEEB}" type="presParOf" srcId="{F36BEBAD-F893-42A6-8B88-36F8FA8B7CAF}" destId="{2200025D-444B-48C6-BAC5-E395222E56F9}" srcOrd="12" destOrd="0" presId="urn:microsoft.com/office/officeart/2005/8/layout/orgChart1"/>
    <dgm:cxn modelId="{1E4BF99A-BDD1-4E7C-B4CA-6AB0A1FDB9FF}" type="presParOf" srcId="{F36BEBAD-F893-42A6-8B88-36F8FA8B7CAF}" destId="{3A070621-69FE-47E8-9872-F0C927B5404B}" srcOrd="13" destOrd="0" presId="urn:microsoft.com/office/officeart/2005/8/layout/orgChart1"/>
    <dgm:cxn modelId="{D3BC388B-25B2-470F-A220-9345B583535E}" type="presParOf" srcId="{3A070621-69FE-47E8-9872-F0C927B5404B}" destId="{9BAB9D3C-558B-47FE-B87A-6C9C42050B82}" srcOrd="0" destOrd="0" presId="urn:microsoft.com/office/officeart/2005/8/layout/orgChart1"/>
    <dgm:cxn modelId="{F8EA884D-F53D-4CA0-B90C-02B2645C1BFA}" type="presParOf" srcId="{9BAB9D3C-558B-47FE-B87A-6C9C42050B82}" destId="{08CCE426-F373-4726-910B-5B35E67DDBB2}" srcOrd="0" destOrd="0" presId="urn:microsoft.com/office/officeart/2005/8/layout/orgChart1"/>
    <dgm:cxn modelId="{FBA481EF-287A-4F22-95C4-89D307C1FD43}" type="presParOf" srcId="{9BAB9D3C-558B-47FE-B87A-6C9C42050B82}" destId="{8F015608-95FC-4711-AADB-98E341205C5F}" srcOrd="1" destOrd="0" presId="urn:microsoft.com/office/officeart/2005/8/layout/orgChart1"/>
    <dgm:cxn modelId="{7235E3FD-430F-42B6-9FF2-779AB8E85A08}" type="presParOf" srcId="{3A070621-69FE-47E8-9872-F0C927B5404B}" destId="{035EAEED-1699-4BA5-B944-D1D9C86F56CD}" srcOrd="1" destOrd="0" presId="urn:microsoft.com/office/officeart/2005/8/layout/orgChart1"/>
    <dgm:cxn modelId="{52589C79-2B3C-484F-8EE5-471D6AD7CD8C}" type="presParOf" srcId="{035EAEED-1699-4BA5-B944-D1D9C86F56CD}" destId="{1D8ABACA-6C9C-4C40-B811-BF7738C01907}" srcOrd="0" destOrd="0" presId="urn:microsoft.com/office/officeart/2005/8/layout/orgChart1"/>
    <dgm:cxn modelId="{AC659340-C487-4ECB-AC2C-F0B07E806743}" type="presParOf" srcId="{035EAEED-1699-4BA5-B944-D1D9C86F56CD}" destId="{12B9EB71-31C7-473E-8401-7176DFA7B651}" srcOrd="1" destOrd="0" presId="urn:microsoft.com/office/officeart/2005/8/layout/orgChart1"/>
    <dgm:cxn modelId="{264D4B9C-4DD5-457C-AB98-6790A9B58DDC}" type="presParOf" srcId="{12B9EB71-31C7-473E-8401-7176DFA7B651}" destId="{9C12998E-FA8E-4485-A5A6-637BE6B42B3C}" srcOrd="0" destOrd="0" presId="urn:microsoft.com/office/officeart/2005/8/layout/orgChart1"/>
    <dgm:cxn modelId="{EA7716E7-B9B4-4E19-9586-8BCC016490D1}" type="presParOf" srcId="{9C12998E-FA8E-4485-A5A6-637BE6B42B3C}" destId="{719C0966-4D90-45F8-A11D-0629782C9D0D}" srcOrd="0" destOrd="0" presId="urn:microsoft.com/office/officeart/2005/8/layout/orgChart1"/>
    <dgm:cxn modelId="{0AADA0E6-757F-4772-B244-774C3F9747A8}" type="presParOf" srcId="{9C12998E-FA8E-4485-A5A6-637BE6B42B3C}" destId="{77712FB2-EB1A-4EF3-A937-293B63EECF18}" srcOrd="1" destOrd="0" presId="urn:microsoft.com/office/officeart/2005/8/layout/orgChart1"/>
    <dgm:cxn modelId="{5B4C18D9-0FD9-458D-8EA8-5955ADF82D59}" type="presParOf" srcId="{12B9EB71-31C7-473E-8401-7176DFA7B651}" destId="{2946583D-A5DE-4434-8426-1A8465D494F6}" srcOrd="1" destOrd="0" presId="urn:microsoft.com/office/officeart/2005/8/layout/orgChart1"/>
    <dgm:cxn modelId="{35492C31-5050-4919-98E8-5C2E3CB41458}" type="presParOf" srcId="{12B9EB71-31C7-473E-8401-7176DFA7B651}" destId="{0B51B2C4-D0BD-4756-B171-F26AEB916E0A}" srcOrd="2" destOrd="0" presId="urn:microsoft.com/office/officeart/2005/8/layout/orgChart1"/>
    <dgm:cxn modelId="{B666A249-8678-4297-B891-84FBDA9AAF46}" type="presParOf" srcId="{035EAEED-1699-4BA5-B944-D1D9C86F56CD}" destId="{C49ADCB6-9802-4FD2-B1CC-F92EA9B51FE7}" srcOrd="2" destOrd="0" presId="urn:microsoft.com/office/officeart/2005/8/layout/orgChart1"/>
    <dgm:cxn modelId="{D7B8B2BD-B5FE-4AEE-8737-5FB6A8647459}" type="presParOf" srcId="{035EAEED-1699-4BA5-B944-D1D9C86F56CD}" destId="{C333394E-01C5-4C09-B707-BF030BFF62C3}" srcOrd="3" destOrd="0" presId="urn:microsoft.com/office/officeart/2005/8/layout/orgChart1"/>
    <dgm:cxn modelId="{D01987A7-0DDE-4501-8885-D5B3F9B74882}" type="presParOf" srcId="{C333394E-01C5-4C09-B707-BF030BFF62C3}" destId="{26049263-DB75-430E-AFF0-9D3FB6BB3E07}" srcOrd="0" destOrd="0" presId="urn:microsoft.com/office/officeart/2005/8/layout/orgChart1"/>
    <dgm:cxn modelId="{E88B8F64-B61B-4286-B4F8-6B7553E572E9}" type="presParOf" srcId="{26049263-DB75-430E-AFF0-9D3FB6BB3E07}" destId="{4326D2AB-62F1-4459-9139-8AE0B708619F}" srcOrd="0" destOrd="0" presId="urn:microsoft.com/office/officeart/2005/8/layout/orgChart1"/>
    <dgm:cxn modelId="{0B4848B1-B4ED-434B-8CB3-FEDF13F18BA9}" type="presParOf" srcId="{26049263-DB75-430E-AFF0-9D3FB6BB3E07}" destId="{E7022AB2-A835-4365-9E11-DA3EA546346B}" srcOrd="1" destOrd="0" presId="urn:microsoft.com/office/officeart/2005/8/layout/orgChart1"/>
    <dgm:cxn modelId="{DD18E274-DD5C-444B-8A6F-0CC30CCEB02A}" type="presParOf" srcId="{C333394E-01C5-4C09-B707-BF030BFF62C3}" destId="{FA8CB8D7-F8CF-41CF-8144-26F157EF9B41}" srcOrd="1" destOrd="0" presId="urn:microsoft.com/office/officeart/2005/8/layout/orgChart1"/>
    <dgm:cxn modelId="{BA070854-4B2A-47E7-8947-D4B5C2881364}" type="presParOf" srcId="{C333394E-01C5-4C09-B707-BF030BFF62C3}" destId="{F6F2AE31-9BA6-4983-9CAC-3AC49ACD8FA9}" srcOrd="2" destOrd="0" presId="urn:microsoft.com/office/officeart/2005/8/layout/orgChart1"/>
    <dgm:cxn modelId="{8FF13FDA-D71E-4CDF-A074-33C5AA14C867}" type="presParOf" srcId="{035EAEED-1699-4BA5-B944-D1D9C86F56CD}" destId="{D2F0EFCE-FDF1-4ADE-A88D-67FDF25A081E}" srcOrd="4" destOrd="0" presId="urn:microsoft.com/office/officeart/2005/8/layout/orgChart1"/>
    <dgm:cxn modelId="{F8098337-34B0-40FF-8F40-9DC286CF4E44}" type="presParOf" srcId="{035EAEED-1699-4BA5-B944-D1D9C86F56CD}" destId="{AC31D430-35E3-4650-B5B1-84A37029DF8D}" srcOrd="5" destOrd="0" presId="urn:microsoft.com/office/officeart/2005/8/layout/orgChart1"/>
    <dgm:cxn modelId="{D08305DB-E60B-48C4-BF47-44B93015D5F2}" type="presParOf" srcId="{AC31D430-35E3-4650-B5B1-84A37029DF8D}" destId="{BD1CE6A2-CCD2-46C1-A989-D8BFDD04719E}" srcOrd="0" destOrd="0" presId="urn:microsoft.com/office/officeart/2005/8/layout/orgChart1"/>
    <dgm:cxn modelId="{CEB36949-D9EB-4FEA-BCE3-8464CBF26D04}" type="presParOf" srcId="{BD1CE6A2-CCD2-46C1-A989-D8BFDD04719E}" destId="{8467A5DF-E87B-4E4B-BCE1-DC17A8556732}" srcOrd="0" destOrd="0" presId="urn:microsoft.com/office/officeart/2005/8/layout/orgChart1"/>
    <dgm:cxn modelId="{A0415DA3-3757-4BDA-AAFB-3FEB8D547D97}" type="presParOf" srcId="{BD1CE6A2-CCD2-46C1-A989-D8BFDD04719E}" destId="{C0223530-5D6E-4230-982B-75B2C1DE92DE}" srcOrd="1" destOrd="0" presId="urn:microsoft.com/office/officeart/2005/8/layout/orgChart1"/>
    <dgm:cxn modelId="{FF5E0B57-D148-422D-B3C1-16A187CAFC6F}" type="presParOf" srcId="{AC31D430-35E3-4650-B5B1-84A37029DF8D}" destId="{BE3C3CEF-2B73-4A2C-A02D-229A1D3972D1}" srcOrd="1" destOrd="0" presId="urn:microsoft.com/office/officeart/2005/8/layout/orgChart1"/>
    <dgm:cxn modelId="{41DDA3CF-6E21-424B-A6D0-9FFDB50F32FB}" type="presParOf" srcId="{AC31D430-35E3-4650-B5B1-84A37029DF8D}" destId="{F9EE8838-53A8-47C0-AE24-8A4C7B2DD6FA}" srcOrd="2" destOrd="0" presId="urn:microsoft.com/office/officeart/2005/8/layout/orgChart1"/>
    <dgm:cxn modelId="{DD068990-54AD-4C78-9380-C6DA45F92100}" type="presParOf" srcId="{3A070621-69FE-47E8-9872-F0C927B5404B}" destId="{21BE52E4-2D85-4432-AD4E-3D4CD57F0DDB}" srcOrd="2" destOrd="0" presId="urn:microsoft.com/office/officeart/2005/8/layout/orgChart1"/>
    <dgm:cxn modelId="{019F7D9D-D420-4518-ABD8-ED8231E83A29}" type="presParOf" srcId="{F36BEBAD-F893-42A6-8B88-36F8FA8B7CAF}" destId="{F87EC966-07E1-4D0C-B2B4-85FC24D84CA4}" srcOrd="14" destOrd="0" presId="urn:microsoft.com/office/officeart/2005/8/layout/orgChart1"/>
    <dgm:cxn modelId="{DA6FE8A9-966E-403E-9182-25507593A274}" type="presParOf" srcId="{F36BEBAD-F893-42A6-8B88-36F8FA8B7CAF}" destId="{2F270C65-0EE3-433D-8270-F7B1BE2499D5}" srcOrd="15" destOrd="0" presId="urn:microsoft.com/office/officeart/2005/8/layout/orgChart1"/>
    <dgm:cxn modelId="{C81D02A2-F4C5-4678-9BA0-92F021C12147}" type="presParOf" srcId="{2F270C65-0EE3-433D-8270-F7B1BE2499D5}" destId="{37CAE19B-D00E-4EE6-B5F5-C0CB5C92AB3A}" srcOrd="0" destOrd="0" presId="urn:microsoft.com/office/officeart/2005/8/layout/orgChart1"/>
    <dgm:cxn modelId="{2FFB58AD-6128-48F0-B467-127BCBF3B814}" type="presParOf" srcId="{37CAE19B-D00E-4EE6-B5F5-C0CB5C92AB3A}" destId="{B4C3A80D-BDD7-49BB-A48A-600A5E6D3667}" srcOrd="0" destOrd="0" presId="urn:microsoft.com/office/officeart/2005/8/layout/orgChart1"/>
    <dgm:cxn modelId="{5F4BD253-55A9-422C-A782-047C935AECF0}" type="presParOf" srcId="{37CAE19B-D00E-4EE6-B5F5-C0CB5C92AB3A}" destId="{C7388752-3468-4618-9045-7AE8FF411565}" srcOrd="1" destOrd="0" presId="urn:microsoft.com/office/officeart/2005/8/layout/orgChart1"/>
    <dgm:cxn modelId="{79E89FD3-09EF-4D92-A9CA-CF459DD6BBC2}" type="presParOf" srcId="{2F270C65-0EE3-433D-8270-F7B1BE2499D5}" destId="{67DE352C-C8F2-43A0-9512-A12ABFEEE814}" srcOrd="1" destOrd="0" presId="urn:microsoft.com/office/officeart/2005/8/layout/orgChart1"/>
    <dgm:cxn modelId="{74A8433F-91EE-4ECE-9484-733ECA5F346A}" type="presParOf" srcId="{2F270C65-0EE3-433D-8270-F7B1BE2499D5}" destId="{36A71A5C-3580-42DD-8D71-FAAB32D696E3}" srcOrd="2" destOrd="0" presId="urn:microsoft.com/office/officeart/2005/8/layout/orgChart1"/>
    <dgm:cxn modelId="{61306A11-2138-4D16-A06C-FEB3D1EB4B0E}" type="presParOf" srcId="{921C1170-1D19-4AA3-906F-8CF9E6571BE9}" destId="{C8FA7241-1EAE-4125-B78A-4BDCCA6D6B20}" srcOrd="2" destOrd="0" presId="urn:microsoft.com/office/officeart/2005/8/layout/orgChart1"/>
    <dgm:cxn modelId="{386CFC11-893A-4E01-B7DE-08B144239539}" type="presParOf" srcId="{27EF233B-6645-478E-ABB7-45CFE6574991}" destId="{23AC5F61-A70A-4643-875D-77493345C545}" srcOrd="1" destOrd="0" presId="urn:microsoft.com/office/officeart/2005/8/layout/orgChart1"/>
    <dgm:cxn modelId="{AC223DB7-F565-4DFA-AD99-589F00594C3E}" type="presParOf" srcId="{23AC5F61-A70A-4643-875D-77493345C545}" destId="{DCC49EAD-AFFE-4B55-9422-F133F290194A}" srcOrd="0" destOrd="0" presId="urn:microsoft.com/office/officeart/2005/8/layout/orgChart1"/>
    <dgm:cxn modelId="{DAB00F8C-7B3B-401A-8781-25EDBF145E7E}" type="presParOf" srcId="{DCC49EAD-AFFE-4B55-9422-F133F290194A}" destId="{C9DBEBF3-5A60-421B-AD90-E7950D427E39}" srcOrd="0" destOrd="0" presId="urn:microsoft.com/office/officeart/2005/8/layout/orgChart1"/>
    <dgm:cxn modelId="{1FAF7EEE-5F25-485F-B524-8ABF2D03E1F6}" type="presParOf" srcId="{DCC49EAD-AFFE-4B55-9422-F133F290194A}" destId="{BEF25259-CA3E-48DF-A369-87BAC073971E}" srcOrd="1" destOrd="0" presId="urn:microsoft.com/office/officeart/2005/8/layout/orgChart1"/>
    <dgm:cxn modelId="{7353DE18-F9DC-4722-8AC6-59D6A37077FF}" type="presParOf" srcId="{23AC5F61-A70A-4643-875D-77493345C545}" destId="{38637742-84F4-4E9D-AB5E-DDBD97F57D75}" srcOrd="1" destOrd="0" presId="urn:microsoft.com/office/officeart/2005/8/layout/orgChart1"/>
    <dgm:cxn modelId="{1062FC86-0065-42A5-AC59-2124A071492B}" type="presParOf" srcId="{23AC5F61-A70A-4643-875D-77493345C545}" destId="{73ADE045-FF81-44B4-8F40-DA9928CE10D6}" srcOrd="2" destOrd="0" presId="urn:microsoft.com/office/officeart/2005/8/layout/orgChart1"/>
    <dgm:cxn modelId="{5CF07613-2D46-4F05-A035-65F0A39A70D5}" type="presParOf" srcId="{27EF233B-6645-478E-ABB7-45CFE6574991}" destId="{E577178A-FD24-450A-9FA7-B064EEC2283B}" srcOrd="2" destOrd="0" presId="urn:microsoft.com/office/officeart/2005/8/layout/orgChart1"/>
    <dgm:cxn modelId="{DD16A0F0-186D-4B84-B574-7388BEA9C2F8}" type="presParOf" srcId="{E577178A-FD24-450A-9FA7-B064EEC2283B}" destId="{FE207FAC-5C53-4CBC-A6EB-7A999A9CCD45}" srcOrd="0" destOrd="0" presId="urn:microsoft.com/office/officeart/2005/8/layout/orgChart1"/>
    <dgm:cxn modelId="{5F5251D8-8598-4C2E-A41D-20A2B8E1EB19}" type="presParOf" srcId="{FE207FAC-5C53-4CBC-A6EB-7A999A9CCD45}" destId="{9FA7DC70-8F1A-4E7D-8BCE-DD8613CF5291}" srcOrd="0" destOrd="0" presId="urn:microsoft.com/office/officeart/2005/8/layout/orgChart1"/>
    <dgm:cxn modelId="{6399B199-61FC-48A8-B5E3-28516E0F44BB}" type="presParOf" srcId="{FE207FAC-5C53-4CBC-A6EB-7A999A9CCD45}" destId="{AF8486BC-EE26-4E3E-B731-C2ECDA71FB5F}" srcOrd="1" destOrd="0" presId="urn:microsoft.com/office/officeart/2005/8/layout/orgChart1"/>
    <dgm:cxn modelId="{EC320EF5-79B5-401E-B009-17C871D31D49}" type="presParOf" srcId="{E577178A-FD24-450A-9FA7-B064EEC2283B}" destId="{CE06D053-88CF-4B31-9AFB-60A45C73975D}" srcOrd="1" destOrd="0" presId="urn:microsoft.com/office/officeart/2005/8/layout/orgChart1"/>
    <dgm:cxn modelId="{3921E00F-E0A7-455F-A0A4-96FDC8C7D6C6}" type="presParOf" srcId="{E577178A-FD24-450A-9FA7-B064EEC2283B}" destId="{E1AAB071-0536-4666-9445-102BD0FB055C}" srcOrd="2" destOrd="0" presId="urn:microsoft.com/office/officeart/2005/8/layout/orgChart1"/>
    <dgm:cxn modelId="{CB42F64B-3B46-4A00-8F11-0770A7A3FACF}" type="presParOf" srcId="{27EF233B-6645-478E-ABB7-45CFE6574991}" destId="{5D500C16-1C6B-4A8F-ADBE-373F15A08545}" srcOrd="3" destOrd="0" presId="urn:microsoft.com/office/officeart/2005/8/layout/orgChart1"/>
    <dgm:cxn modelId="{C6629AC5-D46E-4597-8E0D-D955EFE213EE}" type="presParOf" srcId="{5D500C16-1C6B-4A8F-ADBE-373F15A08545}" destId="{8EF5E0FC-163F-4DE5-9301-233F775C66AB}" srcOrd="0" destOrd="0" presId="urn:microsoft.com/office/officeart/2005/8/layout/orgChart1"/>
    <dgm:cxn modelId="{CA263353-244F-4995-9A02-B3D8CCA89267}" type="presParOf" srcId="{8EF5E0FC-163F-4DE5-9301-233F775C66AB}" destId="{F1E0DA9F-7EDB-4621-9B70-B568D0EA335F}" srcOrd="0" destOrd="0" presId="urn:microsoft.com/office/officeart/2005/8/layout/orgChart1"/>
    <dgm:cxn modelId="{571D7AB5-5A6B-4856-864C-E4D704A693CC}" type="presParOf" srcId="{8EF5E0FC-163F-4DE5-9301-233F775C66AB}" destId="{CEDB62B4-64E1-49A2-9AFB-C8DB85DC438A}" srcOrd="1" destOrd="0" presId="urn:microsoft.com/office/officeart/2005/8/layout/orgChart1"/>
    <dgm:cxn modelId="{1C3DD445-A299-43FA-BAFE-633FC905337A}" type="presParOf" srcId="{5D500C16-1C6B-4A8F-ADBE-373F15A08545}" destId="{4FF77553-915C-4AD8-ADC8-A6BC9873D4D5}" srcOrd="1" destOrd="0" presId="urn:microsoft.com/office/officeart/2005/8/layout/orgChart1"/>
    <dgm:cxn modelId="{12378851-153A-4DF2-B5B4-A8DCD7A7DE1E}" type="presParOf" srcId="{5D500C16-1C6B-4A8F-ADBE-373F15A08545}" destId="{38B14E64-EC5D-444F-9BB8-0A70A30DBDB3}" srcOrd="2" destOrd="0" presId="urn:microsoft.com/office/officeart/2005/8/layout/orgChart1"/>
    <dgm:cxn modelId="{40EC8A6D-537F-47B8-AE95-E7DB7BC76A27}" type="presParOf" srcId="{27EF233B-6645-478E-ABB7-45CFE6574991}" destId="{F1673090-58CE-4257-B531-8275BFF3234F}" srcOrd="4" destOrd="0" presId="urn:microsoft.com/office/officeart/2005/8/layout/orgChart1"/>
    <dgm:cxn modelId="{C2E03994-47AF-433F-A879-7F34528F0EBD}" type="presParOf" srcId="{F1673090-58CE-4257-B531-8275BFF3234F}" destId="{59D6C40B-7B9D-4E66-A167-17D5C0852A97}" srcOrd="0" destOrd="0" presId="urn:microsoft.com/office/officeart/2005/8/layout/orgChart1"/>
    <dgm:cxn modelId="{1FE94629-A3B9-45FC-9CC0-3CB3AE3BF39D}" type="presParOf" srcId="{59D6C40B-7B9D-4E66-A167-17D5C0852A97}" destId="{E71D306D-45D9-48E5-B20C-36B833C86C08}" srcOrd="0" destOrd="0" presId="urn:microsoft.com/office/officeart/2005/8/layout/orgChart1"/>
    <dgm:cxn modelId="{BFE0A9CC-9F18-4FDC-A3AD-FE97D8D53EB2}" type="presParOf" srcId="{59D6C40B-7B9D-4E66-A167-17D5C0852A97}" destId="{B7BE8303-AD6D-4987-8A7D-A10159BB35BA}" srcOrd="1" destOrd="0" presId="urn:microsoft.com/office/officeart/2005/8/layout/orgChart1"/>
    <dgm:cxn modelId="{69DCCDDC-2B56-4A72-AD8A-292FBC67C7D6}" type="presParOf" srcId="{F1673090-58CE-4257-B531-8275BFF3234F}" destId="{2DB32245-277D-4A40-9D09-B346F8E50A74}" srcOrd="1" destOrd="0" presId="urn:microsoft.com/office/officeart/2005/8/layout/orgChart1"/>
    <dgm:cxn modelId="{30F61B4F-A0CB-41B3-8424-D29E19867572}" type="presParOf" srcId="{F1673090-58CE-4257-B531-8275BFF3234F}" destId="{C86B5194-0395-446D-8DDB-BBA6F70AE046}" srcOrd="2" destOrd="0" presId="urn:microsoft.com/office/officeart/2005/8/layout/orgChart1"/>
    <dgm:cxn modelId="{DFE40304-2516-42AD-923F-8A4F292888F7}" type="presParOf" srcId="{27EF233B-6645-478E-ABB7-45CFE6574991}" destId="{78DBB2AC-E08C-45F4-AFB0-67062E7B3791}" srcOrd="5" destOrd="0" presId="urn:microsoft.com/office/officeart/2005/8/layout/orgChart1"/>
    <dgm:cxn modelId="{92D9F417-62FC-46B0-8165-1BAD501B415E}" type="presParOf" srcId="{78DBB2AC-E08C-45F4-AFB0-67062E7B3791}" destId="{84F4306C-CFDF-4A2F-B118-FAEC18C99CDB}" srcOrd="0" destOrd="0" presId="urn:microsoft.com/office/officeart/2005/8/layout/orgChart1"/>
    <dgm:cxn modelId="{D8DE30B2-0368-4C8E-9F30-82B79BE24C44}" type="presParOf" srcId="{84F4306C-CFDF-4A2F-B118-FAEC18C99CDB}" destId="{8610B028-785F-4E57-BCAA-78777F2CEFD7}" srcOrd="0" destOrd="0" presId="urn:microsoft.com/office/officeart/2005/8/layout/orgChart1"/>
    <dgm:cxn modelId="{19616289-994B-4E1F-B014-09C04BBF2142}" type="presParOf" srcId="{84F4306C-CFDF-4A2F-B118-FAEC18C99CDB}" destId="{C9DFA570-0CC5-4EB7-A4F0-B3C051DBA933}" srcOrd="1" destOrd="0" presId="urn:microsoft.com/office/officeart/2005/8/layout/orgChart1"/>
    <dgm:cxn modelId="{979001A2-3A74-4F17-AD80-2A5C4D67B6F9}" type="presParOf" srcId="{78DBB2AC-E08C-45F4-AFB0-67062E7B3791}" destId="{746D2F35-DB0F-48F4-94FC-3011E17346CA}" srcOrd="1" destOrd="0" presId="urn:microsoft.com/office/officeart/2005/8/layout/orgChart1"/>
    <dgm:cxn modelId="{551546EB-7BDE-486B-9BB4-EB94758661E4}" type="presParOf" srcId="{78DBB2AC-E08C-45F4-AFB0-67062E7B3791}" destId="{A47C2FBF-E6D6-41E2-B012-2A44415EE39D}" srcOrd="2" destOrd="0" presId="urn:microsoft.com/office/officeart/2005/8/layout/orgChart1"/>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87EC966-07E1-4D0C-B2B4-85FC24D84CA4}">
      <dsp:nvSpPr>
        <dsp:cNvPr id="0" name=""/>
        <dsp:cNvSpPr/>
      </dsp:nvSpPr>
      <dsp:spPr>
        <a:xfrm>
          <a:off x="1093393" y="530727"/>
          <a:ext cx="1619915" cy="91440"/>
        </a:xfrm>
        <a:custGeom>
          <a:avLst/>
          <a:gdLst/>
          <a:ahLst/>
          <a:cxnLst/>
          <a:rect l="0" t="0" r="0" b="0"/>
          <a:pathLst>
            <a:path>
              <a:moveTo>
                <a:pt x="1619915" y="45720"/>
              </a:moveTo>
              <a:lnTo>
                <a:pt x="1619915" y="89035"/>
              </a:lnTo>
              <a:lnTo>
                <a:pt x="0" y="89035"/>
              </a:lnTo>
              <a:lnTo>
                <a:pt x="0" y="132351"/>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2F0EFCE-FDF1-4ADE-A88D-67FDF25A081E}">
      <dsp:nvSpPr>
        <dsp:cNvPr id="0" name=""/>
        <dsp:cNvSpPr/>
      </dsp:nvSpPr>
      <dsp:spPr>
        <a:xfrm>
          <a:off x="4569918" y="869344"/>
          <a:ext cx="91440" cy="827123"/>
        </a:xfrm>
        <a:custGeom>
          <a:avLst/>
          <a:gdLst/>
          <a:ahLst/>
          <a:cxnLst/>
          <a:rect l="0" t="0" r="0" b="0"/>
          <a:pathLst>
            <a:path>
              <a:moveTo>
                <a:pt x="45720" y="0"/>
              </a:moveTo>
              <a:lnTo>
                <a:pt x="45720" y="827123"/>
              </a:lnTo>
              <a:lnTo>
                <a:pt x="103074" y="827123"/>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49ADCB6-9802-4FD2-B1CC-F92EA9B51FE7}">
      <dsp:nvSpPr>
        <dsp:cNvPr id="0" name=""/>
        <dsp:cNvSpPr/>
      </dsp:nvSpPr>
      <dsp:spPr>
        <a:xfrm>
          <a:off x="4569918" y="869344"/>
          <a:ext cx="91440" cy="513600"/>
        </a:xfrm>
        <a:custGeom>
          <a:avLst/>
          <a:gdLst/>
          <a:ahLst/>
          <a:cxnLst/>
          <a:rect l="0" t="0" r="0" b="0"/>
          <a:pathLst>
            <a:path>
              <a:moveTo>
                <a:pt x="45720" y="0"/>
              </a:moveTo>
              <a:lnTo>
                <a:pt x="45720" y="513600"/>
              </a:lnTo>
              <a:lnTo>
                <a:pt x="103074" y="513600"/>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D8ABACA-6C9C-4C40-B811-BF7738C01907}">
      <dsp:nvSpPr>
        <dsp:cNvPr id="0" name=""/>
        <dsp:cNvSpPr/>
      </dsp:nvSpPr>
      <dsp:spPr>
        <a:xfrm>
          <a:off x="4569918" y="869344"/>
          <a:ext cx="91440" cy="200077"/>
        </a:xfrm>
        <a:custGeom>
          <a:avLst/>
          <a:gdLst/>
          <a:ahLst/>
          <a:cxnLst/>
          <a:rect l="0" t="0" r="0" b="0"/>
          <a:pathLst>
            <a:path>
              <a:moveTo>
                <a:pt x="45720" y="0"/>
              </a:moveTo>
              <a:lnTo>
                <a:pt x="45720" y="200077"/>
              </a:lnTo>
              <a:lnTo>
                <a:pt x="103074" y="200077"/>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200025D-444B-48C6-BAC5-E395222E56F9}">
      <dsp:nvSpPr>
        <dsp:cNvPr id="0" name=""/>
        <dsp:cNvSpPr/>
      </dsp:nvSpPr>
      <dsp:spPr>
        <a:xfrm>
          <a:off x="2713309" y="530727"/>
          <a:ext cx="2067341" cy="91440"/>
        </a:xfrm>
        <a:custGeom>
          <a:avLst/>
          <a:gdLst/>
          <a:ahLst/>
          <a:cxnLst/>
          <a:rect l="0" t="0" r="0" b="0"/>
          <a:pathLst>
            <a:path>
              <a:moveTo>
                <a:pt x="0" y="45720"/>
              </a:moveTo>
              <a:lnTo>
                <a:pt x="0" y="89035"/>
              </a:lnTo>
              <a:lnTo>
                <a:pt x="2067341" y="89035"/>
              </a:lnTo>
              <a:lnTo>
                <a:pt x="2067341" y="132351"/>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70F7A65-3D1E-47B5-942F-B96E078B3721}">
      <dsp:nvSpPr>
        <dsp:cNvPr id="0" name=""/>
        <dsp:cNvSpPr/>
      </dsp:nvSpPr>
      <dsp:spPr>
        <a:xfrm>
          <a:off x="4020870" y="869344"/>
          <a:ext cx="91440" cy="827123"/>
        </a:xfrm>
        <a:custGeom>
          <a:avLst/>
          <a:gdLst/>
          <a:ahLst/>
          <a:cxnLst/>
          <a:rect l="0" t="0" r="0" b="0"/>
          <a:pathLst>
            <a:path>
              <a:moveTo>
                <a:pt x="45720" y="0"/>
              </a:moveTo>
              <a:lnTo>
                <a:pt x="45720" y="827123"/>
              </a:lnTo>
              <a:lnTo>
                <a:pt x="99843" y="827123"/>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5B74AFD-6854-4642-999A-A85E578E508E}">
      <dsp:nvSpPr>
        <dsp:cNvPr id="0" name=""/>
        <dsp:cNvSpPr/>
      </dsp:nvSpPr>
      <dsp:spPr>
        <a:xfrm>
          <a:off x="4020870" y="869344"/>
          <a:ext cx="91440" cy="513600"/>
        </a:xfrm>
        <a:custGeom>
          <a:avLst/>
          <a:gdLst/>
          <a:ahLst/>
          <a:cxnLst/>
          <a:rect l="0" t="0" r="0" b="0"/>
          <a:pathLst>
            <a:path>
              <a:moveTo>
                <a:pt x="45720" y="0"/>
              </a:moveTo>
              <a:lnTo>
                <a:pt x="45720" y="513600"/>
              </a:lnTo>
              <a:lnTo>
                <a:pt x="99843" y="513600"/>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BE078B2-BDD0-486D-B74F-62D2C5C689EE}">
      <dsp:nvSpPr>
        <dsp:cNvPr id="0" name=""/>
        <dsp:cNvSpPr/>
      </dsp:nvSpPr>
      <dsp:spPr>
        <a:xfrm>
          <a:off x="4020870" y="869344"/>
          <a:ext cx="91440" cy="200077"/>
        </a:xfrm>
        <a:custGeom>
          <a:avLst/>
          <a:gdLst/>
          <a:ahLst/>
          <a:cxnLst/>
          <a:rect l="0" t="0" r="0" b="0"/>
          <a:pathLst>
            <a:path>
              <a:moveTo>
                <a:pt x="45720" y="0"/>
              </a:moveTo>
              <a:lnTo>
                <a:pt x="45720" y="200077"/>
              </a:lnTo>
              <a:lnTo>
                <a:pt x="99843" y="200077"/>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3089DAA-10E4-4C4F-A82B-CE0BA85C0730}">
      <dsp:nvSpPr>
        <dsp:cNvPr id="0" name=""/>
        <dsp:cNvSpPr/>
      </dsp:nvSpPr>
      <dsp:spPr>
        <a:xfrm>
          <a:off x="2713309" y="530727"/>
          <a:ext cx="1518292" cy="91440"/>
        </a:xfrm>
        <a:custGeom>
          <a:avLst/>
          <a:gdLst/>
          <a:ahLst/>
          <a:cxnLst/>
          <a:rect l="0" t="0" r="0" b="0"/>
          <a:pathLst>
            <a:path>
              <a:moveTo>
                <a:pt x="0" y="45720"/>
              </a:moveTo>
              <a:lnTo>
                <a:pt x="0" y="89035"/>
              </a:lnTo>
              <a:lnTo>
                <a:pt x="1518292" y="89035"/>
              </a:lnTo>
              <a:lnTo>
                <a:pt x="1518292" y="132351"/>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2D6DD33-2588-401A-B10D-A197B420B093}">
      <dsp:nvSpPr>
        <dsp:cNvPr id="0" name=""/>
        <dsp:cNvSpPr/>
      </dsp:nvSpPr>
      <dsp:spPr>
        <a:xfrm>
          <a:off x="2713309" y="530727"/>
          <a:ext cx="917087" cy="91440"/>
        </a:xfrm>
        <a:custGeom>
          <a:avLst/>
          <a:gdLst/>
          <a:ahLst/>
          <a:cxnLst/>
          <a:rect l="0" t="0" r="0" b="0"/>
          <a:pathLst>
            <a:path>
              <a:moveTo>
                <a:pt x="0" y="45720"/>
              </a:moveTo>
              <a:lnTo>
                <a:pt x="0" y="89035"/>
              </a:lnTo>
              <a:lnTo>
                <a:pt x="917087" y="89035"/>
              </a:lnTo>
              <a:lnTo>
                <a:pt x="917087" y="132351"/>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69CFBBF-0CB1-4D6F-9410-BCC18EC6A075}">
      <dsp:nvSpPr>
        <dsp:cNvPr id="0" name=""/>
        <dsp:cNvSpPr/>
      </dsp:nvSpPr>
      <dsp:spPr>
        <a:xfrm>
          <a:off x="2713309" y="530727"/>
          <a:ext cx="275945" cy="91440"/>
        </a:xfrm>
        <a:custGeom>
          <a:avLst/>
          <a:gdLst/>
          <a:ahLst/>
          <a:cxnLst/>
          <a:rect l="0" t="0" r="0" b="0"/>
          <a:pathLst>
            <a:path>
              <a:moveTo>
                <a:pt x="0" y="45720"/>
              </a:moveTo>
              <a:lnTo>
                <a:pt x="0" y="89035"/>
              </a:lnTo>
              <a:lnTo>
                <a:pt x="275945" y="89035"/>
              </a:lnTo>
              <a:lnTo>
                <a:pt x="275945" y="132351"/>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B1006FD-87C7-415B-9F2A-942FC050D8A9}">
      <dsp:nvSpPr>
        <dsp:cNvPr id="0" name=""/>
        <dsp:cNvSpPr/>
      </dsp:nvSpPr>
      <dsp:spPr>
        <a:xfrm>
          <a:off x="2368004" y="530727"/>
          <a:ext cx="345304" cy="91440"/>
        </a:xfrm>
        <a:custGeom>
          <a:avLst/>
          <a:gdLst/>
          <a:ahLst/>
          <a:cxnLst/>
          <a:rect l="0" t="0" r="0" b="0"/>
          <a:pathLst>
            <a:path>
              <a:moveTo>
                <a:pt x="345304" y="45720"/>
              </a:moveTo>
              <a:lnTo>
                <a:pt x="345304" y="89035"/>
              </a:lnTo>
              <a:lnTo>
                <a:pt x="0" y="89035"/>
              </a:lnTo>
              <a:lnTo>
                <a:pt x="0" y="132351"/>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E27DA50-F5DD-4606-B44E-64000246EE64}">
      <dsp:nvSpPr>
        <dsp:cNvPr id="0" name=""/>
        <dsp:cNvSpPr/>
      </dsp:nvSpPr>
      <dsp:spPr>
        <a:xfrm>
          <a:off x="3461165" y="1182867"/>
          <a:ext cx="91440" cy="513600"/>
        </a:xfrm>
        <a:custGeom>
          <a:avLst/>
          <a:gdLst/>
          <a:ahLst/>
          <a:cxnLst/>
          <a:rect l="0" t="0" r="0" b="0"/>
          <a:pathLst>
            <a:path>
              <a:moveTo>
                <a:pt x="45720" y="0"/>
              </a:moveTo>
              <a:lnTo>
                <a:pt x="45720" y="513600"/>
              </a:lnTo>
              <a:lnTo>
                <a:pt x="113787" y="513600"/>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E2698CF-CB2C-472C-B3A3-0EA6432DD2A2}">
      <dsp:nvSpPr>
        <dsp:cNvPr id="0" name=""/>
        <dsp:cNvSpPr/>
      </dsp:nvSpPr>
      <dsp:spPr>
        <a:xfrm>
          <a:off x="3461165" y="1182867"/>
          <a:ext cx="91440" cy="200077"/>
        </a:xfrm>
        <a:custGeom>
          <a:avLst/>
          <a:gdLst/>
          <a:ahLst/>
          <a:cxnLst/>
          <a:rect l="0" t="0" r="0" b="0"/>
          <a:pathLst>
            <a:path>
              <a:moveTo>
                <a:pt x="45720" y="0"/>
              </a:moveTo>
              <a:lnTo>
                <a:pt x="45720" y="200077"/>
              </a:lnTo>
              <a:lnTo>
                <a:pt x="113787" y="200077"/>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E48FE85-9C14-48D9-83F5-FCFACA33E5A8}">
      <dsp:nvSpPr>
        <dsp:cNvPr id="0" name=""/>
        <dsp:cNvSpPr/>
      </dsp:nvSpPr>
      <dsp:spPr>
        <a:xfrm>
          <a:off x="1723624" y="823624"/>
          <a:ext cx="1964774" cy="91440"/>
        </a:xfrm>
        <a:custGeom>
          <a:avLst/>
          <a:gdLst/>
          <a:ahLst/>
          <a:cxnLst/>
          <a:rect l="0" t="0" r="0" b="0"/>
          <a:pathLst>
            <a:path>
              <a:moveTo>
                <a:pt x="0" y="45720"/>
              </a:moveTo>
              <a:lnTo>
                <a:pt x="0" y="89035"/>
              </a:lnTo>
              <a:lnTo>
                <a:pt x="1964774" y="89035"/>
              </a:lnTo>
              <a:lnTo>
                <a:pt x="1964774" y="132351"/>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EC9F38F-22D7-44B0-8D3C-3224B6BA218A}">
      <dsp:nvSpPr>
        <dsp:cNvPr id="0" name=""/>
        <dsp:cNvSpPr/>
      </dsp:nvSpPr>
      <dsp:spPr>
        <a:xfrm>
          <a:off x="2920750" y="1182867"/>
          <a:ext cx="91440" cy="827123"/>
        </a:xfrm>
        <a:custGeom>
          <a:avLst/>
          <a:gdLst/>
          <a:ahLst/>
          <a:cxnLst/>
          <a:rect l="0" t="0" r="0" b="0"/>
          <a:pathLst>
            <a:path>
              <a:moveTo>
                <a:pt x="45720" y="0"/>
              </a:moveTo>
              <a:lnTo>
                <a:pt x="45720" y="827123"/>
              </a:lnTo>
              <a:lnTo>
                <a:pt x="113787" y="827123"/>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BBCC3FD-F92F-4FE4-ACB2-F858D294630C}">
      <dsp:nvSpPr>
        <dsp:cNvPr id="0" name=""/>
        <dsp:cNvSpPr/>
      </dsp:nvSpPr>
      <dsp:spPr>
        <a:xfrm>
          <a:off x="2920750" y="1182867"/>
          <a:ext cx="91440" cy="513600"/>
        </a:xfrm>
        <a:custGeom>
          <a:avLst/>
          <a:gdLst/>
          <a:ahLst/>
          <a:cxnLst/>
          <a:rect l="0" t="0" r="0" b="0"/>
          <a:pathLst>
            <a:path>
              <a:moveTo>
                <a:pt x="45720" y="0"/>
              </a:moveTo>
              <a:lnTo>
                <a:pt x="45720" y="513600"/>
              </a:lnTo>
              <a:lnTo>
                <a:pt x="113787" y="513600"/>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32B9B3B-2FF2-433B-9CD9-689677C88512}">
      <dsp:nvSpPr>
        <dsp:cNvPr id="0" name=""/>
        <dsp:cNvSpPr/>
      </dsp:nvSpPr>
      <dsp:spPr>
        <a:xfrm>
          <a:off x="2920750" y="1182867"/>
          <a:ext cx="91440" cy="200077"/>
        </a:xfrm>
        <a:custGeom>
          <a:avLst/>
          <a:gdLst/>
          <a:ahLst/>
          <a:cxnLst/>
          <a:rect l="0" t="0" r="0" b="0"/>
          <a:pathLst>
            <a:path>
              <a:moveTo>
                <a:pt x="45720" y="0"/>
              </a:moveTo>
              <a:lnTo>
                <a:pt x="45720" y="200077"/>
              </a:lnTo>
              <a:lnTo>
                <a:pt x="113787" y="200077"/>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C932E49-4FD4-4BBC-BDB1-B1A085CDB5D7}">
      <dsp:nvSpPr>
        <dsp:cNvPr id="0" name=""/>
        <dsp:cNvSpPr/>
      </dsp:nvSpPr>
      <dsp:spPr>
        <a:xfrm>
          <a:off x="1723624" y="823624"/>
          <a:ext cx="1424359" cy="91440"/>
        </a:xfrm>
        <a:custGeom>
          <a:avLst/>
          <a:gdLst/>
          <a:ahLst/>
          <a:cxnLst/>
          <a:rect l="0" t="0" r="0" b="0"/>
          <a:pathLst>
            <a:path>
              <a:moveTo>
                <a:pt x="0" y="45720"/>
              </a:moveTo>
              <a:lnTo>
                <a:pt x="0" y="89035"/>
              </a:lnTo>
              <a:lnTo>
                <a:pt x="1424359" y="89035"/>
              </a:lnTo>
              <a:lnTo>
                <a:pt x="1424359" y="132351"/>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D5AF1F6-3ED1-4AB1-9ABB-9B4809B0A06B}">
      <dsp:nvSpPr>
        <dsp:cNvPr id="0" name=""/>
        <dsp:cNvSpPr/>
      </dsp:nvSpPr>
      <dsp:spPr>
        <a:xfrm>
          <a:off x="2380336" y="1182867"/>
          <a:ext cx="91440" cy="513600"/>
        </a:xfrm>
        <a:custGeom>
          <a:avLst/>
          <a:gdLst/>
          <a:ahLst/>
          <a:cxnLst/>
          <a:rect l="0" t="0" r="0" b="0"/>
          <a:pathLst>
            <a:path>
              <a:moveTo>
                <a:pt x="45720" y="0"/>
              </a:moveTo>
              <a:lnTo>
                <a:pt x="45720" y="513600"/>
              </a:lnTo>
              <a:lnTo>
                <a:pt x="113787" y="513600"/>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BD0B011-9537-40E2-B5A9-D8F38CE796C7}">
      <dsp:nvSpPr>
        <dsp:cNvPr id="0" name=""/>
        <dsp:cNvSpPr/>
      </dsp:nvSpPr>
      <dsp:spPr>
        <a:xfrm>
          <a:off x="2380336" y="1182867"/>
          <a:ext cx="91440" cy="200077"/>
        </a:xfrm>
        <a:custGeom>
          <a:avLst/>
          <a:gdLst/>
          <a:ahLst/>
          <a:cxnLst/>
          <a:rect l="0" t="0" r="0" b="0"/>
          <a:pathLst>
            <a:path>
              <a:moveTo>
                <a:pt x="45720" y="0"/>
              </a:moveTo>
              <a:lnTo>
                <a:pt x="45720" y="200077"/>
              </a:lnTo>
              <a:lnTo>
                <a:pt x="113787" y="200077"/>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A46E58B-8A30-45E2-AFBB-EF15D48E1AC4}">
      <dsp:nvSpPr>
        <dsp:cNvPr id="0" name=""/>
        <dsp:cNvSpPr/>
      </dsp:nvSpPr>
      <dsp:spPr>
        <a:xfrm>
          <a:off x="1723624" y="823624"/>
          <a:ext cx="883945" cy="91440"/>
        </a:xfrm>
        <a:custGeom>
          <a:avLst/>
          <a:gdLst/>
          <a:ahLst/>
          <a:cxnLst/>
          <a:rect l="0" t="0" r="0" b="0"/>
          <a:pathLst>
            <a:path>
              <a:moveTo>
                <a:pt x="0" y="45720"/>
              </a:moveTo>
              <a:lnTo>
                <a:pt x="0" y="89035"/>
              </a:lnTo>
              <a:lnTo>
                <a:pt x="883945" y="89035"/>
              </a:lnTo>
              <a:lnTo>
                <a:pt x="883945" y="132351"/>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279D126-AB35-4B76-97A1-DDBB0B64DEBA}">
      <dsp:nvSpPr>
        <dsp:cNvPr id="0" name=""/>
        <dsp:cNvSpPr/>
      </dsp:nvSpPr>
      <dsp:spPr>
        <a:xfrm>
          <a:off x="1839921" y="1182867"/>
          <a:ext cx="91440" cy="513600"/>
        </a:xfrm>
        <a:custGeom>
          <a:avLst/>
          <a:gdLst/>
          <a:ahLst/>
          <a:cxnLst/>
          <a:rect l="0" t="0" r="0" b="0"/>
          <a:pathLst>
            <a:path>
              <a:moveTo>
                <a:pt x="45720" y="0"/>
              </a:moveTo>
              <a:lnTo>
                <a:pt x="45720" y="513600"/>
              </a:lnTo>
              <a:lnTo>
                <a:pt x="113787" y="513600"/>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8D7E538-98E4-445F-B7A8-88C6095CFE4E}">
      <dsp:nvSpPr>
        <dsp:cNvPr id="0" name=""/>
        <dsp:cNvSpPr/>
      </dsp:nvSpPr>
      <dsp:spPr>
        <a:xfrm>
          <a:off x="1839921" y="1182867"/>
          <a:ext cx="91440" cy="200077"/>
        </a:xfrm>
        <a:custGeom>
          <a:avLst/>
          <a:gdLst/>
          <a:ahLst/>
          <a:cxnLst/>
          <a:rect l="0" t="0" r="0" b="0"/>
          <a:pathLst>
            <a:path>
              <a:moveTo>
                <a:pt x="45720" y="0"/>
              </a:moveTo>
              <a:lnTo>
                <a:pt x="45720" y="200077"/>
              </a:lnTo>
              <a:lnTo>
                <a:pt x="113787" y="200077"/>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B8EEF13-1240-44B8-80C6-5F7FD3E1775C}">
      <dsp:nvSpPr>
        <dsp:cNvPr id="0" name=""/>
        <dsp:cNvSpPr/>
      </dsp:nvSpPr>
      <dsp:spPr>
        <a:xfrm>
          <a:off x="1723624" y="823624"/>
          <a:ext cx="343530" cy="91440"/>
        </a:xfrm>
        <a:custGeom>
          <a:avLst/>
          <a:gdLst/>
          <a:ahLst/>
          <a:cxnLst/>
          <a:rect l="0" t="0" r="0" b="0"/>
          <a:pathLst>
            <a:path>
              <a:moveTo>
                <a:pt x="0" y="45720"/>
              </a:moveTo>
              <a:lnTo>
                <a:pt x="0" y="89035"/>
              </a:lnTo>
              <a:lnTo>
                <a:pt x="343530" y="89035"/>
              </a:lnTo>
              <a:lnTo>
                <a:pt x="343530" y="132351"/>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F73E004-3393-474E-B882-6D25B5B303C1}">
      <dsp:nvSpPr>
        <dsp:cNvPr id="0" name=""/>
        <dsp:cNvSpPr/>
      </dsp:nvSpPr>
      <dsp:spPr>
        <a:xfrm>
          <a:off x="1299506" y="1182867"/>
          <a:ext cx="91440" cy="513600"/>
        </a:xfrm>
        <a:custGeom>
          <a:avLst/>
          <a:gdLst/>
          <a:ahLst/>
          <a:cxnLst/>
          <a:rect l="0" t="0" r="0" b="0"/>
          <a:pathLst>
            <a:path>
              <a:moveTo>
                <a:pt x="45720" y="0"/>
              </a:moveTo>
              <a:lnTo>
                <a:pt x="45720" y="513600"/>
              </a:lnTo>
              <a:lnTo>
                <a:pt x="113787" y="513600"/>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C54B795-D9D1-4A85-9678-88FADCDA0F2B}">
      <dsp:nvSpPr>
        <dsp:cNvPr id="0" name=""/>
        <dsp:cNvSpPr/>
      </dsp:nvSpPr>
      <dsp:spPr>
        <a:xfrm>
          <a:off x="1299506" y="1182867"/>
          <a:ext cx="91440" cy="200077"/>
        </a:xfrm>
        <a:custGeom>
          <a:avLst/>
          <a:gdLst/>
          <a:ahLst/>
          <a:cxnLst/>
          <a:rect l="0" t="0" r="0" b="0"/>
          <a:pathLst>
            <a:path>
              <a:moveTo>
                <a:pt x="45720" y="0"/>
              </a:moveTo>
              <a:lnTo>
                <a:pt x="45720" y="200077"/>
              </a:lnTo>
              <a:lnTo>
                <a:pt x="113787" y="200077"/>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870B902-C4E2-4503-A781-168B241C97C6}">
      <dsp:nvSpPr>
        <dsp:cNvPr id="0" name=""/>
        <dsp:cNvSpPr/>
      </dsp:nvSpPr>
      <dsp:spPr>
        <a:xfrm>
          <a:off x="1526740" y="823624"/>
          <a:ext cx="196884" cy="91440"/>
        </a:xfrm>
        <a:custGeom>
          <a:avLst/>
          <a:gdLst/>
          <a:ahLst/>
          <a:cxnLst/>
          <a:rect l="0" t="0" r="0" b="0"/>
          <a:pathLst>
            <a:path>
              <a:moveTo>
                <a:pt x="196884" y="45720"/>
              </a:moveTo>
              <a:lnTo>
                <a:pt x="196884" y="89035"/>
              </a:lnTo>
              <a:lnTo>
                <a:pt x="0" y="89035"/>
              </a:lnTo>
              <a:lnTo>
                <a:pt x="0" y="132351"/>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1E2CAF8-5A4C-435A-904C-8D9C910D0A6C}">
      <dsp:nvSpPr>
        <dsp:cNvPr id="0" name=""/>
        <dsp:cNvSpPr/>
      </dsp:nvSpPr>
      <dsp:spPr>
        <a:xfrm>
          <a:off x="759092" y="1182867"/>
          <a:ext cx="91440" cy="513600"/>
        </a:xfrm>
        <a:custGeom>
          <a:avLst/>
          <a:gdLst/>
          <a:ahLst/>
          <a:cxnLst/>
          <a:rect l="0" t="0" r="0" b="0"/>
          <a:pathLst>
            <a:path>
              <a:moveTo>
                <a:pt x="45720" y="0"/>
              </a:moveTo>
              <a:lnTo>
                <a:pt x="45720" y="513600"/>
              </a:lnTo>
              <a:lnTo>
                <a:pt x="113787" y="513600"/>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001C89B-40B6-4660-854D-A884027BD33C}">
      <dsp:nvSpPr>
        <dsp:cNvPr id="0" name=""/>
        <dsp:cNvSpPr/>
      </dsp:nvSpPr>
      <dsp:spPr>
        <a:xfrm>
          <a:off x="759092" y="1182867"/>
          <a:ext cx="91440" cy="200077"/>
        </a:xfrm>
        <a:custGeom>
          <a:avLst/>
          <a:gdLst/>
          <a:ahLst/>
          <a:cxnLst/>
          <a:rect l="0" t="0" r="0" b="0"/>
          <a:pathLst>
            <a:path>
              <a:moveTo>
                <a:pt x="45720" y="0"/>
              </a:moveTo>
              <a:lnTo>
                <a:pt x="45720" y="200077"/>
              </a:lnTo>
              <a:lnTo>
                <a:pt x="113787" y="200077"/>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526BB51-C1E1-4125-B38C-D4AD52FA8282}">
      <dsp:nvSpPr>
        <dsp:cNvPr id="0" name=""/>
        <dsp:cNvSpPr/>
      </dsp:nvSpPr>
      <dsp:spPr>
        <a:xfrm>
          <a:off x="986325" y="823624"/>
          <a:ext cx="737298" cy="91440"/>
        </a:xfrm>
        <a:custGeom>
          <a:avLst/>
          <a:gdLst/>
          <a:ahLst/>
          <a:cxnLst/>
          <a:rect l="0" t="0" r="0" b="0"/>
          <a:pathLst>
            <a:path>
              <a:moveTo>
                <a:pt x="737298" y="45720"/>
              </a:moveTo>
              <a:lnTo>
                <a:pt x="737298" y="89035"/>
              </a:lnTo>
              <a:lnTo>
                <a:pt x="0" y="89035"/>
              </a:lnTo>
              <a:lnTo>
                <a:pt x="0" y="132351"/>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9149A67-B474-46B2-9BC5-26BA4F6134C0}">
      <dsp:nvSpPr>
        <dsp:cNvPr id="0" name=""/>
        <dsp:cNvSpPr/>
      </dsp:nvSpPr>
      <dsp:spPr>
        <a:xfrm>
          <a:off x="1723624" y="530727"/>
          <a:ext cx="989684" cy="91440"/>
        </a:xfrm>
        <a:custGeom>
          <a:avLst/>
          <a:gdLst/>
          <a:ahLst/>
          <a:cxnLst/>
          <a:rect l="0" t="0" r="0" b="0"/>
          <a:pathLst>
            <a:path>
              <a:moveTo>
                <a:pt x="989684" y="45720"/>
              </a:moveTo>
              <a:lnTo>
                <a:pt x="989684" y="89035"/>
              </a:lnTo>
              <a:lnTo>
                <a:pt x="0" y="89035"/>
              </a:lnTo>
              <a:lnTo>
                <a:pt x="0" y="132351"/>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B4B4C6D-3246-4C59-881F-A0E8AD4128EF}">
      <dsp:nvSpPr>
        <dsp:cNvPr id="0" name=""/>
        <dsp:cNvSpPr/>
      </dsp:nvSpPr>
      <dsp:spPr>
        <a:xfrm>
          <a:off x="231948" y="869344"/>
          <a:ext cx="91440" cy="1654246"/>
        </a:xfrm>
        <a:custGeom>
          <a:avLst/>
          <a:gdLst/>
          <a:ahLst/>
          <a:cxnLst/>
          <a:rect l="0" t="0" r="0" b="0"/>
          <a:pathLst>
            <a:path>
              <a:moveTo>
                <a:pt x="45720" y="0"/>
              </a:moveTo>
              <a:lnTo>
                <a:pt x="45720" y="1654246"/>
              </a:lnTo>
              <a:lnTo>
                <a:pt x="88850" y="1654246"/>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4BEDF23-5C54-4BFD-B7C1-B21D292C560E}">
      <dsp:nvSpPr>
        <dsp:cNvPr id="0" name=""/>
        <dsp:cNvSpPr/>
      </dsp:nvSpPr>
      <dsp:spPr>
        <a:xfrm>
          <a:off x="231948" y="869344"/>
          <a:ext cx="91440" cy="1361349"/>
        </a:xfrm>
        <a:custGeom>
          <a:avLst/>
          <a:gdLst/>
          <a:ahLst/>
          <a:cxnLst/>
          <a:rect l="0" t="0" r="0" b="0"/>
          <a:pathLst>
            <a:path>
              <a:moveTo>
                <a:pt x="45720" y="0"/>
              </a:moveTo>
              <a:lnTo>
                <a:pt x="45720" y="1361349"/>
              </a:lnTo>
              <a:lnTo>
                <a:pt x="88850" y="1361349"/>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CFA0DE1-F281-476A-9B3F-AE7FDC39E92F}">
      <dsp:nvSpPr>
        <dsp:cNvPr id="0" name=""/>
        <dsp:cNvSpPr/>
      </dsp:nvSpPr>
      <dsp:spPr>
        <a:xfrm>
          <a:off x="231948" y="869344"/>
          <a:ext cx="91440" cy="1068453"/>
        </a:xfrm>
        <a:custGeom>
          <a:avLst/>
          <a:gdLst/>
          <a:ahLst/>
          <a:cxnLst/>
          <a:rect l="0" t="0" r="0" b="0"/>
          <a:pathLst>
            <a:path>
              <a:moveTo>
                <a:pt x="45720" y="0"/>
              </a:moveTo>
              <a:lnTo>
                <a:pt x="45720" y="1068453"/>
              </a:lnTo>
              <a:lnTo>
                <a:pt x="88850" y="1068453"/>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493EBF3-DED1-4701-AA87-60983FC1A8A7}">
      <dsp:nvSpPr>
        <dsp:cNvPr id="0" name=""/>
        <dsp:cNvSpPr/>
      </dsp:nvSpPr>
      <dsp:spPr>
        <a:xfrm>
          <a:off x="231948" y="869344"/>
          <a:ext cx="91440" cy="775556"/>
        </a:xfrm>
        <a:custGeom>
          <a:avLst/>
          <a:gdLst/>
          <a:ahLst/>
          <a:cxnLst/>
          <a:rect l="0" t="0" r="0" b="0"/>
          <a:pathLst>
            <a:path>
              <a:moveTo>
                <a:pt x="45720" y="0"/>
              </a:moveTo>
              <a:lnTo>
                <a:pt x="45720" y="775556"/>
              </a:lnTo>
              <a:lnTo>
                <a:pt x="88850" y="775556"/>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3D45805-5B5B-4404-AFB8-28B025296908}">
      <dsp:nvSpPr>
        <dsp:cNvPr id="0" name=""/>
        <dsp:cNvSpPr/>
      </dsp:nvSpPr>
      <dsp:spPr>
        <a:xfrm>
          <a:off x="231948" y="869344"/>
          <a:ext cx="91440" cy="482660"/>
        </a:xfrm>
        <a:custGeom>
          <a:avLst/>
          <a:gdLst/>
          <a:ahLst/>
          <a:cxnLst/>
          <a:rect l="0" t="0" r="0" b="0"/>
          <a:pathLst>
            <a:path>
              <a:moveTo>
                <a:pt x="45720" y="0"/>
              </a:moveTo>
              <a:lnTo>
                <a:pt x="45720" y="482660"/>
              </a:lnTo>
              <a:lnTo>
                <a:pt x="88850" y="482660"/>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9AB95F4-0669-4781-8EEE-B7C09D8CC19E}">
      <dsp:nvSpPr>
        <dsp:cNvPr id="0" name=""/>
        <dsp:cNvSpPr/>
      </dsp:nvSpPr>
      <dsp:spPr>
        <a:xfrm>
          <a:off x="231948" y="869344"/>
          <a:ext cx="91440" cy="189763"/>
        </a:xfrm>
        <a:custGeom>
          <a:avLst/>
          <a:gdLst/>
          <a:ahLst/>
          <a:cxnLst/>
          <a:rect l="0" t="0" r="0" b="0"/>
          <a:pathLst>
            <a:path>
              <a:moveTo>
                <a:pt x="45720" y="0"/>
              </a:moveTo>
              <a:lnTo>
                <a:pt x="45720" y="189763"/>
              </a:lnTo>
              <a:lnTo>
                <a:pt x="88850" y="189763"/>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3A8D7DA-4143-4647-8349-2A5D3778406F}">
      <dsp:nvSpPr>
        <dsp:cNvPr id="0" name=""/>
        <dsp:cNvSpPr/>
      </dsp:nvSpPr>
      <dsp:spPr>
        <a:xfrm>
          <a:off x="442680" y="530727"/>
          <a:ext cx="2270628" cy="91440"/>
        </a:xfrm>
        <a:custGeom>
          <a:avLst/>
          <a:gdLst/>
          <a:ahLst/>
          <a:cxnLst/>
          <a:rect l="0" t="0" r="0" b="0"/>
          <a:pathLst>
            <a:path>
              <a:moveTo>
                <a:pt x="2270628" y="45720"/>
              </a:moveTo>
              <a:lnTo>
                <a:pt x="2270628" y="89035"/>
              </a:lnTo>
              <a:lnTo>
                <a:pt x="0" y="89035"/>
              </a:lnTo>
              <a:lnTo>
                <a:pt x="0" y="132351"/>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A86711F-457E-4253-BD98-6526290F3493}">
      <dsp:nvSpPr>
        <dsp:cNvPr id="0" name=""/>
        <dsp:cNvSpPr/>
      </dsp:nvSpPr>
      <dsp:spPr>
        <a:xfrm>
          <a:off x="2032758" y="370182"/>
          <a:ext cx="1361102" cy="20626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 tIns="2540" rIns="2540" bIns="2540" numCol="1" spcCol="1270" anchor="ctr" anchorCtr="0">
          <a:noAutofit/>
        </a:bodyPr>
        <a:lstStyle/>
        <a:p>
          <a:pPr marL="0" lvl="0" indent="0" algn="ctr" defTabSz="177800">
            <a:lnSpc>
              <a:spcPct val="90000"/>
            </a:lnSpc>
            <a:spcBef>
              <a:spcPct val="0"/>
            </a:spcBef>
            <a:spcAft>
              <a:spcPct val="35000"/>
            </a:spcAft>
            <a:buNone/>
          </a:pPr>
          <a:r>
            <a:rPr lang="de-DE" sz="400" b="0" kern="1200">
              <a:solidFill>
                <a:sysClr val="windowText" lastClr="000000"/>
              </a:solidFill>
              <a:latin typeface="Arial" panose="020B0604020202020204" pitchFamily="34" charset="0"/>
              <a:cs typeface="Arial" panose="020B0604020202020204" pitchFamily="34" charset="0"/>
            </a:rPr>
            <a:t>SC_22 Servicemigration IT-Servicecenter</a:t>
          </a:r>
        </a:p>
      </dsp:txBody>
      <dsp:txXfrm>
        <a:off x="2032758" y="370182"/>
        <a:ext cx="1361102" cy="206265"/>
      </dsp:txXfrm>
    </dsp:sp>
    <dsp:sp modelId="{514ED023-BF84-4F85-8211-D15F9FF15EAE}">
      <dsp:nvSpPr>
        <dsp:cNvPr id="0" name=""/>
        <dsp:cNvSpPr/>
      </dsp:nvSpPr>
      <dsp:spPr>
        <a:xfrm>
          <a:off x="236415" y="663079"/>
          <a:ext cx="412530" cy="206265"/>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 tIns="2540" rIns="2540" bIns="2540" numCol="1" spcCol="1270" anchor="ctr" anchorCtr="0">
          <a:noAutofit/>
        </a:bodyPr>
        <a:lstStyle/>
        <a:p>
          <a:pPr marL="0" lvl="0" indent="0" algn="ctr" defTabSz="177800">
            <a:lnSpc>
              <a:spcPct val="90000"/>
            </a:lnSpc>
            <a:spcBef>
              <a:spcPct val="0"/>
            </a:spcBef>
            <a:spcAft>
              <a:spcPct val="35000"/>
            </a:spcAft>
            <a:buNone/>
          </a:pPr>
          <a:r>
            <a:rPr lang="de-DE" sz="400" b="0" kern="1200">
              <a:solidFill>
                <a:sysClr val="windowText" lastClr="000000"/>
              </a:solidFill>
              <a:latin typeface="Arial" panose="020B0604020202020204" pitchFamily="34" charset="0"/>
              <a:cs typeface="Arial" panose="020B0604020202020204" pitchFamily="34" charset="0"/>
            </a:rPr>
            <a:t>SC_22.2 Projekt-management</a:t>
          </a:r>
        </a:p>
      </dsp:txBody>
      <dsp:txXfrm>
        <a:off x="236415" y="663079"/>
        <a:ext cx="412530" cy="206265"/>
      </dsp:txXfrm>
    </dsp:sp>
    <dsp:sp modelId="{66701150-2AB1-4F66-80C2-5ABB1B10DE24}">
      <dsp:nvSpPr>
        <dsp:cNvPr id="0" name=""/>
        <dsp:cNvSpPr/>
      </dsp:nvSpPr>
      <dsp:spPr>
        <a:xfrm>
          <a:off x="320798" y="955975"/>
          <a:ext cx="412530" cy="206265"/>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 tIns="2540" rIns="2540" bIns="2540" numCol="1" spcCol="1270" anchor="ctr" anchorCtr="0">
          <a:noAutofit/>
        </a:bodyPr>
        <a:lstStyle/>
        <a:p>
          <a:pPr marL="0" lvl="0" indent="0" algn="ctr" defTabSz="177800">
            <a:lnSpc>
              <a:spcPct val="90000"/>
            </a:lnSpc>
            <a:spcBef>
              <a:spcPct val="0"/>
            </a:spcBef>
            <a:spcAft>
              <a:spcPct val="35000"/>
            </a:spcAft>
            <a:buNone/>
          </a:pPr>
          <a:r>
            <a:rPr lang="de-DE" sz="400" b="0" kern="1200">
              <a:solidFill>
                <a:sysClr val="windowText" lastClr="000000"/>
              </a:solidFill>
              <a:latin typeface="Arial" panose="020B0604020202020204" pitchFamily="34" charset="0"/>
              <a:cs typeface="Arial" panose="020B0604020202020204" pitchFamily="34" charset="0"/>
            </a:rPr>
            <a:t>SC_22.2.1 Initialisierung</a:t>
          </a:r>
        </a:p>
      </dsp:txBody>
      <dsp:txXfrm>
        <a:off x="320798" y="955975"/>
        <a:ext cx="412530" cy="206265"/>
      </dsp:txXfrm>
    </dsp:sp>
    <dsp:sp modelId="{3530E21F-A27C-466F-8356-26FF36AE1166}">
      <dsp:nvSpPr>
        <dsp:cNvPr id="0" name=""/>
        <dsp:cNvSpPr/>
      </dsp:nvSpPr>
      <dsp:spPr>
        <a:xfrm>
          <a:off x="320798" y="1248872"/>
          <a:ext cx="412530" cy="206265"/>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 tIns="2540" rIns="2540" bIns="2540" numCol="1" spcCol="1270" anchor="ctr" anchorCtr="0">
          <a:noAutofit/>
        </a:bodyPr>
        <a:lstStyle/>
        <a:p>
          <a:pPr marL="0" lvl="0" indent="0" algn="ctr" defTabSz="177800">
            <a:lnSpc>
              <a:spcPct val="90000"/>
            </a:lnSpc>
            <a:spcBef>
              <a:spcPct val="0"/>
            </a:spcBef>
            <a:spcAft>
              <a:spcPct val="35000"/>
            </a:spcAft>
            <a:buNone/>
          </a:pPr>
          <a:r>
            <a:rPr lang="de-DE" sz="400" b="0" kern="1200">
              <a:solidFill>
                <a:sysClr val="windowText" lastClr="000000"/>
              </a:solidFill>
              <a:latin typeface="Arial" panose="020B0604020202020204" pitchFamily="34" charset="0"/>
              <a:cs typeface="Arial" panose="020B0604020202020204" pitchFamily="34" charset="0"/>
            </a:rPr>
            <a:t>SC_22.2.1 Definition</a:t>
          </a:r>
        </a:p>
      </dsp:txBody>
      <dsp:txXfrm>
        <a:off x="320798" y="1248872"/>
        <a:ext cx="412530" cy="206265"/>
      </dsp:txXfrm>
    </dsp:sp>
    <dsp:sp modelId="{35ACD49E-65EA-4724-A3B5-9C9E8A9B9B37}">
      <dsp:nvSpPr>
        <dsp:cNvPr id="0" name=""/>
        <dsp:cNvSpPr/>
      </dsp:nvSpPr>
      <dsp:spPr>
        <a:xfrm>
          <a:off x="320798" y="1541768"/>
          <a:ext cx="412530" cy="206265"/>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 tIns="2540" rIns="2540" bIns="2540" numCol="1" spcCol="1270" anchor="ctr" anchorCtr="0">
          <a:noAutofit/>
        </a:bodyPr>
        <a:lstStyle/>
        <a:p>
          <a:pPr marL="0" lvl="0" indent="0" algn="ctr" defTabSz="177800">
            <a:lnSpc>
              <a:spcPct val="90000"/>
            </a:lnSpc>
            <a:spcBef>
              <a:spcPct val="0"/>
            </a:spcBef>
            <a:spcAft>
              <a:spcPct val="35000"/>
            </a:spcAft>
            <a:buNone/>
          </a:pPr>
          <a:r>
            <a:rPr lang="de-DE" sz="400" b="0" kern="1200">
              <a:solidFill>
                <a:sysClr val="windowText" lastClr="000000"/>
              </a:solidFill>
              <a:latin typeface="Arial" panose="020B0604020202020204" pitchFamily="34" charset="0"/>
              <a:cs typeface="Arial" panose="020B0604020202020204" pitchFamily="34" charset="0"/>
            </a:rPr>
            <a:t>SC_22.2.2 Planung</a:t>
          </a:r>
        </a:p>
      </dsp:txBody>
      <dsp:txXfrm>
        <a:off x="320798" y="1541768"/>
        <a:ext cx="412530" cy="206265"/>
      </dsp:txXfrm>
    </dsp:sp>
    <dsp:sp modelId="{9BC0B8FD-9831-4092-A1A8-F70ECA700E7E}">
      <dsp:nvSpPr>
        <dsp:cNvPr id="0" name=""/>
        <dsp:cNvSpPr/>
      </dsp:nvSpPr>
      <dsp:spPr>
        <a:xfrm>
          <a:off x="320798" y="1834665"/>
          <a:ext cx="412530" cy="206265"/>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 tIns="2540" rIns="2540" bIns="2540" numCol="1" spcCol="1270" anchor="ctr" anchorCtr="0">
          <a:noAutofit/>
        </a:bodyPr>
        <a:lstStyle/>
        <a:p>
          <a:pPr marL="0" lvl="0" indent="0" algn="ctr" defTabSz="177800">
            <a:lnSpc>
              <a:spcPct val="90000"/>
            </a:lnSpc>
            <a:spcBef>
              <a:spcPct val="0"/>
            </a:spcBef>
            <a:spcAft>
              <a:spcPct val="35000"/>
            </a:spcAft>
            <a:buNone/>
          </a:pPr>
          <a:r>
            <a:rPr lang="de-DE" sz="400" b="0" kern="1200">
              <a:solidFill>
                <a:sysClr val="windowText" lastClr="000000"/>
              </a:solidFill>
              <a:latin typeface="Arial" panose="020B0604020202020204" pitchFamily="34" charset="0"/>
              <a:cs typeface="Arial" panose="020B0604020202020204" pitchFamily="34" charset="0"/>
            </a:rPr>
            <a:t>SC_22.2.3 Steuerung</a:t>
          </a:r>
        </a:p>
      </dsp:txBody>
      <dsp:txXfrm>
        <a:off x="320798" y="1834665"/>
        <a:ext cx="412530" cy="206265"/>
      </dsp:txXfrm>
    </dsp:sp>
    <dsp:sp modelId="{311DB199-0BDD-4F4F-A98C-E530E494F712}">
      <dsp:nvSpPr>
        <dsp:cNvPr id="0" name=""/>
        <dsp:cNvSpPr/>
      </dsp:nvSpPr>
      <dsp:spPr>
        <a:xfrm>
          <a:off x="320798" y="2127561"/>
          <a:ext cx="412530" cy="206265"/>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 tIns="2540" rIns="2540" bIns="2540" numCol="1" spcCol="1270" anchor="ctr" anchorCtr="0">
          <a:noAutofit/>
        </a:bodyPr>
        <a:lstStyle/>
        <a:p>
          <a:pPr marL="0" lvl="0" indent="0" algn="ctr" defTabSz="177800">
            <a:lnSpc>
              <a:spcPct val="90000"/>
            </a:lnSpc>
            <a:spcBef>
              <a:spcPct val="0"/>
            </a:spcBef>
            <a:spcAft>
              <a:spcPct val="35000"/>
            </a:spcAft>
            <a:buNone/>
          </a:pPr>
          <a:r>
            <a:rPr lang="de-DE" sz="400" b="0" kern="1200">
              <a:solidFill>
                <a:sysClr val="windowText" lastClr="000000"/>
              </a:solidFill>
              <a:latin typeface="Arial" panose="020B0604020202020204" pitchFamily="34" charset="0"/>
              <a:cs typeface="Arial" panose="020B0604020202020204" pitchFamily="34" charset="0"/>
            </a:rPr>
            <a:t>SC_22.2.4 Abschluss</a:t>
          </a:r>
        </a:p>
      </dsp:txBody>
      <dsp:txXfrm>
        <a:off x="320798" y="2127561"/>
        <a:ext cx="412530" cy="206265"/>
      </dsp:txXfrm>
    </dsp:sp>
    <dsp:sp modelId="{E741732C-484B-4A10-8037-EBA87BA263CD}">
      <dsp:nvSpPr>
        <dsp:cNvPr id="0" name=""/>
        <dsp:cNvSpPr/>
      </dsp:nvSpPr>
      <dsp:spPr>
        <a:xfrm>
          <a:off x="320798" y="2420458"/>
          <a:ext cx="412530" cy="206265"/>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 tIns="2540" rIns="2540" bIns="2540" numCol="1" spcCol="1270" anchor="ctr" anchorCtr="0">
          <a:noAutofit/>
        </a:bodyPr>
        <a:lstStyle/>
        <a:p>
          <a:pPr marL="0" lvl="0" indent="0" algn="ctr" defTabSz="177800">
            <a:lnSpc>
              <a:spcPct val="90000"/>
            </a:lnSpc>
            <a:spcBef>
              <a:spcPct val="0"/>
            </a:spcBef>
            <a:spcAft>
              <a:spcPct val="35000"/>
            </a:spcAft>
            <a:buNone/>
          </a:pPr>
          <a:r>
            <a:rPr lang="de-DE" sz="400" b="0" kern="1200">
              <a:solidFill>
                <a:sysClr val="windowText" lastClr="000000"/>
              </a:solidFill>
              <a:latin typeface="Arial" panose="020B0604020202020204" pitchFamily="34" charset="0"/>
              <a:cs typeface="Arial" panose="020B0604020202020204" pitchFamily="34" charset="0"/>
            </a:rPr>
            <a:t>SC_22.2.5 Support</a:t>
          </a:r>
        </a:p>
      </dsp:txBody>
      <dsp:txXfrm>
        <a:off x="320798" y="2420458"/>
        <a:ext cx="412530" cy="206265"/>
      </dsp:txXfrm>
    </dsp:sp>
    <dsp:sp modelId="{81E32552-0014-4A23-9DB5-FBA3B0AC43EA}">
      <dsp:nvSpPr>
        <dsp:cNvPr id="0" name=""/>
        <dsp:cNvSpPr/>
      </dsp:nvSpPr>
      <dsp:spPr>
        <a:xfrm>
          <a:off x="1517359" y="663079"/>
          <a:ext cx="412530" cy="206265"/>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 tIns="2540" rIns="2540" bIns="2540" numCol="1" spcCol="1270" anchor="ctr" anchorCtr="0">
          <a:noAutofit/>
        </a:bodyPr>
        <a:lstStyle/>
        <a:p>
          <a:pPr marL="0" lvl="0" indent="0" algn="ctr" defTabSz="177800">
            <a:lnSpc>
              <a:spcPct val="90000"/>
            </a:lnSpc>
            <a:spcBef>
              <a:spcPct val="0"/>
            </a:spcBef>
            <a:spcAft>
              <a:spcPct val="35000"/>
            </a:spcAft>
            <a:buNone/>
          </a:pPr>
          <a:r>
            <a:rPr lang="de-DE" sz="400" b="0" kern="1200">
              <a:solidFill>
                <a:sysClr val="windowText" lastClr="000000"/>
              </a:solidFill>
              <a:latin typeface="Arial" panose="020B0604020202020204" pitchFamily="34" charset="0"/>
              <a:cs typeface="Arial" panose="020B0604020202020204" pitchFamily="34" charset="0"/>
            </a:rPr>
            <a:t>SC_22.4 Ist Aufnahme</a:t>
          </a:r>
        </a:p>
      </dsp:txBody>
      <dsp:txXfrm>
        <a:off x="1517359" y="663079"/>
        <a:ext cx="412530" cy="206265"/>
      </dsp:txXfrm>
    </dsp:sp>
    <dsp:sp modelId="{6B50AD1A-0604-4870-B4C0-EC67FB46CD3A}">
      <dsp:nvSpPr>
        <dsp:cNvPr id="0" name=""/>
        <dsp:cNvSpPr/>
      </dsp:nvSpPr>
      <dsp:spPr>
        <a:xfrm>
          <a:off x="759433" y="955975"/>
          <a:ext cx="453783" cy="226891"/>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 tIns="2540" rIns="2540" bIns="2540" numCol="1" spcCol="1270" anchor="ctr" anchorCtr="0">
          <a:noAutofit/>
        </a:bodyPr>
        <a:lstStyle/>
        <a:p>
          <a:pPr marL="0" lvl="0" indent="0" algn="ctr" defTabSz="177800">
            <a:lnSpc>
              <a:spcPct val="90000"/>
            </a:lnSpc>
            <a:spcBef>
              <a:spcPct val="0"/>
            </a:spcBef>
            <a:spcAft>
              <a:spcPct val="35000"/>
            </a:spcAft>
            <a:buNone/>
          </a:pPr>
          <a:r>
            <a:rPr lang="de-DE" sz="400" b="0" kern="1200">
              <a:solidFill>
                <a:sysClr val="windowText" lastClr="000000"/>
              </a:solidFill>
              <a:latin typeface="Arial" panose="020B0604020202020204" pitchFamily="34" charset="0"/>
              <a:cs typeface="Arial" panose="020B0604020202020204" pitchFamily="34" charset="0"/>
            </a:rPr>
            <a:t>SC_22.4 Auftrags- &amp; Angebots-management</a:t>
          </a:r>
        </a:p>
      </dsp:txBody>
      <dsp:txXfrm>
        <a:off x="759433" y="955975"/>
        <a:ext cx="453783" cy="226891"/>
      </dsp:txXfrm>
    </dsp:sp>
    <dsp:sp modelId="{D072591C-43CE-4BDC-AFD9-3E1B89A5ACED}">
      <dsp:nvSpPr>
        <dsp:cNvPr id="0" name=""/>
        <dsp:cNvSpPr/>
      </dsp:nvSpPr>
      <dsp:spPr>
        <a:xfrm>
          <a:off x="872879" y="1269498"/>
          <a:ext cx="453783" cy="226891"/>
        </a:xfrm>
        <a:prstGeom prst="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 tIns="2540" rIns="2540" bIns="2540" numCol="1" spcCol="1270" anchor="ctr" anchorCtr="0">
          <a:noAutofit/>
        </a:bodyPr>
        <a:lstStyle/>
        <a:p>
          <a:pPr marL="0" lvl="0" indent="0" algn="ctr" defTabSz="177800">
            <a:lnSpc>
              <a:spcPct val="90000"/>
            </a:lnSpc>
            <a:spcBef>
              <a:spcPct val="0"/>
            </a:spcBef>
            <a:spcAft>
              <a:spcPct val="35000"/>
            </a:spcAft>
            <a:buNone/>
          </a:pPr>
          <a:r>
            <a:rPr lang="de-DE" sz="400" kern="1200">
              <a:solidFill>
                <a:sysClr val="windowText" lastClr="000000"/>
              </a:solidFill>
              <a:latin typeface="Arial" panose="020B0604020202020204" pitchFamily="34" charset="0"/>
              <a:cs typeface="Arial" panose="020B0604020202020204" pitchFamily="34" charset="0"/>
            </a:rPr>
            <a:t>Vorstellung AMM &amp; AGM</a:t>
          </a:r>
        </a:p>
      </dsp:txBody>
      <dsp:txXfrm>
        <a:off x="872879" y="1269498"/>
        <a:ext cx="453783" cy="226891"/>
      </dsp:txXfrm>
    </dsp:sp>
    <dsp:sp modelId="{2F1509E3-52C2-420C-AB6E-9D3D00D7AFA7}">
      <dsp:nvSpPr>
        <dsp:cNvPr id="0" name=""/>
        <dsp:cNvSpPr/>
      </dsp:nvSpPr>
      <dsp:spPr>
        <a:xfrm>
          <a:off x="872879" y="1583021"/>
          <a:ext cx="453783" cy="226891"/>
        </a:xfrm>
        <a:prstGeom prst="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 tIns="2540" rIns="2540" bIns="2540" numCol="1" spcCol="1270" anchor="ctr" anchorCtr="0">
          <a:noAutofit/>
        </a:bodyPr>
        <a:lstStyle/>
        <a:p>
          <a:pPr marL="0" lvl="0" indent="0" algn="ctr" defTabSz="177800">
            <a:lnSpc>
              <a:spcPct val="90000"/>
            </a:lnSpc>
            <a:spcBef>
              <a:spcPct val="0"/>
            </a:spcBef>
            <a:spcAft>
              <a:spcPct val="35000"/>
            </a:spcAft>
            <a:buNone/>
          </a:pPr>
          <a:r>
            <a:rPr lang="de-DE" sz="400" kern="1200">
              <a:solidFill>
                <a:sysClr val="windowText" lastClr="000000"/>
              </a:solidFill>
              <a:latin typeface="Arial" panose="020B0604020202020204" pitchFamily="34" charset="0"/>
              <a:cs typeface="Arial" panose="020B0604020202020204" pitchFamily="34" charset="0"/>
            </a:rPr>
            <a:t>Erhebung IST-Daten &amp; Analyse der aktuellen Situation</a:t>
          </a:r>
        </a:p>
      </dsp:txBody>
      <dsp:txXfrm>
        <a:off x="872879" y="1583021"/>
        <a:ext cx="453783" cy="226891"/>
      </dsp:txXfrm>
    </dsp:sp>
    <dsp:sp modelId="{334C8A6A-DA49-4114-97D2-E18E16655825}">
      <dsp:nvSpPr>
        <dsp:cNvPr id="0" name=""/>
        <dsp:cNvSpPr/>
      </dsp:nvSpPr>
      <dsp:spPr>
        <a:xfrm>
          <a:off x="1299848" y="955975"/>
          <a:ext cx="453783" cy="226891"/>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 tIns="2540" rIns="2540" bIns="2540" numCol="1" spcCol="1270" anchor="ctr" anchorCtr="0">
          <a:noAutofit/>
        </a:bodyPr>
        <a:lstStyle/>
        <a:p>
          <a:pPr marL="0" lvl="0" indent="0" algn="ctr" defTabSz="177800">
            <a:lnSpc>
              <a:spcPct val="90000"/>
            </a:lnSpc>
            <a:spcBef>
              <a:spcPct val="0"/>
            </a:spcBef>
            <a:spcAft>
              <a:spcPct val="35000"/>
            </a:spcAft>
            <a:buNone/>
          </a:pPr>
          <a:r>
            <a:rPr lang="de-DE" sz="400" b="0" kern="1200">
              <a:solidFill>
                <a:sysClr val="windowText" lastClr="000000"/>
              </a:solidFill>
              <a:latin typeface="Arial" panose="020B0604020202020204" pitchFamily="34" charset="0"/>
              <a:cs typeface="Arial" panose="020B0604020202020204" pitchFamily="34" charset="0"/>
            </a:rPr>
            <a:t>SC_22.4.2 Incident-management</a:t>
          </a:r>
        </a:p>
      </dsp:txBody>
      <dsp:txXfrm>
        <a:off x="1299848" y="955975"/>
        <a:ext cx="453783" cy="226891"/>
      </dsp:txXfrm>
    </dsp:sp>
    <dsp:sp modelId="{5621C843-3CC4-41A9-ABB7-3F33F32B078C}">
      <dsp:nvSpPr>
        <dsp:cNvPr id="0" name=""/>
        <dsp:cNvSpPr/>
      </dsp:nvSpPr>
      <dsp:spPr>
        <a:xfrm>
          <a:off x="1413294" y="1269498"/>
          <a:ext cx="453783" cy="226891"/>
        </a:xfrm>
        <a:prstGeom prst="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 tIns="2540" rIns="2540" bIns="2540" numCol="1" spcCol="1270" anchor="ctr" anchorCtr="0">
          <a:noAutofit/>
        </a:bodyPr>
        <a:lstStyle/>
        <a:p>
          <a:pPr marL="0" lvl="0" indent="0" algn="ctr" defTabSz="177800">
            <a:lnSpc>
              <a:spcPct val="90000"/>
            </a:lnSpc>
            <a:spcBef>
              <a:spcPct val="0"/>
            </a:spcBef>
            <a:spcAft>
              <a:spcPct val="35000"/>
            </a:spcAft>
            <a:buNone/>
          </a:pPr>
          <a:r>
            <a:rPr lang="de-DE" sz="400" kern="1200">
              <a:solidFill>
                <a:sysClr val="windowText" lastClr="000000"/>
              </a:solidFill>
              <a:latin typeface="Arial" panose="020B0604020202020204" pitchFamily="34" charset="0"/>
              <a:cs typeface="Arial" panose="020B0604020202020204" pitchFamily="34" charset="0"/>
            </a:rPr>
            <a:t>Vorstellung ICM</a:t>
          </a:r>
        </a:p>
      </dsp:txBody>
      <dsp:txXfrm>
        <a:off x="1413294" y="1269498"/>
        <a:ext cx="453783" cy="226891"/>
      </dsp:txXfrm>
    </dsp:sp>
    <dsp:sp modelId="{5C530DB6-8311-4D4C-9F15-463B9E826DF9}">
      <dsp:nvSpPr>
        <dsp:cNvPr id="0" name=""/>
        <dsp:cNvSpPr/>
      </dsp:nvSpPr>
      <dsp:spPr>
        <a:xfrm>
          <a:off x="1413294" y="1583021"/>
          <a:ext cx="453783" cy="226891"/>
        </a:xfrm>
        <a:prstGeom prst="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 tIns="2540" rIns="2540" bIns="2540" numCol="1" spcCol="1270" anchor="ctr" anchorCtr="0">
          <a:noAutofit/>
        </a:bodyPr>
        <a:lstStyle/>
        <a:p>
          <a:pPr marL="0" lvl="0" indent="0" algn="ctr" defTabSz="177800">
            <a:lnSpc>
              <a:spcPct val="90000"/>
            </a:lnSpc>
            <a:spcBef>
              <a:spcPct val="0"/>
            </a:spcBef>
            <a:spcAft>
              <a:spcPct val="35000"/>
            </a:spcAft>
            <a:buNone/>
          </a:pPr>
          <a:r>
            <a:rPr lang="de-DE" sz="400" kern="1200">
              <a:solidFill>
                <a:sysClr val="windowText" lastClr="000000"/>
              </a:solidFill>
              <a:latin typeface="Arial" panose="020B0604020202020204" pitchFamily="34" charset="0"/>
              <a:cs typeface="Arial" panose="020B0604020202020204" pitchFamily="34" charset="0"/>
            </a:rPr>
            <a:t>Erhebung IST-Daten &amp; Analyse der aktuellen Situation</a:t>
          </a:r>
        </a:p>
      </dsp:txBody>
      <dsp:txXfrm>
        <a:off x="1413294" y="1583021"/>
        <a:ext cx="453783" cy="226891"/>
      </dsp:txXfrm>
    </dsp:sp>
    <dsp:sp modelId="{40B0629F-86D3-43F3-B003-F6F2397C156D}">
      <dsp:nvSpPr>
        <dsp:cNvPr id="0" name=""/>
        <dsp:cNvSpPr/>
      </dsp:nvSpPr>
      <dsp:spPr>
        <a:xfrm>
          <a:off x="1840263" y="955975"/>
          <a:ext cx="453783" cy="226891"/>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 tIns="2540" rIns="2540" bIns="2540" numCol="1" spcCol="1270" anchor="ctr" anchorCtr="0">
          <a:noAutofit/>
        </a:bodyPr>
        <a:lstStyle/>
        <a:p>
          <a:pPr marL="0" lvl="0" indent="0" algn="ctr" defTabSz="177800">
            <a:lnSpc>
              <a:spcPct val="90000"/>
            </a:lnSpc>
            <a:spcBef>
              <a:spcPct val="0"/>
            </a:spcBef>
            <a:spcAft>
              <a:spcPct val="35000"/>
            </a:spcAft>
            <a:buNone/>
          </a:pPr>
          <a:r>
            <a:rPr lang="de-DE" sz="400" b="0" kern="1200">
              <a:solidFill>
                <a:sysClr val="windowText" lastClr="000000"/>
              </a:solidFill>
              <a:latin typeface="Arial" panose="020B0604020202020204" pitchFamily="34" charset="0"/>
              <a:cs typeface="Arial" panose="020B0604020202020204" pitchFamily="34" charset="0"/>
            </a:rPr>
            <a:t>SC_22.4.3 Asset- &amp; Endgeräte-management</a:t>
          </a:r>
        </a:p>
      </dsp:txBody>
      <dsp:txXfrm>
        <a:off x="1840263" y="955975"/>
        <a:ext cx="453783" cy="226891"/>
      </dsp:txXfrm>
    </dsp:sp>
    <dsp:sp modelId="{EF9B26EF-FEB1-4663-8EDC-AA3F7F0A3A1D}">
      <dsp:nvSpPr>
        <dsp:cNvPr id="0" name=""/>
        <dsp:cNvSpPr/>
      </dsp:nvSpPr>
      <dsp:spPr>
        <a:xfrm>
          <a:off x="1953708" y="1269498"/>
          <a:ext cx="453783" cy="226891"/>
        </a:xfrm>
        <a:prstGeom prst="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 tIns="2540" rIns="2540" bIns="2540" numCol="1" spcCol="1270" anchor="ctr" anchorCtr="0">
          <a:noAutofit/>
        </a:bodyPr>
        <a:lstStyle/>
        <a:p>
          <a:pPr marL="0" lvl="0" indent="0" algn="ctr" defTabSz="177800">
            <a:lnSpc>
              <a:spcPct val="90000"/>
            </a:lnSpc>
            <a:spcBef>
              <a:spcPct val="0"/>
            </a:spcBef>
            <a:spcAft>
              <a:spcPct val="35000"/>
            </a:spcAft>
            <a:buNone/>
          </a:pPr>
          <a:r>
            <a:rPr lang="de-DE" sz="400" kern="1200">
              <a:solidFill>
                <a:sysClr val="windowText" lastClr="000000"/>
              </a:solidFill>
              <a:latin typeface="Arial" panose="020B0604020202020204" pitchFamily="34" charset="0"/>
              <a:cs typeface="Arial" panose="020B0604020202020204" pitchFamily="34" charset="0"/>
            </a:rPr>
            <a:t>Vorstellung ASM &amp; EGM</a:t>
          </a:r>
        </a:p>
      </dsp:txBody>
      <dsp:txXfrm>
        <a:off x="1953708" y="1269498"/>
        <a:ext cx="453783" cy="226891"/>
      </dsp:txXfrm>
    </dsp:sp>
    <dsp:sp modelId="{9DE444B2-BF0A-412C-AD89-EA001824A5E0}">
      <dsp:nvSpPr>
        <dsp:cNvPr id="0" name=""/>
        <dsp:cNvSpPr/>
      </dsp:nvSpPr>
      <dsp:spPr>
        <a:xfrm>
          <a:off x="1953708" y="1583021"/>
          <a:ext cx="453783" cy="226891"/>
        </a:xfrm>
        <a:prstGeom prst="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 tIns="2540" rIns="2540" bIns="2540" numCol="1" spcCol="1270" anchor="ctr" anchorCtr="0">
          <a:noAutofit/>
        </a:bodyPr>
        <a:lstStyle/>
        <a:p>
          <a:pPr marL="0" lvl="0" indent="0" algn="ctr" defTabSz="177800">
            <a:lnSpc>
              <a:spcPct val="90000"/>
            </a:lnSpc>
            <a:spcBef>
              <a:spcPct val="0"/>
            </a:spcBef>
            <a:spcAft>
              <a:spcPct val="35000"/>
            </a:spcAft>
            <a:buNone/>
          </a:pPr>
          <a:r>
            <a:rPr lang="de-DE" sz="400" kern="1200">
              <a:solidFill>
                <a:sysClr val="windowText" lastClr="000000"/>
              </a:solidFill>
              <a:latin typeface="Arial" panose="020B0604020202020204" pitchFamily="34" charset="0"/>
              <a:cs typeface="Arial" panose="020B0604020202020204" pitchFamily="34" charset="0"/>
            </a:rPr>
            <a:t>Erhebung IST-Daten &amp; Analyse der aktuellen Situation</a:t>
          </a:r>
        </a:p>
      </dsp:txBody>
      <dsp:txXfrm>
        <a:off x="1953708" y="1583021"/>
        <a:ext cx="453783" cy="226891"/>
      </dsp:txXfrm>
    </dsp:sp>
    <dsp:sp modelId="{457A0D9F-1595-43D4-BDF8-11754AA05345}">
      <dsp:nvSpPr>
        <dsp:cNvPr id="0" name=""/>
        <dsp:cNvSpPr/>
      </dsp:nvSpPr>
      <dsp:spPr>
        <a:xfrm>
          <a:off x="2380677" y="955975"/>
          <a:ext cx="453783" cy="226891"/>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 tIns="2540" rIns="2540" bIns="2540" numCol="1" spcCol="1270" anchor="ctr" anchorCtr="0">
          <a:noAutofit/>
        </a:bodyPr>
        <a:lstStyle/>
        <a:p>
          <a:pPr marL="0" lvl="0" indent="0" algn="ctr" defTabSz="177800">
            <a:lnSpc>
              <a:spcPct val="90000"/>
            </a:lnSpc>
            <a:spcBef>
              <a:spcPct val="0"/>
            </a:spcBef>
            <a:spcAft>
              <a:spcPct val="35000"/>
            </a:spcAft>
            <a:buNone/>
          </a:pPr>
          <a:r>
            <a:rPr lang="de-DE" sz="400" b="0" kern="1200">
              <a:solidFill>
                <a:sysClr val="windowText" lastClr="000000"/>
              </a:solidFill>
              <a:latin typeface="Arial" panose="020B0604020202020204" pitchFamily="34" charset="0"/>
              <a:cs typeface="Arial" panose="020B0604020202020204" pitchFamily="34" charset="0"/>
            </a:rPr>
            <a:t>SC_22.4.4 Netzwerk-management</a:t>
          </a:r>
        </a:p>
      </dsp:txBody>
      <dsp:txXfrm>
        <a:off x="2380677" y="955975"/>
        <a:ext cx="453783" cy="226891"/>
      </dsp:txXfrm>
    </dsp:sp>
    <dsp:sp modelId="{5E3443BD-5B93-4354-8780-FC3D2475013E}">
      <dsp:nvSpPr>
        <dsp:cNvPr id="0" name=""/>
        <dsp:cNvSpPr/>
      </dsp:nvSpPr>
      <dsp:spPr>
        <a:xfrm>
          <a:off x="2494123" y="1269498"/>
          <a:ext cx="453783" cy="226891"/>
        </a:xfrm>
        <a:prstGeom prst="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 tIns="2540" rIns="2540" bIns="2540" numCol="1" spcCol="1270" anchor="ctr" anchorCtr="0">
          <a:noAutofit/>
        </a:bodyPr>
        <a:lstStyle/>
        <a:p>
          <a:pPr marL="0" lvl="0" indent="0" algn="ctr" defTabSz="177800">
            <a:lnSpc>
              <a:spcPct val="90000"/>
            </a:lnSpc>
            <a:spcBef>
              <a:spcPct val="0"/>
            </a:spcBef>
            <a:spcAft>
              <a:spcPct val="35000"/>
            </a:spcAft>
            <a:buNone/>
          </a:pPr>
          <a:r>
            <a:rPr lang="de-DE" sz="400" kern="1200">
              <a:solidFill>
                <a:sysClr val="windowText" lastClr="000000"/>
              </a:solidFill>
              <a:latin typeface="Arial" panose="020B0604020202020204" pitchFamily="34" charset="0"/>
              <a:cs typeface="Arial" panose="020B0604020202020204" pitchFamily="34" charset="0"/>
            </a:rPr>
            <a:t>Vorstellung NWM</a:t>
          </a:r>
        </a:p>
      </dsp:txBody>
      <dsp:txXfrm>
        <a:off x="2494123" y="1269498"/>
        <a:ext cx="453783" cy="226891"/>
      </dsp:txXfrm>
    </dsp:sp>
    <dsp:sp modelId="{105919A0-17BB-48D6-808D-A52DF1992F91}">
      <dsp:nvSpPr>
        <dsp:cNvPr id="0" name=""/>
        <dsp:cNvSpPr/>
      </dsp:nvSpPr>
      <dsp:spPr>
        <a:xfrm>
          <a:off x="2494123" y="1583021"/>
          <a:ext cx="453783" cy="226891"/>
        </a:xfrm>
        <a:prstGeom prst="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 tIns="2540" rIns="2540" bIns="2540" numCol="1" spcCol="1270" anchor="ctr" anchorCtr="0">
          <a:noAutofit/>
        </a:bodyPr>
        <a:lstStyle/>
        <a:p>
          <a:pPr marL="0" lvl="0" indent="0" algn="ctr" defTabSz="177800">
            <a:lnSpc>
              <a:spcPct val="90000"/>
            </a:lnSpc>
            <a:spcBef>
              <a:spcPct val="0"/>
            </a:spcBef>
            <a:spcAft>
              <a:spcPct val="35000"/>
            </a:spcAft>
            <a:buNone/>
          </a:pPr>
          <a:r>
            <a:rPr lang="de-DE" sz="400" kern="1200">
              <a:solidFill>
                <a:sysClr val="windowText" lastClr="000000"/>
              </a:solidFill>
              <a:latin typeface="Arial" panose="020B0604020202020204" pitchFamily="34" charset="0"/>
              <a:cs typeface="Arial" panose="020B0604020202020204" pitchFamily="34" charset="0"/>
            </a:rPr>
            <a:t>Erhebung IST-Daten &amp; Analyse der aktuellen Situation</a:t>
          </a:r>
        </a:p>
      </dsp:txBody>
      <dsp:txXfrm>
        <a:off x="2494123" y="1583021"/>
        <a:ext cx="453783" cy="226891"/>
      </dsp:txXfrm>
    </dsp:sp>
    <dsp:sp modelId="{1FA52BEF-E7B8-4977-9C61-29DB0F572B06}">
      <dsp:nvSpPr>
        <dsp:cNvPr id="0" name=""/>
        <dsp:cNvSpPr/>
      </dsp:nvSpPr>
      <dsp:spPr>
        <a:xfrm>
          <a:off x="2921092" y="955975"/>
          <a:ext cx="453783" cy="226891"/>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 tIns="2540" rIns="2540" bIns="2540" numCol="1" spcCol="1270" anchor="ctr" anchorCtr="0">
          <a:noAutofit/>
        </a:bodyPr>
        <a:lstStyle/>
        <a:p>
          <a:pPr marL="0" lvl="0" indent="0" algn="ctr" defTabSz="177800">
            <a:lnSpc>
              <a:spcPct val="90000"/>
            </a:lnSpc>
            <a:spcBef>
              <a:spcPct val="0"/>
            </a:spcBef>
            <a:spcAft>
              <a:spcPct val="35000"/>
            </a:spcAft>
            <a:buNone/>
          </a:pPr>
          <a:r>
            <a:rPr lang="de-DE" sz="400" b="0" kern="1200">
              <a:solidFill>
                <a:sysClr val="windowText" lastClr="000000"/>
              </a:solidFill>
              <a:latin typeface="Arial" panose="020B0604020202020204" pitchFamily="34" charset="0"/>
              <a:cs typeface="Arial" panose="020B0604020202020204" pitchFamily="34" charset="0"/>
            </a:rPr>
            <a:t>SC_22.4.5 Anwendungs-service</a:t>
          </a:r>
        </a:p>
      </dsp:txBody>
      <dsp:txXfrm>
        <a:off x="2921092" y="955975"/>
        <a:ext cx="453783" cy="226891"/>
      </dsp:txXfrm>
    </dsp:sp>
    <dsp:sp modelId="{6A22EADB-EC6B-4845-BEE2-8BCB75477928}">
      <dsp:nvSpPr>
        <dsp:cNvPr id="0" name=""/>
        <dsp:cNvSpPr/>
      </dsp:nvSpPr>
      <dsp:spPr>
        <a:xfrm>
          <a:off x="3034538" y="1269498"/>
          <a:ext cx="453783" cy="226891"/>
        </a:xfrm>
        <a:prstGeom prst="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 tIns="2540" rIns="2540" bIns="2540" numCol="1" spcCol="1270" anchor="ctr" anchorCtr="0">
          <a:noAutofit/>
        </a:bodyPr>
        <a:lstStyle/>
        <a:p>
          <a:pPr marL="0" lvl="0" indent="0" algn="ctr" defTabSz="177800">
            <a:lnSpc>
              <a:spcPct val="90000"/>
            </a:lnSpc>
            <a:spcBef>
              <a:spcPct val="0"/>
            </a:spcBef>
            <a:spcAft>
              <a:spcPct val="35000"/>
            </a:spcAft>
            <a:buNone/>
          </a:pPr>
          <a:r>
            <a:rPr lang="de-DE" sz="400" kern="1200">
              <a:solidFill>
                <a:sysClr val="windowText" lastClr="000000"/>
              </a:solidFill>
              <a:latin typeface="Arial" panose="020B0604020202020204" pitchFamily="34" charset="0"/>
              <a:cs typeface="Arial" panose="020B0604020202020204" pitchFamily="34" charset="0"/>
            </a:rPr>
            <a:t>Vorstellung AWS</a:t>
          </a:r>
        </a:p>
      </dsp:txBody>
      <dsp:txXfrm>
        <a:off x="3034538" y="1269498"/>
        <a:ext cx="453783" cy="226891"/>
      </dsp:txXfrm>
    </dsp:sp>
    <dsp:sp modelId="{FD328F50-1D3A-4584-ACF3-936F7A654770}">
      <dsp:nvSpPr>
        <dsp:cNvPr id="0" name=""/>
        <dsp:cNvSpPr/>
      </dsp:nvSpPr>
      <dsp:spPr>
        <a:xfrm>
          <a:off x="3034538" y="1583021"/>
          <a:ext cx="453783" cy="226891"/>
        </a:xfrm>
        <a:prstGeom prst="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 tIns="2540" rIns="2540" bIns="2540" numCol="1" spcCol="1270" anchor="ctr" anchorCtr="0">
          <a:noAutofit/>
        </a:bodyPr>
        <a:lstStyle/>
        <a:p>
          <a:pPr marL="0" lvl="0" indent="0" algn="ctr" defTabSz="177800">
            <a:lnSpc>
              <a:spcPct val="90000"/>
            </a:lnSpc>
            <a:spcBef>
              <a:spcPct val="0"/>
            </a:spcBef>
            <a:spcAft>
              <a:spcPct val="35000"/>
            </a:spcAft>
            <a:buNone/>
          </a:pPr>
          <a:r>
            <a:rPr lang="de-DE" sz="400" kern="1200">
              <a:solidFill>
                <a:sysClr val="windowText" lastClr="000000"/>
              </a:solidFill>
              <a:latin typeface="Arial" panose="020B0604020202020204" pitchFamily="34" charset="0"/>
              <a:cs typeface="Arial" panose="020B0604020202020204" pitchFamily="34" charset="0"/>
            </a:rPr>
            <a:t>Erhebung IST-Daten &amp; Analyse der aktuellen Situation</a:t>
          </a:r>
        </a:p>
      </dsp:txBody>
      <dsp:txXfrm>
        <a:off x="3034538" y="1583021"/>
        <a:ext cx="453783" cy="226891"/>
      </dsp:txXfrm>
    </dsp:sp>
    <dsp:sp modelId="{809D2621-6253-489B-A20A-E180F94340FC}">
      <dsp:nvSpPr>
        <dsp:cNvPr id="0" name=""/>
        <dsp:cNvSpPr/>
      </dsp:nvSpPr>
      <dsp:spPr>
        <a:xfrm>
          <a:off x="3034538" y="1896544"/>
          <a:ext cx="453783" cy="226891"/>
        </a:xfrm>
        <a:prstGeom prst="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 tIns="2540" rIns="2540" bIns="2540" numCol="1" spcCol="1270" anchor="ctr" anchorCtr="0">
          <a:noAutofit/>
        </a:bodyPr>
        <a:lstStyle/>
        <a:p>
          <a:pPr marL="0" lvl="0" indent="0" algn="ctr" defTabSz="177800">
            <a:lnSpc>
              <a:spcPct val="90000"/>
            </a:lnSpc>
            <a:spcBef>
              <a:spcPct val="0"/>
            </a:spcBef>
            <a:spcAft>
              <a:spcPct val="35000"/>
            </a:spcAft>
            <a:buNone/>
          </a:pPr>
          <a:r>
            <a:rPr lang="de-DE" sz="400" b="0" kern="1200">
              <a:solidFill>
                <a:sysClr val="windowText" lastClr="000000"/>
              </a:solidFill>
              <a:latin typeface="Arial" panose="020B0604020202020204" pitchFamily="34" charset="0"/>
              <a:cs typeface="Arial" panose="020B0604020202020204" pitchFamily="34" charset="0"/>
            </a:rPr>
            <a:t>Zugriffsrechte in allen Anwendungen für Projektteam</a:t>
          </a:r>
        </a:p>
      </dsp:txBody>
      <dsp:txXfrm>
        <a:off x="3034538" y="1896544"/>
        <a:ext cx="453783" cy="226891"/>
      </dsp:txXfrm>
    </dsp:sp>
    <dsp:sp modelId="{2FD6CA85-C542-4144-9378-3BE578E663E6}">
      <dsp:nvSpPr>
        <dsp:cNvPr id="0" name=""/>
        <dsp:cNvSpPr/>
      </dsp:nvSpPr>
      <dsp:spPr>
        <a:xfrm>
          <a:off x="3461507" y="955975"/>
          <a:ext cx="453783" cy="226891"/>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 tIns="2540" rIns="2540" bIns="2540" numCol="1" spcCol="1270" anchor="ctr" anchorCtr="0">
          <a:noAutofit/>
        </a:bodyPr>
        <a:lstStyle/>
        <a:p>
          <a:pPr marL="0" lvl="0" indent="0" algn="ctr" defTabSz="177800">
            <a:lnSpc>
              <a:spcPct val="90000"/>
            </a:lnSpc>
            <a:spcBef>
              <a:spcPct val="0"/>
            </a:spcBef>
            <a:spcAft>
              <a:spcPct val="35000"/>
            </a:spcAft>
            <a:buNone/>
          </a:pPr>
          <a:r>
            <a:rPr lang="de-DE" sz="400" b="0" kern="1200">
              <a:solidFill>
                <a:sysClr val="windowText" lastClr="000000"/>
              </a:solidFill>
              <a:latin typeface="Arial" panose="020B0604020202020204" pitchFamily="34" charset="0"/>
              <a:cs typeface="Arial" panose="020B0604020202020204" pitchFamily="34" charset="0"/>
            </a:rPr>
            <a:t>SC_22.4.6 Benutzer-verwaltung</a:t>
          </a:r>
        </a:p>
      </dsp:txBody>
      <dsp:txXfrm>
        <a:off x="3461507" y="955975"/>
        <a:ext cx="453783" cy="226891"/>
      </dsp:txXfrm>
    </dsp:sp>
    <dsp:sp modelId="{D5CBEE3B-8C35-40A7-B9AD-5A1ACA964B7A}">
      <dsp:nvSpPr>
        <dsp:cNvPr id="0" name=""/>
        <dsp:cNvSpPr/>
      </dsp:nvSpPr>
      <dsp:spPr>
        <a:xfrm>
          <a:off x="3574952" y="1269498"/>
          <a:ext cx="453783" cy="226891"/>
        </a:xfrm>
        <a:prstGeom prst="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 tIns="2540" rIns="2540" bIns="2540" numCol="1" spcCol="1270" anchor="ctr" anchorCtr="0">
          <a:noAutofit/>
        </a:bodyPr>
        <a:lstStyle/>
        <a:p>
          <a:pPr marL="0" lvl="0" indent="0" algn="ctr" defTabSz="177800">
            <a:lnSpc>
              <a:spcPct val="90000"/>
            </a:lnSpc>
            <a:spcBef>
              <a:spcPct val="0"/>
            </a:spcBef>
            <a:spcAft>
              <a:spcPct val="35000"/>
            </a:spcAft>
            <a:buNone/>
          </a:pPr>
          <a:r>
            <a:rPr lang="de-DE" sz="400" kern="1200">
              <a:solidFill>
                <a:sysClr val="windowText" lastClr="000000"/>
              </a:solidFill>
              <a:latin typeface="Arial" panose="020B0604020202020204" pitchFamily="34" charset="0"/>
              <a:cs typeface="Arial" panose="020B0604020202020204" pitchFamily="34" charset="0"/>
            </a:rPr>
            <a:t>Vorstellung BV</a:t>
          </a:r>
        </a:p>
      </dsp:txBody>
      <dsp:txXfrm>
        <a:off x="3574952" y="1269498"/>
        <a:ext cx="453783" cy="226891"/>
      </dsp:txXfrm>
    </dsp:sp>
    <dsp:sp modelId="{C41B484C-C3FC-406A-872E-782B005751A2}">
      <dsp:nvSpPr>
        <dsp:cNvPr id="0" name=""/>
        <dsp:cNvSpPr/>
      </dsp:nvSpPr>
      <dsp:spPr>
        <a:xfrm>
          <a:off x="3574952" y="1583021"/>
          <a:ext cx="453783" cy="226891"/>
        </a:xfrm>
        <a:prstGeom prst="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 tIns="2540" rIns="2540" bIns="2540" numCol="1" spcCol="1270" anchor="ctr" anchorCtr="0">
          <a:noAutofit/>
        </a:bodyPr>
        <a:lstStyle/>
        <a:p>
          <a:pPr marL="0" lvl="0" indent="0" algn="ctr" defTabSz="177800">
            <a:lnSpc>
              <a:spcPct val="90000"/>
            </a:lnSpc>
            <a:spcBef>
              <a:spcPct val="0"/>
            </a:spcBef>
            <a:spcAft>
              <a:spcPct val="35000"/>
            </a:spcAft>
            <a:buNone/>
          </a:pPr>
          <a:r>
            <a:rPr lang="de-DE" sz="400" kern="1200">
              <a:solidFill>
                <a:sysClr val="windowText" lastClr="000000"/>
              </a:solidFill>
              <a:latin typeface="Arial" panose="020B0604020202020204" pitchFamily="34" charset="0"/>
              <a:cs typeface="Arial" panose="020B0604020202020204" pitchFamily="34" charset="0"/>
            </a:rPr>
            <a:t>Erhebung IST-Daten &amp; Analyse der aktuellen Situation</a:t>
          </a:r>
        </a:p>
      </dsp:txBody>
      <dsp:txXfrm>
        <a:off x="3574952" y="1583021"/>
        <a:ext cx="453783" cy="226891"/>
      </dsp:txXfrm>
    </dsp:sp>
    <dsp:sp modelId="{0AF11E73-E2F9-4028-A471-9A6B08A586C7}">
      <dsp:nvSpPr>
        <dsp:cNvPr id="0" name=""/>
        <dsp:cNvSpPr/>
      </dsp:nvSpPr>
      <dsp:spPr>
        <a:xfrm>
          <a:off x="2161739" y="663079"/>
          <a:ext cx="412530" cy="206265"/>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 tIns="2540" rIns="2540" bIns="2540" numCol="1" spcCol="1270" anchor="ctr" anchorCtr="0">
          <a:noAutofit/>
        </a:bodyPr>
        <a:lstStyle/>
        <a:p>
          <a:pPr marL="0" lvl="0" indent="0" algn="ctr" defTabSz="177800">
            <a:lnSpc>
              <a:spcPct val="90000"/>
            </a:lnSpc>
            <a:spcBef>
              <a:spcPct val="0"/>
            </a:spcBef>
            <a:spcAft>
              <a:spcPct val="35000"/>
            </a:spcAft>
            <a:buNone/>
          </a:pPr>
          <a:r>
            <a:rPr lang="de-DE" sz="400" kern="1200">
              <a:solidFill>
                <a:sysClr val="windowText" lastClr="000000"/>
              </a:solidFill>
              <a:latin typeface="Arial" panose="020B0604020202020204" pitchFamily="34" charset="0"/>
              <a:cs typeface="Arial" panose="020B0604020202020204" pitchFamily="34" charset="0"/>
            </a:rPr>
            <a:t>SC_22.5 Analyse</a:t>
          </a:r>
        </a:p>
      </dsp:txBody>
      <dsp:txXfrm>
        <a:off x="2161739" y="663079"/>
        <a:ext cx="412530" cy="206265"/>
      </dsp:txXfrm>
    </dsp:sp>
    <dsp:sp modelId="{85555654-7F81-4277-93E9-E68217B4BFC2}">
      <dsp:nvSpPr>
        <dsp:cNvPr id="0" name=""/>
        <dsp:cNvSpPr/>
      </dsp:nvSpPr>
      <dsp:spPr>
        <a:xfrm>
          <a:off x="2782989" y="663079"/>
          <a:ext cx="412530" cy="206265"/>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 tIns="2540" rIns="2540" bIns="2540" numCol="1" spcCol="1270" anchor="ctr" anchorCtr="0">
          <a:noAutofit/>
        </a:bodyPr>
        <a:lstStyle/>
        <a:p>
          <a:pPr marL="0" lvl="0" indent="0" algn="ctr" defTabSz="177800">
            <a:lnSpc>
              <a:spcPct val="90000"/>
            </a:lnSpc>
            <a:spcBef>
              <a:spcPct val="0"/>
            </a:spcBef>
            <a:spcAft>
              <a:spcPct val="35000"/>
            </a:spcAft>
            <a:buNone/>
          </a:pPr>
          <a:r>
            <a:rPr lang="de-DE" sz="400" b="0" kern="1200">
              <a:solidFill>
                <a:sysClr val="windowText" lastClr="000000"/>
              </a:solidFill>
              <a:latin typeface="Arial" panose="020B0604020202020204" pitchFamily="34" charset="0"/>
              <a:cs typeface="Arial" panose="020B0604020202020204" pitchFamily="34" charset="0"/>
            </a:rPr>
            <a:t>SC_22.6 Modellierung</a:t>
          </a:r>
        </a:p>
      </dsp:txBody>
      <dsp:txXfrm>
        <a:off x="2782989" y="663079"/>
        <a:ext cx="412530" cy="206265"/>
      </dsp:txXfrm>
    </dsp:sp>
    <dsp:sp modelId="{9F25FC70-8423-4C2A-9A84-E30C62DC0D87}">
      <dsp:nvSpPr>
        <dsp:cNvPr id="0" name=""/>
        <dsp:cNvSpPr/>
      </dsp:nvSpPr>
      <dsp:spPr>
        <a:xfrm>
          <a:off x="3424131" y="663079"/>
          <a:ext cx="412530" cy="206265"/>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 tIns="2540" rIns="2540" bIns="2540" numCol="1" spcCol="1270" anchor="ctr" anchorCtr="0">
          <a:noAutofit/>
        </a:bodyPr>
        <a:lstStyle/>
        <a:p>
          <a:pPr marL="0" lvl="0" indent="0" algn="ctr" defTabSz="177800">
            <a:lnSpc>
              <a:spcPct val="90000"/>
            </a:lnSpc>
            <a:spcBef>
              <a:spcPct val="0"/>
            </a:spcBef>
            <a:spcAft>
              <a:spcPct val="35000"/>
            </a:spcAft>
            <a:buNone/>
          </a:pPr>
          <a:r>
            <a:rPr lang="de-DE" sz="400" b="0" kern="1200">
              <a:solidFill>
                <a:sysClr val="windowText" lastClr="000000"/>
              </a:solidFill>
              <a:latin typeface="Arial" panose="020B0604020202020204" pitchFamily="34" charset="0"/>
              <a:cs typeface="Arial" panose="020B0604020202020204" pitchFamily="34" charset="0"/>
            </a:rPr>
            <a:t>SC_22.7 Migration</a:t>
          </a:r>
        </a:p>
      </dsp:txBody>
      <dsp:txXfrm>
        <a:off x="3424131" y="663079"/>
        <a:ext cx="412530" cy="206265"/>
      </dsp:txXfrm>
    </dsp:sp>
    <dsp:sp modelId="{734AD685-B6F9-4EF0-A32F-DC2B1ACAB11B}">
      <dsp:nvSpPr>
        <dsp:cNvPr id="0" name=""/>
        <dsp:cNvSpPr/>
      </dsp:nvSpPr>
      <dsp:spPr>
        <a:xfrm>
          <a:off x="4025336" y="663079"/>
          <a:ext cx="412530" cy="206265"/>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 tIns="2540" rIns="2540" bIns="2540" numCol="1" spcCol="1270" anchor="ctr" anchorCtr="0">
          <a:noAutofit/>
        </a:bodyPr>
        <a:lstStyle/>
        <a:p>
          <a:pPr marL="0" lvl="0" indent="0" algn="ctr" defTabSz="177800">
            <a:lnSpc>
              <a:spcPct val="90000"/>
            </a:lnSpc>
            <a:spcBef>
              <a:spcPct val="0"/>
            </a:spcBef>
            <a:spcAft>
              <a:spcPct val="35000"/>
            </a:spcAft>
            <a:buNone/>
          </a:pPr>
          <a:r>
            <a:rPr lang="de-DE" sz="400" kern="1200">
              <a:solidFill>
                <a:sysClr val="windowText" lastClr="000000"/>
              </a:solidFill>
              <a:latin typeface="Arial" panose="020B0604020202020204" pitchFamily="34" charset="0"/>
              <a:cs typeface="Arial" panose="020B0604020202020204" pitchFamily="34" charset="0"/>
            </a:rPr>
            <a:t>SC_22.8 Test</a:t>
          </a:r>
        </a:p>
      </dsp:txBody>
      <dsp:txXfrm>
        <a:off x="4025336" y="663079"/>
        <a:ext cx="412530" cy="206265"/>
      </dsp:txXfrm>
    </dsp:sp>
    <dsp:sp modelId="{417BA42D-F259-4EC1-8B8F-532424D8EEAA}">
      <dsp:nvSpPr>
        <dsp:cNvPr id="0" name=""/>
        <dsp:cNvSpPr/>
      </dsp:nvSpPr>
      <dsp:spPr>
        <a:xfrm>
          <a:off x="4120713" y="955975"/>
          <a:ext cx="453783" cy="226891"/>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 tIns="2540" rIns="2540" bIns="2540" numCol="1" spcCol="1270" anchor="ctr" anchorCtr="0">
          <a:noAutofit/>
        </a:bodyPr>
        <a:lstStyle/>
        <a:p>
          <a:pPr marL="0" lvl="0" indent="0" algn="ctr" defTabSz="177800">
            <a:lnSpc>
              <a:spcPct val="90000"/>
            </a:lnSpc>
            <a:spcBef>
              <a:spcPct val="0"/>
            </a:spcBef>
            <a:spcAft>
              <a:spcPct val="35000"/>
            </a:spcAft>
            <a:buNone/>
          </a:pPr>
          <a:r>
            <a:rPr lang="de-DE" sz="400" kern="1200">
              <a:solidFill>
                <a:sysClr val="windowText" lastClr="000000"/>
              </a:solidFill>
              <a:latin typeface="Arial" panose="020B0604020202020204" pitchFamily="34" charset="0"/>
              <a:cs typeface="Arial" panose="020B0604020202020204" pitchFamily="34" charset="0"/>
            </a:rPr>
            <a:t>SC_22.8.1 Erstellung von Testplänen &amp; -szenarien</a:t>
          </a:r>
        </a:p>
      </dsp:txBody>
      <dsp:txXfrm>
        <a:off x="4120713" y="955975"/>
        <a:ext cx="453783" cy="226891"/>
      </dsp:txXfrm>
    </dsp:sp>
    <dsp:sp modelId="{46822B1D-5629-4671-82F4-E2C1125E6910}">
      <dsp:nvSpPr>
        <dsp:cNvPr id="0" name=""/>
        <dsp:cNvSpPr/>
      </dsp:nvSpPr>
      <dsp:spPr>
        <a:xfrm>
          <a:off x="4120713" y="1269498"/>
          <a:ext cx="453783" cy="226891"/>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 tIns="2540" rIns="2540" bIns="2540" numCol="1" spcCol="1270" anchor="ctr" anchorCtr="0">
          <a:noAutofit/>
        </a:bodyPr>
        <a:lstStyle/>
        <a:p>
          <a:pPr marL="0" lvl="0" indent="0" algn="ctr" defTabSz="177800">
            <a:lnSpc>
              <a:spcPct val="90000"/>
            </a:lnSpc>
            <a:spcBef>
              <a:spcPct val="0"/>
            </a:spcBef>
            <a:spcAft>
              <a:spcPct val="35000"/>
            </a:spcAft>
            <a:buNone/>
          </a:pPr>
          <a:r>
            <a:rPr lang="de-DE" sz="400" kern="1200">
              <a:solidFill>
                <a:sysClr val="windowText" lastClr="000000"/>
              </a:solidFill>
              <a:latin typeface="Arial" panose="020B0604020202020204" pitchFamily="34" charset="0"/>
              <a:cs typeface="Arial" panose="020B0604020202020204" pitchFamily="34" charset="0"/>
            </a:rPr>
            <a:t>SC_22.8.2 Durchführung von System- &amp; Integrationstests</a:t>
          </a:r>
        </a:p>
      </dsp:txBody>
      <dsp:txXfrm>
        <a:off x="4120713" y="1269498"/>
        <a:ext cx="453783" cy="226891"/>
      </dsp:txXfrm>
    </dsp:sp>
    <dsp:sp modelId="{9668A9E8-E44F-493E-A580-2B4A7CA7B7B6}">
      <dsp:nvSpPr>
        <dsp:cNvPr id="0" name=""/>
        <dsp:cNvSpPr/>
      </dsp:nvSpPr>
      <dsp:spPr>
        <a:xfrm>
          <a:off x="4120713" y="1583021"/>
          <a:ext cx="453783" cy="226891"/>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 tIns="2540" rIns="2540" bIns="2540" numCol="1" spcCol="1270" anchor="ctr" anchorCtr="0">
          <a:noAutofit/>
        </a:bodyPr>
        <a:lstStyle/>
        <a:p>
          <a:pPr marL="0" lvl="0" indent="0" algn="ctr" defTabSz="177800">
            <a:lnSpc>
              <a:spcPct val="90000"/>
            </a:lnSpc>
            <a:spcBef>
              <a:spcPct val="0"/>
            </a:spcBef>
            <a:spcAft>
              <a:spcPct val="35000"/>
            </a:spcAft>
            <a:buNone/>
          </a:pPr>
          <a:r>
            <a:rPr lang="de-DE" sz="400" kern="1200">
              <a:solidFill>
                <a:sysClr val="windowText" lastClr="000000"/>
              </a:solidFill>
              <a:latin typeface="Arial" panose="020B0604020202020204" pitchFamily="34" charset="0"/>
              <a:cs typeface="Arial" panose="020B0604020202020204" pitchFamily="34" charset="0"/>
            </a:rPr>
            <a:t>SC_22.8.3 Fehlerbehebung und Optimierung</a:t>
          </a:r>
        </a:p>
      </dsp:txBody>
      <dsp:txXfrm>
        <a:off x="4120713" y="1583021"/>
        <a:ext cx="453783" cy="226891"/>
      </dsp:txXfrm>
    </dsp:sp>
    <dsp:sp modelId="{08CCE426-F373-4726-910B-5B35E67DDBB2}">
      <dsp:nvSpPr>
        <dsp:cNvPr id="0" name=""/>
        <dsp:cNvSpPr/>
      </dsp:nvSpPr>
      <dsp:spPr>
        <a:xfrm>
          <a:off x="4574385" y="663079"/>
          <a:ext cx="412530" cy="206265"/>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 tIns="2540" rIns="2540" bIns="2540" numCol="1" spcCol="1270" anchor="ctr" anchorCtr="0">
          <a:noAutofit/>
        </a:bodyPr>
        <a:lstStyle/>
        <a:p>
          <a:pPr marL="0" lvl="0" indent="0" algn="ctr" defTabSz="177800">
            <a:lnSpc>
              <a:spcPct val="90000"/>
            </a:lnSpc>
            <a:spcBef>
              <a:spcPct val="0"/>
            </a:spcBef>
            <a:spcAft>
              <a:spcPct val="35000"/>
            </a:spcAft>
            <a:buNone/>
          </a:pPr>
          <a:r>
            <a:rPr lang="de-DE" sz="400" kern="1200">
              <a:solidFill>
                <a:sysClr val="windowText" lastClr="000000"/>
              </a:solidFill>
              <a:latin typeface="Arial" panose="020B0604020202020204" pitchFamily="34" charset="0"/>
              <a:cs typeface="Arial" panose="020B0604020202020204" pitchFamily="34" charset="0"/>
            </a:rPr>
            <a:t>SC_22.9 Cut Over</a:t>
          </a:r>
        </a:p>
      </dsp:txBody>
      <dsp:txXfrm>
        <a:off x="4574385" y="663079"/>
        <a:ext cx="412530" cy="206265"/>
      </dsp:txXfrm>
    </dsp:sp>
    <dsp:sp modelId="{719C0966-4D90-45F8-A11D-0629782C9D0D}">
      <dsp:nvSpPr>
        <dsp:cNvPr id="0" name=""/>
        <dsp:cNvSpPr/>
      </dsp:nvSpPr>
      <dsp:spPr>
        <a:xfrm>
          <a:off x="4672993" y="955975"/>
          <a:ext cx="453783" cy="226891"/>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 tIns="2540" rIns="2540" bIns="2540" numCol="1" spcCol="1270" anchor="ctr" anchorCtr="0">
          <a:noAutofit/>
        </a:bodyPr>
        <a:lstStyle/>
        <a:p>
          <a:pPr marL="0" lvl="0" indent="0" algn="ctr" defTabSz="177800">
            <a:lnSpc>
              <a:spcPct val="90000"/>
            </a:lnSpc>
            <a:spcBef>
              <a:spcPct val="0"/>
            </a:spcBef>
            <a:spcAft>
              <a:spcPct val="35000"/>
            </a:spcAft>
            <a:buNone/>
          </a:pPr>
          <a:r>
            <a:rPr lang="de-DE" sz="400" kern="1200">
              <a:solidFill>
                <a:sysClr val="windowText" lastClr="000000"/>
              </a:solidFill>
              <a:latin typeface="Arial" panose="020B0604020202020204" pitchFamily="34" charset="0"/>
              <a:cs typeface="Arial" panose="020B0604020202020204" pitchFamily="34" charset="0"/>
            </a:rPr>
            <a:t>SC_22.9.1 Durchführung WS Wissenstransfer</a:t>
          </a:r>
        </a:p>
      </dsp:txBody>
      <dsp:txXfrm>
        <a:off x="4672993" y="955975"/>
        <a:ext cx="453783" cy="226891"/>
      </dsp:txXfrm>
    </dsp:sp>
    <dsp:sp modelId="{4326D2AB-62F1-4459-9139-8AE0B708619F}">
      <dsp:nvSpPr>
        <dsp:cNvPr id="0" name=""/>
        <dsp:cNvSpPr/>
      </dsp:nvSpPr>
      <dsp:spPr>
        <a:xfrm>
          <a:off x="4672993" y="1269498"/>
          <a:ext cx="453783" cy="226891"/>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 tIns="2540" rIns="2540" bIns="2540" numCol="1" spcCol="1270" anchor="ctr" anchorCtr="0">
          <a:noAutofit/>
        </a:bodyPr>
        <a:lstStyle/>
        <a:p>
          <a:pPr marL="0" lvl="0" indent="0" algn="ctr" defTabSz="177800">
            <a:lnSpc>
              <a:spcPct val="90000"/>
            </a:lnSpc>
            <a:spcBef>
              <a:spcPct val="0"/>
            </a:spcBef>
            <a:spcAft>
              <a:spcPct val="35000"/>
            </a:spcAft>
            <a:buNone/>
          </a:pPr>
          <a:r>
            <a:rPr lang="de-DE" sz="400" kern="1200">
              <a:solidFill>
                <a:sysClr val="windowText" lastClr="000000"/>
              </a:solidFill>
              <a:latin typeface="Arial" panose="020B0604020202020204" pitchFamily="34" charset="0"/>
              <a:cs typeface="Arial" panose="020B0604020202020204" pitchFamily="34" charset="0"/>
            </a:rPr>
            <a:t>SC_22.9.3 Administrative Vorbereitungen</a:t>
          </a:r>
        </a:p>
      </dsp:txBody>
      <dsp:txXfrm>
        <a:off x="4672993" y="1269498"/>
        <a:ext cx="453783" cy="226891"/>
      </dsp:txXfrm>
    </dsp:sp>
    <dsp:sp modelId="{8467A5DF-E87B-4E4B-BCE1-DC17A8556732}">
      <dsp:nvSpPr>
        <dsp:cNvPr id="0" name=""/>
        <dsp:cNvSpPr/>
      </dsp:nvSpPr>
      <dsp:spPr>
        <a:xfrm>
          <a:off x="4672993" y="1583021"/>
          <a:ext cx="453783" cy="226891"/>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 tIns="2540" rIns="2540" bIns="2540" numCol="1" spcCol="1270" anchor="ctr" anchorCtr="0">
          <a:noAutofit/>
        </a:bodyPr>
        <a:lstStyle/>
        <a:p>
          <a:pPr marL="0" lvl="0" indent="0" algn="ctr" defTabSz="177800">
            <a:lnSpc>
              <a:spcPct val="90000"/>
            </a:lnSpc>
            <a:spcBef>
              <a:spcPct val="0"/>
            </a:spcBef>
            <a:spcAft>
              <a:spcPct val="35000"/>
            </a:spcAft>
            <a:buNone/>
          </a:pPr>
          <a:r>
            <a:rPr lang="de-DE" sz="400" kern="1200">
              <a:solidFill>
                <a:sysClr val="windowText" lastClr="000000"/>
              </a:solidFill>
              <a:latin typeface="Arial" panose="020B0604020202020204" pitchFamily="34" charset="0"/>
              <a:cs typeface="Arial" panose="020B0604020202020204" pitchFamily="34" charset="0"/>
            </a:rPr>
            <a:t>SC_22.9.4 Vertrags- und Systemvorbereitungen</a:t>
          </a:r>
        </a:p>
      </dsp:txBody>
      <dsp:txXfrm>
        <a:off x="4672993" y="1583021"/>
        <a:ext cx="453783" cy="226891"/>
      </dsp:txXfrm>
    </dsp:sp>
    <dsp:sp modelId="{B4C3A80D-BDD7-49BB-A48A-600A5E6D3667}">
      <dsp:nvSpPr>
        <dsp:cNvPr id="0" name=""/>
        <dsp:cNvSpPr/>
      </dsp:nvSpPr>
      <dsp:spPr>
        <a:xfrm>
          <a:off x="887128" y="663079"/>
          <a:ext cx="412530" cy="206265"/>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 tIns="2540" rIns="2540" bIns="2540" numCol="1" spcCol="1270" anchor="ctr" anchorCtr="0">
          <a:noAutofit/>
        </a:bodyPr>
        <a:lstStyle/>
        <a:p>
          <a:pPr marL="0" lvl="0" indent="0" algn="ctr" defTabSz="177800">
            <a:lnSpc>
              <a:spcPct val="90000"/>
            </a:lnSpc>
            <a:spcBef>
              <a:spcPct val="0"/>
            </a:spcBef>
            <a:spcAft>
              <a:spcPct val="35000"/>
            </a:spcAft>
            <a:buNone/>
          </a:pPr>
          <a:r>
            <a:rPr lang="de-DE" sz="400" kern="1200">
              <a:solidFill>
                <a:sysClr val="windowText" lastClr="000000"/>
              </a:solidFill>
              <a:latin typeface="Arial" panose="020B0604020202020204" pitchFamily="34" charset="0"/>
              <a:cs typeface="Arial" panose="020B0604020202020204" pitchFamily="34" charset="0"/>
            </a:rPr>
            <a:t>SC_22.3 Vorbereitung</a:t>
          </a:r>
        </a:p>
      </dsp:txBody>
      <dsp:txXfrm>
        <a:off x="887128" y="663079"/>
        <a:ext cx="412530" cy="206265"/>
      </dsp:txXfrm>
    </dsp:sp>
    <dsp:sp modelId="{C9DBEBF3-5A60-421B-AD90-E7950D427E39}">
      <dsp:nvSpPr>
        <dsp:cNvPr id="0" name=""/>
        <dsp:cNvSpPr/>
      </dsp:nvSpPr>
      <dsp:spPr>
        <a:xfrm>
          <a:off x="1482092" y="2089068"/>
          <a:ext cx="364491" cy="13644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de-DE" sz="500" b="0" kern="1200">
              <a:solidFill>
                <a:sysClr val="windowText" lastClr="000000"/>
              </a:solidFill>
              <a:latin typeface="Arial" panose="020B0604020202020204" pitchFamily="34" charset="0"/>
              <a:cs typeface="Arial" panose="020B0604020202020204" pitchFamily="34" charset="0"/>
            </a:rPr>
            <a:t>Projekt</a:t>
          </a:r>
        </a:p>
      </dsp:txBody>
      <dsp:txXfrm>
        <a:off x="1482092" y="2089068"/>
        <a:ext cx="364491" cy="136446"/>
      </dsp:txXfrm>
    </dsp:sp>
    <dsp:sp modelId="{9FA7DC70-8F1A-4E7D-8BCE-DD8613CF5291}">
      <dsp:nvSpPr>
        <dsp:cNvPr id="0" name=""/>
        <dsp:cNvSpPr/>
      </dsp:nvSpPr>
      <dsp:spPr>
        <a:xfrm>
          <a:off x="1479992" y="2209665"/>
          <a:ext cx="392068" cy="146079"/>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de-DE" sz="500" kern="1200">
              <a:solidFill>
                <a:sysClr val="windowText" lastClr="000000"/>
              </a:solidFill>
              <a:latin typeface="Arial" panose="020B0604020202020204" pitchFamily="34" charset="0"/>
              <a:cs typeface="Arial" panose="020B0604020202020204" pitchFamily="34" charset="0"/>
            </a:rPr>
            <a:t>Teilaufgabe</a:t>
          </a:r>
        </a:p>
      </dsp:txBody>
      <dsp:txXfrm>
        <a:off x="1479992" y="2209665"/>
        <a:ext cx="392068" cy="146079"/>
      </dsp:txXfrm>
    </dsp:sp>
    <dsp:sp modelId="{F1E0DA9F-7EDB-4621-9B70-B568D0EA335F}">
      <dsp:nvSpPr>
        <dsp:cNvPr id="0" name=""/>
        <dsp:cNvSpPr/>
      </dsp:nvSpPr>
      <dsp:spPr>
        <a:xfrm>
          <a:off x="1481324" y="2364007"/>
          <a:ext cx="427628" cy="134080"/>
        </a:xfrm>
        <a:prstGeom prst="rect">
          <a:avLst/>
        </a:prstGeom>
        <a:solidFill>
          <a:schemeClr val="bg1">
            <a:lumMod val="5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de-DE" sz="500" b="0" kern="1200">
              <a:solidFill>
                <a:sysClr val="windowText" lastClr="000000"/>
              </a:solidFill>
              <a:latin typeface="Arial" panose="020B0604020202020204" pitchFamily="34" charset="0"/>
              <a:cs typeface="Arial" panose="020B0604020202020204" pitchFamily="34" charset="0"/>
            </a:rPr>
            <a:t>Arbeitspaket</a:t>
          </a:r>
        </a:p>
      </dsp:txBody>
      <dsp:txXfrm>
        <a:off x="1481324" y="2364007"/>
        <a:ext cx="427628" cy="134080"/>
      </dsp:txXfrm>
    </dsp:sp>
    <dsp:sp modelId="{E71D306D-45D9-48E5-B20C-36B833C86C08}">
      <dsp:nvSpPr>
        <dsp:cNvPr id="0" name=""/>
        <dsp:cNvSpPr/>
      </dsp:nvSpPr>
      <dsp:spPr>
        <a:xfrm>
          <a:off x="1486617" y="1952523"/>
          <a:ext cx="343056" cy="98743"/>
        </a:xfrm>
        <a:prstGeom prst="rect">
          <a:avLst/>
        </a:prstGeom>
        <a:no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de-DE" sz="500" kern="1200">
              <a:solidFill>
                <a:sysClr val="windowText" lastClr="000000"/>
              </a:solidFill>
              <a:latin typeface="Arial" panose="020B0604020202020204" pitchFamily="34" charset="0"/>
              <a:cs typeface="Arial" panose="020B0604020202020204" pitchFamily="34" charset="0"/>
            </a:rPr>
            <a:t>Legende</a:t>
          </a:r>
        </a:p>
      </dsp:txBody>
      <dsp:txXfrm>
        <a:off x="1486617" y="1952523"/>
        <a:ext cx="343056" cy="98743"/>
      </dsp:txXfrm>
    </dsp:sp>
    <dsp:sp modelId="{8610B028-785F-4E57-BCAA-78777F2CEFD7}">
      <dsp:nvSpPr>
        <dsp:cNvPr id="0" name=""/>
        <dsp:cNvSpPr/>
      </dsp:nvSpPr>
      <dsp:spPr>
        <a:xfrm>
          <a:off x="1480049" y="2503133"/>
          <a:ext cx="457887" cy="154676"/>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de-DE" sz="500" b="0" kern="1200">
              <a:solidFill>
                <a:sysClr val="windowText" lastClr="000000"/>
              </a:solidFill>
              <a:latin typeface="Arial" panose="020B0604020202020204" pitchFamily="34" charset="0"/>
              <a:cs typeface="Arial" panose="020B0604020202020204" pitchFamily="34" charset="0"/>
            </a:rPr>
            <a:t>Tätigkeiten</a:t>
          </a:r>
        </a:p>
      </dsp:txBody>
      <dsp:txXfrm>
        <a:off x="1480049" y="2503133"/>
        <a:ext cx="457887" cy="154676"/>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 StyleName=""/>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kument" ma:contentTypeID="0x01010075D42E335A1DDF41B22EBD87255165CE" ma:contentTypeVersion="13" ma:contentTypeDescription="Ein neues Dokument erstellen." ma:contentTypeScope="" ma:versionID="a8ef7d470153e7c6a6997f98368e87fd">
  <xsd:schema xmlns:xsd="http://www.w3.org/2001/XMLSchema" xmlns:xs="http://www.w3.org/2001/XMLSchema" xmlns:p="http://schemas.microsoft.com/office/2006/metadata/properties" xmlns:ns2="9f381ceb-3cd9-4c82-af15-8bcf472081ec" xmlns:ns3="d19148a6-9c14-46dc-b5f8-38518494dfee" targetNamespace="http://schemas.microsoft.com/office/2006/metadata/properties" ma:root="true" ma:fieldsID="f88fd686406ea4b4886bf3393893de88" ns2:_="" ns3:_="">
    <xsd:import namespace="9f381ceb-3cd9-4c82-af15-8bcf472081ec"/>
    <xsd:import namespace="d19148a6-9c14-46dc-b5f8-38518494dfee"/>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DateTaken" minOccurs="0"/>
                <xsd:element ref="ns2:MediaServiceGenerationTime" minOccurs="0"/>
                <xsd:element ref="ns2:MediaServiceEventHashCode" minOccurs="0"/>
                <xsd:element ref="ns2:MediaServiceObjectDetectorVersions" minOccurs="0"/>
                <xsd:element ref="ns2:MediaServiceOCR" minOccurs="0"/>
                <xsd:element ref="ns3:SharedWithUsers" minOccurs="0"/>
                <xsd:element ref="ns3:SharedWithDetail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f381ceb-3cd9-4c82-af15-8bcf472081e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Bildmarkierungen" ma:readOnly="false" ma:fieldId="{5cf76f15-5ced-4ddc-b409-7134ff3c332f}" ma:taxonomyMulti="true" ma:sspId="81d8494a-d8c0-4841-8b95-3c1907ea46f3" ma:termSetId="09814cd3-568e-fe90-9814-8d621ff8fb84" ma:anchorId="fba54fb3-c3e1-fe81-a776-ca4b69148c4d" ma:open="true" ma:isKeyword="false">
      <xsd:complexType>
        <xsd:sequence>
          <xsd:element ref="pc:Terms" minOccurs="0" maxOccurs="1"/>
        </xsd:sequence>
      </xsd:complexType>
    </xsd:element>
    <xsd:element name="MediaServiceDateTaken" ma:index="13" nillable="true" ma:displayName="MediaServiceDateTaken" ma:hidden="true" ma:indexed="true" ma:internalName="MediaServiceDateTaken"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bjectDetectorVersions" ma:index="16" nillable="true" ma:displayName="MediaServiceObjectDetectorVersions" ma:hidden="true" ma:indexed="true" ma:internalName="MediaServiceObjectDetectorVersions"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SearchProperties" ma:index="20"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d19148a6-9c14-46dc-b5f8-38518494dfee"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f214723b-2c66-4088-90ba-86617e52b763}" ma:internalName="TaxCatchAll" ma:showField="CatchAllData" ma:web="d19148a6-9c14-46dc-b5f8-38518494dfee">
      <xsd:complexType>
        <xsd:complexContent>
          <xsd:extension base="dms:MultiChoiceLookup">
            <xsd:sequence>
              <xsd:element name="Value" type="dms:Lookup" maxOccurs="unbounded" minOccurs="0" nillable="true"/>
            </xsd:sequence>
          </xsd:extension>
        </xsd:complexContent>
      </xsd:complexType>
    </xsd:element>
    <xsd:element name="SharedWithUsers" ma:index="18"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Freigegeben für -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CC2B28C-4174-4661-AF7B-3DB495EE8745}">
  <ds:schemaRefs>
    <ds:schemaRef ds:uri="http://schemas.openxmlformats.org/officeDocument/2006/bibliography"/>
  </ds:schemaRefs>
</ds:datastoreItem>
</file>

<file path=customXml/itemProps2.xml><?xml version="1.0" encoding="utf-8"?>
<ds:datastoreItem xmlns:ds="http://schemas.openxmlformats.org/officeDocument/2006/customXml" ds:itemID="{17BB106C-5BA0-4C63-9638-38BCCED31041}">
  <ds:schemaRefs>
    <ds:schemaRef ds:uri="http://schemas.microsoft.com/sharepoint/v3/contenttype/forms"/>
  </ds:schemaRefs>
</ds:datastoreItem>
</file>

<file path=customXml/itemProps3.xml><?xml version="1.0" encoding="utf-8"?>
<ds:datastoreItem xmlns:ds="http://schemas.openxmlformats.org/officeDocument/2006/customXml" ds:itemID="{BE7C9319-4DAE-4F11-8C39-B1F1E571BB8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f381ceb-3cd9-4c82-af15-8bcf472081ec"/>
    <ds:schemaRef ds:uri="d19148a6-9c14-46dc-b5f8-38518494dfe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Transfernachweis 2008_V4</Template>
  <TotalTime>0</TotalTime>
  <Pages>35</Pages>
  <Words>7500</Words>
  <Characters>47252</Characters>
  <Application>Microsoft Office Word</Application>
  <DocSecurity>0</DocSecurity>
  <Lines>393</Lines>
  <Paragraphs>109</Paragraphs>
  <ScaleCrop>false</ScaleCrop>
  <HeadingPairs>
    <vt:vector size="2" baseType="variant">
      <vt:variant>
        <vt:lpstr>Titel</vt:lpstr>
      </vt:variant>
      <vt:variant>
        <vt:i4>1</vt:i4>
      </vt:variant>
    </vt:vector>
  </HeadingPairs>
  <TitlesOfParts>
    <vt:vector size="1" baseType="lpstr">
      <vt:lpstr>Report Level D</vt:lpstr>
    </vt:vector>
  </TitlesOfParts>
  <Manager>René Windus</Manager>
  <Company>Decisio Projekt- und Prozessmanagement GmbH</Company>
  <LinksUpToDate>false</LinksUpToDate>
  <CharactersWithSpaces>54643</CharactersWithSpaces>
  <SharedDoc>false</SharedDoc>
  <HyperlinkBase/>
  <HLinks>
    <vt:vector size="528" baseType="variant">
      <vt:variant>
        <vt:i4>1507389</vt:i4>
      </vt:variant>
      <vt:variant>
        <vt:i4>980</vt:i4>
      </vt:variant>
      <vt:variant>
        <vt:i4>0</vt:i4>
      </vt:variant>
      <vt:variant>
        <vt:i4>5</vt:i4>
      </vt:variant>
      <vt:variant>
        <vt:lpwstr/>
      </vt:variant>
      <vt:variant>
        <vt:lpwstr>_Toc142565841</vt:lpwstr>
      </vt:variant>
      <vt:variant>
        <vt:i4>1507389</vt:i4>
      </vt:variant>
      <vt:variant>
        <vt:i4>974</vt:i4>
      </vt:variant>
      <vt:variant>
        <vt:i4>0</vt:i4>
      </vt:variant>
      <vt:variant>
        <vt:i4>5</vt:i4>
      </vt:variant>
      <vt:variant>
        <vt:lpwstr/>
      </vt:variant>
      <vt:variant>
        <vt:lpwstr>_Toc142565840</vt:lpwstr>
      </vt:variant>
      <vt:variant>
        <vt:i4>1048637</vt:i4>
      </vt:variant>
      <vt:variant>
        <vt:i4>968</vt:i4>
      </vt:variant>
      <vt:variant>
        <vt:i4>0</vt:i4>
      </vt:variant>
      <vt:variant>
        <vt:i4>5</vt:i4>
      </vt:variant>
      <vt:variant>
        <vt:lpwstr/>
      </vt:variant>
      <vt:variant>
        <vt:lpwstr>_Toc142565839</vt:lpwstr>
      </vt:variant>
      <vt:variant>
        <vt:i4>1048637</vt:i4>
      </vt:variant>
      <vt:variant>
        <vt:i4>962</vt:i4>
      </vt:variant>
      <vt:variant>
        <vt:i4>0</vt:i4>
      </vt:variant>
      <vt:variant>
        <vt:i4>5</vt:i4>
      </vt:variant>
      <vt:variant>
        <vt:lpwstr/>
      </vt:variant>
      <vt:variant>
        <vt:lpwstr>_Toc142565838</vt:lpwstr>
      </vt:variant>
      <vt:variant>
        <vt:i4>1048637</vt:i4>
      </vt:variant>
      <vt:variant>
        <vt:i4>956</vt:i4>
      </vt:variant>
      <vt:variant>
        <vt:i4>0</vt:i4>
      </vt:variant>
      <vt:variant>
        <vt:i4>5</vt:i4>
      </vt:variant>
      <vt:variant>
        <vt:lpwstr/>
      </vt:variant>
      <vt:variant>
        <vt:lpwstr>_Toc142565837</vt:lpwstr>
      </vt:variant>
      <vt:variant>
        <vt:i4>1048637</vt:i4>
      </vt:variant>
      <vt:variant>
        <vt:i4>950</vt:i4>
      </vt:variant>
      <vt:variant>
        <vt:i4>0</vt:i4>
      </vt:variant>
      <vt:variant>
        <vt:i4>5</vt:i4>
      </vt:variant>
      <vt:variant>
        <vt:lpwstr/>
      </vt:variant>
      <vt:variant>
        <vt:lpwstr>_Toc142565836</vt:lpwstr>
      </vt:variant>
      <vt:variant>
        <vt:i4>1048637</vt:i4>
      </vt:variant>
      <vt:variant>
        <vt:i4>944</vt:i4>
      </vt:variant>
      <vt:variant>
        <vt:i4>0</vt:i4>
      </vt:variant>
      <vt:variant>
        <vt:i4>5</vt:i4>
      </vt:variant>
      <vt:variant>
        <vt:lpwstr/>
      </vt:variant>
      <vt:variant>
        <vt:lpwstr>_Toc142565835</vt:lpwstr>
      </vt:variant>
      <vt:variant>
        <vt:i4>1048637</vt:i4>
      </vt:variant>
      <vt:variant>
        <vt:i4>938</vt:i4>
      </vt:variant>
      <vt:variant>
        <vt:i4>0</vt:i4>
      </vt:variant>
      <vt:variant>
        <vt:i4>5</vt:i4>
      </vt:variant>
      <vt:variant>
        <vt:lpwstr/>
      </vt:variant>
      <vt:variant>
        <vt:lpwstr>_Toc142565834</vt:lpwstr>
      </vt:variant>
      <vt:variant>
        <vt:i4>1048637</vt:i4>
      </vt:variant>
      <vt:variant>
        <vt:i4>932</vt:i4>
      </vt:variant>
      <vt:variant>
        <vt:i4>0</vt:i4>
      </vt:variant>
      <vt:variant>
        <vt:i4>5</vt:i4>
      </vt:variant>
      <vt:variant>
        <vt:lpwstr/>
      </vt:variant>
      <vt:variant>
        <vt:lpwstr>_Toc142565833</vt:lpwstr>
      </vt:variant>
      <vt:variant>
        <vt:i4>1048637</vt:i4>
      </vt:variant>
      <vt:variant>
        <vt:i4>926</vt:i4>
      </vt:variant>
      <vt:variant>
        <vt:i4>0</vt:i4>
      </vt:variant>
      <vt:variant>
        <vt:i4>5</vt:i4>
      </vt:variant>
      <vt:variant>
        <vt:lpwstr/>
      </vt:variant>
      <vt:variant>
        <vt:lpwstr>_Toc142565832</vt:lpwstr>
      </vt:variant>
      <vt:variant>
        <vt:i4>1048637</vt:i4>
      </vt:variant>
      <vt:variant>
        <vt:i4>920</vt:i4>
      </vt:variant>
      <vt:variant>
        <vt:i4>0</vt:i4>
      </vt:variant>
      <vt:variant>
        <vt:i4>5</vt:i4>
      </vt:variant>
      <vt:variant>
        <vt:lpwstr/>
      </vt:variant>
      <vt:variant>
        <vt:lpwstr>_Toc142565831</vt:lpwstr>
      </vt:variant>
      <vt:variant>
        <vt:i4>1048637</vt:i4>
      </vt:variant>
      <vt:variant>
        <vt:i4>914</vt:i4>
      </vt:variant>
      <vt:variant>
        <vt:i4>0</vt:i4>
      </vt:variant>
      <vt:variant>
        <vt:i4>5</vt:i4>
      </vt:variant>
      <vt:variant>
        <vt:lpwstr/>
      </vt:variant>
      <vt:variant>
        <vt:lpwstr>_Toc142565830</vt:lpwstr>
      </vt:variant>
      <vt:variant>
        <vt:i4>1114173</vt:i4>
      </vt:variant>
      <vt:variant>
        <vt:i4>908</vt:i4>
      </vt:variant>
      <vt:variant>
        <vt:i4>0</vt:i4>
      </vt:variant>
      <vt:variant>
        <vt:i4>5</vt:i4>
      </vt:variant>
      <vt:variant>
        <vt:lpwstr/>
      </vt:variant>
      <vt:variant>
        <vt:lpwstr>_Toc142565829</vt:lpwstr>
      </vt:variant>
      <vt:variant>
        <vt:i4>1114173</vt:i4>
      </vt:variant>
      <vt:variant>
        <vt:i4>902</vt:i4>
      </vt:variant>
      <vt:variant>
        <vt:i4>0</vt:i4>
      </vt:variant>
      <vt:variant>
        <vt:i4>5</vt:i4>
      </vt:variant>
      <vt:variant>
        <vt:lpwstr/>
      </vt:variant>
      <vt:variant>
        <vt:lpwstr>_Toc142565828</vt:lpwstr>
      </vt:variant>
      <vt:variant>
        <vt:i4>1114173</vt:i4>
      </vt:variant>
      <vt:variant>
        <vt:i4>896</vt:i4>
      </vt:variant>
      <vt:variant>
        <vt:i4>0</vt:i4>
      </vt:variant>
      <vt:variant>
        <vt:i4>5</vt:i4>
      </vt:variant>
      <vt:variant>
        <vt:lpwstr/>
      </vt:variant>
      <vt:variant>
        <vt:lpwstr>_Toc142565827</vt:lpwstr>
      </vt:variant>
      <vt:variant>
        <vt:i4>1114173</vt:i4>
      </vt:variant>
      <vt:variant>
        <vt:i4>890</vt:i4>
      </vt:variant>
      <vt:variant>
        <vt:i4>0</vt:i4>
      </vt:variant>
      <vt:variant>
        <vt:i4>5</vt:i4>
      </vt:variant>
      <vt:variant>
        <vt:lpwstr/>
      </vt:variant>
      <vt:variant>
        <vt:lpwstr>_Toc142565826</vt:lpwstr>
      </vt:variant>
      <vt:variant>
        <vt:i4>1114173</vt:i4>
      </vt:variant>
      <vt:variant>
        <vt:i4>884</vt:i4>
      </vt:variant>
      <vt:variant>
        <vt:i4>0</vt:i4>
      </vt:variant>
      <vt:variant>
        <vt:i4>5</vt:i4>
      </vt:variant>
      <vt:variant>
        <vt:lpwstr/>
      </vt:variant>
      <vt:variant>
        <vt:lpwstr>_Toc142565825</vt:lpwstr>
      </vt:variant>
      <vt:variant>
        <vt:i4>1114173</vt:i4>
      </vt:variant>
      <vt:variant>
        <vt:i4>878</vt:i4>
      </vt:variant>
      <vt:variant>
        <vt:i4>0</vt:i4>
      </vt:variant>
      <vt:variant>
        <vt:i4>5</vt:i4>
      </vt:variant>
      <vt:variant>
        <vt:lpwstr/>
      </vt:variant>
      <vt:variant>
        <vt:lpwstr>_Toc142565824</vt:lpwstr>
      </vt:variant>
      <vt:variant>
        <vt:i4>1114173</vt:i4>
      </vt:variant>
      <vt:variant>
        <vt:i4>872</vt:i4>
      </vt:variant>
      <vt:variant>
        <vt:i4>0</vt:i4>
      </vt:variant>
      <vt:variant>
        <vt:i4>5</vt:i4>
      </vt:variant>
      <vt:variant>
        <vt:lpwstr/>
      </vt:variant>
      <vt:variant>
        <vt:lpwstr>_Toc142565823</vt:lpwstr>
      </vt:variant>
      <vt:variant>
        <vt:i4>1114173</vt:i4>
      </vt:variant>
      <vt:variant>
        <vt:i4>866</vt:i4>
      </vt:variant>
      <vt:variant>
        <vt:i4>0</vt:i4>
      </vt:variant>
      <vt:variant>
        <vt:i4>5</vt:i4>
      </vt:variant>
      <vt:variant>
        <vt:lpwstr/>
      </vt:variant>
      <vt:variant>
        <vt:lpwstr>_Toc142565822</vt:lpwstr>
      </vt:variant>
      <vt:variant>
        <vt:i4>1114173</vt:i4>
      </vt:variant>
      <vt:variant>
        <vt:i4>860</vt:i4>
      </vt:variant>
      <vt:variant>
        <vt:i4>0</vt:i4>
      </vt:variant>
      <vt:variant>
        <vt:i4>5</vt:i4>
      </vt:variant>
      <vt:variant>
        <vt:lpwstr/>
      </vt:variant>
      <vt:variant>
        <vt:lpwstr>_Toc142565821</vt:lpwstr>
      </vt:variant>
      <vt:variant>
        <vt:i4>1114173</vt:i4>
      </vt:variant>
      <vt:variant>
        <vt:i4>851</vt:i4>
      </vt:variant>
      <vt:variant>
        <vt:i4>0</vt:i4>
      </vt:variant>
      <vt:variant>
        <vt:i4>5</vt:i4>
      </vt:variant>
      <vt:variant>
        <vt:lpwstr/>
      </vt:variant>
      <vt:variant>
        <vt:lpwstr>_Toc142565820</vt:lpwstr>
      </vt:variant>
      <vt:variant>
        <vt:i4>1179709</vt:i4>
      </vt:variant>
      <vt:variant>
        <vt:i4>845</vt:i4>
      </vt:variant>
      <vt:variant>
        <vt:i4>0</vt:i4>
      </vt:variant>
      <vt:variant>
        <vt:i4>5</vt:i4>
      </vt:variant>
      <vt:variant>
        <vt:lpwstr/>
      </vt:variant>
      <vt:variant>
        <vt:lpwstr>_Toc142565819</vt:lpwstr>
      </vt:variant>
      <vt:variant>
        <vt:i4>1179709</vt:i4>
      </vt:variant>
      <vt:variant>
        <vt:i4>839</vt:i4>
      </vt:variant>
      <vt:variant>
        <vt:i4>0</vt:i4>
      </vt:variant>
      <vt:variant>
        <vt:i4>5</vt:i4>
      </vt:variant>
      <vt:variant>
        <vt:lpwstr/>
      </vt:variant>
      <vt:variant>
        <vt:lpwstr>_Toc142565818</vt:lpwstr>
      </vt:variant>
      <vt:variant>
        <vt:i4>1179709</vt:i4>
      </vt:variant>
      <vt:variant>
        <vt:i4>833</vt:i4>
      </vt:variant>
      <vt:variant>
        <vt:i4>0</vt:i4>
      </vt:variant>
      <vt:variant>
        <vt:i4>5</vt:i4>
      </vt:variant>
      <vt:variant>
        <vt:lpwstr/>
      </vt:variant>
      <vt:variant>
        <vt:lpwstr>_Toc142565817</vt:lpwstr>
      </vt:variant>
      <vt:variant>
        <vt:i4>1179709</vt:i4>
      </vt:variant>
      <vt:variant>
        <vt:i4>827</vt:i4>
      </vt:variant>
      <vt:variant>
        <vt:i4>0</vt:i4>
      </vt:variant>
      <vt:variant>
        <vt:i4>5</vt:i4>
      </vt:variant>
      <vt:variant>
        <vt:lpwstr/>
      </vt:variant>
      <vt:variant>
        <vt:lpwstr>_Toc142565816</vt:lpwstr>
      </vt:variant>
      <vt:variant>
        <vt:i4>1179709</vt:i4>
      </vt:variant>
      <vt:variant>
        <vt:i4>821</vt:i4>
      </vt:variant>
      <vt:variant>
        <vt:i4>0</vt:i4>
      </vt:variant>
      <vt:variant>
        <vt:i4>5</vt:i4>
      </vt:variant>
      <vt:variant>
        <vt:lpwstr/>
      </vt:variant>
      <vt:variant>
        <vt:lpwstr>_Toc142565815</vt:lpwstr>
      </vt:variant>
      <vt:variant>
        <vt:i4>1179709</vt:i4>
      </vt:variant>
      <vt:variant>
        <vt:i4>815</vt:i4>
      </vt:variant>
      <vt:variant>
        <vt:i4>0</vt:i4>
      </vt:variant>
      <vt:variant>
        <vt:i4>5</vt:i4>
      </vt:variant>
      <vt:variant>
        <vt:lpwstr/>
      </vt:variant>
      <vt:variant>
        <vt:lpwstr>_Toc142565814</vt:lpwstr>
      </vt:variant>
      <vt:variant>
        <vt:i4>1179709</vt:i4>
      </vt:variant>
      <vt:variant>
        <vt:i4>809</vt:i4>
      </vt:variant>
      <vt:variant>
        <vt:i4>0</vt:i4>
      </vt:variant>
      <vt:variant>
        <vt:i4>5</vt:i4>
      </vt:variant>
      <vt:variant>
        <vt:lpwstr/>
      </vt:variant>
      <vt:variant>
        <vt:lpwstr>_Toc142565813</vt:lpwstr>
      </vt:variant>
      <vt:variant>
        <vt:i4>1245244</vt:i4>
      </vt:variant>
      <vt:variant>
        <vt:i4>350</vt:i4>
      </vt:variant>
      <vt:variant>
        <vt:i4>0</vt:i4>
      </vt:variant>
      <vt:variant>
        <vt:i4>5</vt:i4>
      </vt:variant>
      <vt:variant>
        <vt:lpwstr/>
      </vt:variant>
      <vt:variant>
        <vt:lpwstr>_Toc142565900</vt:lpwstr>
      </vt:variant>
      <vt:variant>
        <vt:i4>1703997</vt:i4>
      </vt:variant>
      <vt:variant>
        <vt:i4>344</vt:i4>
      </vt:variant>
      <vt:variant>
        <vt:i4>0</vt:i4>
      </vt:variant>
      <vt:variant>
        <vt:i4>5</vt:i4>
      </vt:variant>
      <vt:variant>
        <vt:lpwstr/>
      </vt:variant>
      <vt:variant>
        <vt:lpwstr>_Toc142565899</vt:lpwstr>
      </vt:variant>
      <vt:variant>
        <vt:i4>1703997</vt:i4>
      </vt:variant>
      <vt:variant>
        <vt:i4>338</vt:i4>
      </vt:variant>
      <vt:variant>
        <vt:i4>0</vt:i4>
      </vt:variant>
      <vt:variant>
        <vt:i4>5</vt:i4>
      </vt:variant>
      <vt:variant>
        <vt:lpwstr/>
      </vt:variant>
      <vt:variant>
        <vt:lpwstr>_Toc142565898</vt:lpwstr>
      </vt:variant>
      <vt:variant>
        <vt:i4>1703997</vt:i4>
      </vt:variant>
      <vt:variant>
        <vt:i4>332</vt:i4>
      </vt:variant>
      <vt:variant>
        <vt:i4>0</vt:i4>
      </vt:variant>
      <vt:variant>
        <vt:i4>5</vt:i4>
      </vt:variant>
      <vt:variant>
        <vt:lpwstr/>
      </vt:variant>
      <vt:variant>
        <vt:lpwstr>_Toc142565897</vt:lpwstr>
      </vt:variant>
      <vt:variant>
        <vt:i4>1703997</vt:i4>
      </vt:variant>
      <vt:variant>
        <vt:i4>326</vt:i4>
      </vt:variant>
      <vt:variant>
        <vt:i4>0</vt:i4>
      </vt:variant>
      <vt:variant>
        <vt:i4>5</vt:i4>
      </vt:variant>
      <vt:variant>
        <vt:lpwstr/>
      </vt:variant>
      <vt:variant>
        <vt:lpwstr>_Toc142565896</vt:lpwstr>
      </vt:variant>
      <vt:variant>
        <vt:i4>1703997</vt:i4>
      </vt:variant>
      <vt:variant>
        <vt:i4>320</vt:i4>
      </vt:variant>
      <vt:variant>
        <vt:i4>0</vt:i4>
      </vt:variant>
      <vt:variant>
        <vt:i4>5</vt:i4>
      </vt:variant>
      <vt:variant>
        <vt:lpwstr/>
      </vt:variant>
      <vt:variant>
        <vt:lpwstr>_Toc142565895</vt:lpwstr>
      </vt:variant>
      <vt:variant>
        <vt:i4>1703997</vt:i4>
      </vt:variant>
      <vt:variant>
        <vt:i4>314</vt:i4>
      </vt:variant>
      <vt:variant>
        <vt:i4>0</vt:i4>
      </vt:variant>
      <vt:variant>
        <vt:i4>5</vt:i4>
      </vt:variant>
      <vt:variant>
        <vt:lpwstr/>
      </vt:variant>
      <vt:variant>
        <vt:lpwstr>_Toc142565894</vt:lpwstr>
      </vt:variant>
      <vt:variant>
        <vt:i4>1703997</vt:i4>
      </vt:variant>
      <vt:variant>
        <vt:i4>308</vt:i4>
      </vt:variant>
      <vt:variant>
        <vt:i4>0</vt:i4>
      </vt:variant>
      <vt:variant>
        <vt:i4>5</vt:i4>
      </vt:variant>
      <vt:variant>
        <vt:lpwstr/>
      </vt:variant>
      <vt:variant>
        <vt:lpwstr>_Toc142565893</vt:lpwstr>
      </vt:variant>
      <vt:variant>
        <vt:i4>1703997</vt:i4>
      </vt:variant>
      <vt:variant>
        <vt:i4>302</vt:i4>
      </vt:variant>
      <vt:variant>
        <vt:i4>0</vt:i4>
      </vt:variant>
      <vt:variant>
        <vt:i4>5</vt:i4>
      </vt:variant>
      <vt:variant>
        <vt:lpwstr/>
      </vt:variant>
      <vt:variant>
        <vt:lpwstr>_Toc142565892</vt:lpwstr>
      </vt:variant>
      <vt:variant>
        <vt:i4>1703997</vt:i4>
      </vt:variant>
      <vt:variant>
        <vt:i4>296</vt:i4>
      </vt:variant>
      <vt:variant>
        <vt:i4>0</vt:i4>
      </vt:variant>
      <vt:variant>
        <vt:i4>5</vt:i4>
      </vt:variant>
      <vt:variant>
        <vt:lpwstr/>
      </vt:variant>
      <vt:variant>
        <vt:lpwstr>_Toc142565891</vt:lpwstr>
      </vt:variant>
      <vt:variant>
        <vt:i4>1703997</vt:i4>
      </vt:variant>
      <vt:variant>
        <vt:i4>290</vt:i4>
      </vt:variant>
      <vt:variant>
        <vt:i4>0</vt:i4>
      </vt:variant>
      <vt:variant>
        <vt:i4>5</vt:i4>
      </vt:variant>
      <vt:variant>
        <vt:lpwstr/>
      </vt:variant>
      <vt:variant>
        <vt:lpwstr>_Toc142565890</vt:lpwstr>
      </vt:variant>
      <vt:variant>
        <vt:i4>1769533</vt:i4>
      </vt:variant>
      <vt:variant>
        <vt:i4>284</vt:i4>
      </vt:variant>
      <vt:variant>
        <vt:i4>0</vt:i4>
      </vt:variant>
      <vt:variant>
        <vt:i4>5</vt:i4>
      </vt:variant>
      <vt:variant>
        <vt:lpwstr/>
      </vt:variant>
      <vt:variant>
        <vt:lpwstr>_Toc142565889</vt:lpwstr>
      </vt:variant>
      <vt:variant>
        <vt:i4>1769533</vt:i4>
      </vt:variant>
      <vt:variant>
        <vt:i4>278</vt:i4>
      </vt:variant>
      <vt:variant>
        <vt:i4>0</vt:i4>
      </vt:variant>
      <vt:variant>
        <vt:i4>5</vt:i4>
      </vt:variant>
      <vt:variant>
        <vt:lpwstr/>
      </vt:variant>
      <vt:variant>
        <vt:lpwstr>_Toc142565888</vt:lpwstr>
      </vt:variant>
      <vt:variant>
        <vt:i4>1769533</vt:i4>
      </vt:variant>
      <vt:variant>
        <vt:i4>272</vt:i4>
      </vt:variant>
      <vt:variant>
        <vt:i4>0</vt:i4>
      </vt:variant>
      <vt:variant>
        <vt:i4>5</vt:i4>
      </vt:variant>
      <vt:variant>
        <vt:lpwstr/>
      </vt:variant>
      <vt:variant>
        <vt:lpwstr>_Toc142565887</vt:lpwstr>
      </vt:variant>
      <vt:variant>
        <vt:i4>1769533</vt:i4>
      </vt:variant>
      <vt:variant>
        <vt:i4>266</vt:i4>
      </vt:variant>
      <vt:variant>
        <vt:i4>0</vt:i4>
      </vt:variant>
      <vt:variant>
        <vt:i4>5</vt:i4>
      </vt:variant>
      <vt:variant>
        <vt:lpwstr/>
      </vt:variant>
      <vt:variant>
        <vt:lpwstr>_Toc142565886</vt:lpwstr>
      </vt:variant>
      <vt:variant>
        <vt:i4>1769533</vt:i4>
      </vt:variant>
      <vt:variant>
        <vt:i4>260</vt:i4>
      </vt:variant>
      <vt:variant>
        <vt:i4>0</vt:i4>
      </vt:variant>
      <vt:variant>
        <vt:i4>5</vt:i4>
      </vt:variant>
      <vt:variant>
        <vt:lpwstr/>
      </vt:variant>
      <vt:variant>
        <vt:lpwstr>_Toc142565885</vt:lpwstr>
      </vt:variant>
      <vt:variant>
        <vt:i4>1769533</vt:i4>
      </vt:variant>
      <vt:variant>
        <vt:i4>254</vt:i4>
      </vt:variant>
      <vt:variant>
        <vt:i4>0</vt:i4>
      </vt:variant>
      <vt:variant>
        <vt:i4>5</vt:i4>
      </vt:variant>
      <vt:variant>
        <vt:lpwstr/>
      </vt:variant>
      <vt:variant>
        <vt:lpwstr>_Toc142565884</vt:lpwstr>
      </vt:variant>
      <vt:variant>
        <vt:i4>1769533</vt:i4>
      </vt:variant>
      <vt:variant>
        <vt:i4>248</vt:i4>
      </vt:variant>
      <vt:variant>
        <vt:i4>0</vt:i4>
      </vt:variant>
      <vt:variant>
        <vt:i4>5</vt:i4>
      </vt:variant>
      <vt:variant>
        <vt:lpwstr/>
      </vt:variant>
      <vt:variant>
        <vt:lpwstr>_Toc142565883</vt:lpwstr>
      </vt:variant>
      <vt:variant>
        <vt:i4>1769533</vt:i4>
      </vt:variant>
      <vt:variant>
        <vt:i4>242</vt:i4>
      </vt:variant>
      <vt:variant>
        <vt:i4>0</vt:i4>
      </vt:variant>
      <vt:variant>
        <vt:i4>5</vt:i4>
      </vt:variant>
      <vt:variant>
        <vt:lpwstr/>
      </vt:variant>
      <vt:variant>
        <vt:lpwstr>_Toc142565882</vt:lpwstr>
      </vt:variant>
      <vt:variant>
        <vt:i4>1769533</vt:i4>
      </vt:variant>
      <vt:variant>
        <vt:i4>236</vt:i4>
      </vt:variant>
      <vt:variant>
        <vt:i4>0</vt:i4>
      </vt:variant>
      <vt:variant>
        <vt:i4>5</vt:i4>
      </vt:variant>
      <vt:variant>
        <vt:lpwstr/>
      </vt:variant>
      <vt:variant>
        <vt:lpwstr>_Toc142565881</vt:lpwstr>
      </vt:variant>
      <vt:variant>
        <vt:i4>1769533</vt:i4>
      </vt:variant>
      <vt:variant>
        <vt:i4>230</vt:i4>
      </vt:variant>
      <vt:variant>
        <vt:i4>0</vt:i4>
      </vt:variant>
      <vt:variant>
        <vt:i4>5</vt:i4>
      </vt:variant>
      <vt:variant>
        <vt:lpwstr/>
      </vt:variant>
      <vt:variant>
        <vt:lpwstr>_Toc142565880</vt:lpwstr>
      </vt:variant>
      <vt:variant>
        <vt:i4>1310781</vt:i4>
      </vt:variant>
      <vt:variant>
        <vt:i4>224</vt:i4>
      </vt:variant>
      <vt:variant>
        <vt:i4>0</vt:i4>
      </vt:variant>
      <vt:variant>
        <vt:i4>5</vt:i4>
      </vt:variant>
      <vt:variant>
        <vt:lpwstr/>
      </vt:variant>
      <vt:variant>
        <vt:lpwstr>_Toc142565879</vt:lpwstr>
      </vt:variant>
      <vt:variant>
        <vt:i4>1310781</vt:i4>
      </vt:variant>
      <vt:variant>
        <vt:i4>218</vt:i4>
      </vt:variant>
      <vt:variant>
        <vt:i4>0</vt:i4>
      </vt:variant>
      <vt:variant>
        <vt:i4>5</vt:i4>
      </vt:variant>
      <vt:variant>
        <vt:lpwstr/>
      </vt:variant>
      <vt:variant>
        <vt:lpwstr>_Toc142565878</vt:lpwstr>
      </vt:variant>
      <vt:variant>
        <vt:i4>1310781</vt:i4>
      </vt:variant>
      <vt:variant>
        <vt:i4>212</vt:i4>
      </vt:variant>
      <vt:variant>
        <vt:i4>0</vt:i4>
      </vt:variant>
      <vt:variant>
        <vt:i4>5</vt:i4>
      </vt:variant>
      <vt:variant>
        <vt:lpwstr/>
      </vt:variant>
      <vt:variant>
        <vt:lpwstr>_Toc142565877</vt:lpwstr>
      </vt:variant>
      <vt:variant>
        <vt:i4>1310781</vt:i4>
      </vt:variant>
      <vt:variant>
        <vt:i4>206</vt:i4>
      </vt:variant>
      <vt:variant>
        <vt:i4>0</vt:i4>
      </vt:variant>
      <vt:variant>
        <vt:i4>5</vt:i4>
      </vt:variant>
      <vt:variant>
        <vt:lpwstr/>
      </vt:variant>
      <vt:variant>
        <vt:lpwstr>_Toc142565876</vt:lpwstr>
      </vt:variant>
      <vt:variant>
        <vt:i4>1310781</vt:i4>
      </vt:variant>
      <vt:variant>
        <vt:i4>200</vt:i4>
      </vt:variant>
      <vt:variant>
        <vt:i4>0</vt:i4>
      </vt:variant>
      <vt:variant>
        <vt:i4>5</vt:i4>
      </vt:variant>
      <vt:variant>
        <vt:lpwstr/>
      </vt:variant>
      <vt:variant>
        <vt:lpwstr>_Toc142565875</vt:lpwstr>
      </vt:variant>
      <vt:variant>
        <vt:i4>1310781</vt:i4>
      </vt:variant>
      <vt:variant>
        <vt:i4>194</vt:i4>
      </vt:variant>
      <vt:variant>
        <vt:i4>0</vt:i4>
      </vt:variant>
      <vt:variant>
        <vt:i4>5</vt:i4>
      </vt:variant>
      <vt:variant>
        <vt:lpwstr/>
      </vt:variant>
      <vt:variant>
        <vt:lpwstr>_Toc142565874</vt:lpwstr>
      </vt:variant>
      <vt:variant>
        <vt:i4>1310781</vt:i4>
      </vt:variant>
      <vt:variant>
        <vt:i4>188</vt:i4>
      </vt:variant>
      <vt:variant>
        <vt:i4>0</vt:i4>
      </vt:variant>
      <vt:variant>
        <vt:i4>5</vt:i4>
      </vt:variant>
      <vt:variant>
        <vt:lpwstr/>
      </vt:variant>
      <vt:variant>
        <vt:lpwstr>_Toc142565873</vt:lpwstr>
      </vt:variant>
      <vt:variant>
        <vt:i4>1310781</vt:i4>
      </vt:variant>
      <vt:variant>
        <vt:i4>182</vt:i4>
      </vt:variant>
      <vt:variant>
        <vt:i4>0</vt:i4>
      </vt:variant>
      <vt:variant>
        <vt:i4>5</vt:i4>
      </vt:variant>
      <vt:variant>
        <vt:lpwstr/>
      </vt:variant>
      <vt:variant>
        <vt:lpwstr>_Toc142565872</vt:lpwstr>
      </vt:variant>
      <vt:variant>
        <vt:i4>1310781</vt:i4>
      </vt:variant>
      <vt:variant>
        <vt:i4>176</vt:i4>
      </vt:variant>
      <vt:variant>
        <vt:i4>0</vt:i4>
      </vt:variant>
      <vt:variant>
        <vt:i4>5</vt:i4>
      </vt:variant>
      <vt:variant>
        <vt:lpwstr/>
      </vt:variant>
      <vt:variant>
        <vt:lpwstr>_Toc142565871</vt:lpwstr>
      </vt:variant>
      <vt:variant>
        <vt:i4>1310781</vt:i4>
      </vt:variant>
      <vt:variant>
        <vt:i4>170</vt:i4>
      </vt:variant>
      <vt:variant>
        <vt:i4>0</vt:i4>
      </vt:variant>
      <vt:variant>
        <vt:i4>5</vt:i4>
      </vt:variant>
      <vt:variant>
        <vt:lpwstr/>
      </vt:variant>
      <vt:variant>
        <vt:lpwstr>_Toc142565870</vt:lpwstr>
      </vt:variant>
      <vt:variant>
        <vt:i4>1376317</vt:i4>
      </vt:variant>
      <vt:variant>
        <vt:i4>164</vt:i4>
      </vt:variant>
      <vt:variant>
        <vt:i4>0</vt:i4>
      </vt:variant>
      <vt:variant>
        <vt:i4>5</vt:i4>
      </vt:variant>
      <vt:variant>
        <vt:lpwstr/>
      </vt:variant>
      <vt:variant>
        <vt:lpwstr>_Toc142565869</vt:lpwstr>
      </vt:variant>
      <vt:variant>
        <vt:i4>1376317</vt:i4>
      </vt:variant>
      <vt:variant>
        <vt:i4>158</vt:i4>
      </vt:variant>
      <vt:variant>
        <vt:i4>0</vt:i4>
      </vt:variant>
      <vt:variant>
        <vt:i4>5</vt:i4>
      </vt:variant>
      <vt:variant>
        <vt:lpwstr/>
      </vt:variant>
      <vt:variant>
        <vt:lpwstr>_Toc142565868</vt:lpwstr>
      </vt:variant>
      <vt:variant>
        <vt:i4>1376317</vt:i4>
      </vt:variant>
      <vt:variant>
        <vt:i4>152</vt:i4>
      </vt:variant>
      <vt:variant>
        <vt:i4>0</vt:i4>
      </vt:variant>
      <vt:variant>
        <vt:i4>5</vt:i4>
      </vt:variant>
      <vt:variant>
        <vt:lpwstr/>
      </vt:variant>
      <vt:variant>
        <vt:lpwstr>_Toc142565867</vt:lpwstr>
      </vt:variant>
      <vt:variant>
        <vt:i4>1376317</vt:i4>
      </vt:variant>
      <vt:variant>
        <vt:i4>146</vt:i4>
      </vt:variant>
      <vt:variant>
        <vt:i4>0</vt:i4>
      </vt:variant>
      <vt:variant>
        <vt:i4>5</vt:i4>
      </vt:variant>
      <vt:variant>
        <vt:lpwstr/>
      </vt:variant>
      <vt:variant>
        <vt:lpwstr>_Toc142565866</vt:lpwstr>
      </vt:variant>
      <vt:variant>
        <vt:i4>1376317</vt:i4>
      </vt:variant>
      <vt:variant>
        <vt:i4>140</vt:i4>
      </vt:variant>
      <vt:variant>
        <vt:i4>0</vt:i4>
      </vt:variant>
      <vt:variant>
        <vt:i4>5</vt:i4>
      </vt:variant>
      <vt:variant>
        <vt:lpwstr/>
      </vt:variant>
      <vt:variant>
        <vt:lpwstr>_Toc142565865</vt:lpwstr>
      </vt:variant>
      <vt:variant>
        <vt:i4>1376317</vt:i4>
      </vt:variant>
      <vt:variant>
        <vt:i4>134</vt:i4>
      </vt:variant>
      <vt:variant>
        <vt:i4>0</vt:i4>
      </vt:variant>
      <vt:variant>
        <vt:i4>5</vt:i4>
      </vt:variant>
      <vt:variant>
        <vt:lpwstr/>
      </vt:variant>
      <vt:variant>
        <vt:lpwstr>_Toc142565864</vt:lpwstr>
      </vt:variant>
      <vt:variant>
        <vt:i4>1376317</vt:i4>
      </vt:variant>
      <vt:variant>
        <vt:i4>128</vt:i4>
      </vt:variant>
      <vt:variant>
        <vt:i4>0</vt:i4>
      </vt:variant>
      <vt:variant>
        <vt:i4>5</vt:i4>
      </vt:variant>
      <vt:variant>
        <vt:lpwstr/>
      </vt:variant>
      <vt:variant>
        <vt:lpwstr>_Toc142565863</vt:lpwstr>
      </vt:variant>
      <vt:variant>
        <vt:i4>1376317</vt:i4>
      </vt:variant>
      <vt:variant>
        <vt:i4>122</vt:i4>
      </vt:variant>
      <vt:variant>
        <vt:i4>0</vt:i4>
      </vt:variant>
      <vt:variant>
        <vt:i4>5</vt:i4>
      </vt:variant>
      <vt:variant>
        <vt:lpwstr/>
      </vt:variant>
      <vt:variant>
        <vt:lpwstr>_Toc142565862</vt:lpwstr>
      </vt:variant>
      <vt:variant>
        <vt:i4>1376317</vt:i4>
      </vt:variant>
      <vt:variant>
        <vt:i4>116</vt:i4>
      </vt:variant>
      <vt:variant>
        <vt:i4>0</vt:i4>
      </vt:variant>
      <vt:variant>
        <vt:i4>5</vt:i4>
      </vt:variant>
      <vt:variant>
        <vt:lpwstr/>
      </vt:variant>
      <vt:variant>
        <vt:lpwstr>_Toc142565861</vt:lpwstr>
      </vt:variant>
      <vt:variant>
        <vt:i4>1376317</vt:i4>
      </vt:variant>
      <vt:variant>
        <vt:i4>110</vt:i4>
      </vt:variant>
      <vt:variant>
        <vt:i4>0</vt:i4>
      </vt:variant>
      <vt:variant>
        <vt:i4>5</vt:i4>
      </vt:variant>
      <vt:variant>
        <vt:lpwstr/>
      </vt:variant>
      <vt:variant>
        <vt:lpwstr>_Toc142565860</vt:lpwstr>
      </vt:variant>
      <vt:variant>
        <vt:i4>1441853</vt:i4>
      </vt:variant>
      <vt:variant>
        <vt:i4>104</vt:i4>
      </vt:variant>
      <vt:variant>
        <vt:i4>0</vt:i4>
      </vt:variant>
      <vt:variant>
        <vt:i4>5</vt:i4>
      </vt:variant>
      <vt:variant>
        <vt:lpwstr/>
      </vt:variant>
      <vt:variant>
        <vt:lpwstr>_Toc142565859</vt:lpwstr>
      </vt:variant>
      <vt:variant>
        <vt:i4>1441853</vt:i4>
      </vt:variant>
      <vt:variant>
        <vt:i4>98</vt:i4>
      </vt:variant>
      <vt:variant>
        <vt:i4>0</vt:i4>
      </vt:variant>
      <vt:variant>
        <vt:i4>5</vt:i4>
      </vt:variant>
      <vt:variant>
        <vt:lpwstr/>
      </vt:variant>
      <vt:variant>
        <vt:lpwstr>_Toc142565858</vt:lpwstr>
      </vt:variant>
      <vt:variant>
        <vt:i4>1441853</vt:i4>
      </vt:variant>
      <vt:variant>
        <vt:i4>92</vt:i4>
      </vt:variant>
      <vt:variant>
        <vt:i4>0</vt:i4>
      </vt:variant>
      <vt:variant>
        <vt:i4>5</vt:i4>
      </vt:variant>
      <vt:variant>
        <vt:lpwstr/>
      </vt:variant>
      <vt:variant>
        <vt:lpwstr>_Toc142565857</vt:lpwstr>
      </vt:variant>
      <vt:variant>
        <vt:i4>1441853</vt:i4>
      </vt:variant>
      <vt:variant>
        <vt:i4>86</vt:i4>
      </vt:variant>
      <vt:variant>
        <vt:i4>0</vt:i4>
      </vt:variant>
      <vt:variant>
        <vt:i4>5</vt:i4>
      </vt:variant>
      <vt:variant>
        <vt:lpwstr/>
      </vt:variant>
      <vt:variant>
        <vt:lpwstr>_Toc142565856</vt:lpwstr>
      </vt:variant>
      <vt:variant>
        <vt:i4>1441853</vt:i4>
      </vt:variant>
      <vt:variant>
        <vt:i4>80</vt:i4>
      </vt:variant>
      <vt:variant>
        <vt:i4>0</vt:i4>
      </vt:variant>
      <vt:variant>
        <vt:i4>5</vt:i4>
      </vt:variant>
      <vt:variant>
        <vt:lpwstr/>
      </vt:variant>
      <vt:variant>
        <vt:lpwstr>_Toc142565855</vt:lpwstr>
      </vt:variant>
      <vt:variant>
        <vt:i4>1441853</vt:i4>
      </vt:variant>
      <vt:variant>
        <vt:i4>74</vt:i4>
      </vt:variant>
      <vt:variant>
        <vt:i4>0</vt:i4>
      </vt:variant>
      <vt:variant>
        <vt:i4>5</vt:i4>
      </vt:variant>
      <vt:variant>
        <vt:lpwstr/>
      </vt:variant>
      <vt:variant>
        <vt:lpwstr>_Toc142565854</vt:lpwstr>
      </vt:variant>
      <vt:variant>
        <vt:i4>1441853</vt:i4>
      </vt:variant>
      <vt:variant>
        <vt:i4>68</vt:i4>
      </vt:variant>
      <vt:variant>
        <vt:i4>0</vt:i4>
      </vt:variant>
      <vt:variant>
        <vt:i4>5</vt:i4>
      </vt:variant>
      <vt:variant>
        <vt:lpwstr/>
      </vt:variant>
      <vt:variant>
        <vt:lpwstr>_Toc142565853</vt:lpwstr>
      </vt:variant>
      <vt:variant>
        <vt:i4>1441853</vt:i4>
      </vt:variant>
      <vt:variant>
        <vt:i4>62</vt:i4>
      </vt:variant>
      <vt:variant>
        <vt:i4>0</vt:i4>
      </vt:variant>
      <vt:variant>
        <vt:i4>5</vt:i4>
      </vt:variant>
      <vt:variant>
        <vt:lpwstr/>
      </vt:variant>
      <vt:variant>
        <vt:lpwstr>_Toc142565852</vt:lpwstr>
      </vt:variant>
      <vt:variant>
        <vt:i4>1441853</vt:i4>
      </vt:variant>
      <vt:variant>
        <vt:i4>56</vt:i4>
      </vt:variant>
      <vt:variant>
        <vt:i4>0</vt:i4>
      </vt:variant>
      <vt:variant>
        <vt:i4>5</vt:i4>
      </vt:variant>
      <vt:variant>
        <vt:lpwstr/>
      </vt:variant>
      <vt:variant>
        <vt:lpwstr>_Toc142565851</vt:lpwstr>
      </vt:variant>
      <vt:variant>
        <vt:i4>1441853</vt:i4>
      </vt:variant>
      <vt:variant>
        <vt:i4>50</vt:i4>
      </vt:variant>
      <vt:variant>
        <vt:i4>0</vt:i4>
      </vt:variant>
      <vt:variant>
        <vt:i4>5</vt:i4>
      </vt:variant>
      <vt:variant>
        <vt:lpwstr/>
      </vt:variant>
      <vt:variant>
        <vt:lpwstr>_Toc142565850</vt:lpwstr>
      </vt:variant>
      <vt:variant>
        <vt:i4>1507389</vt:i4>
      </vt:variant>
      <vt:variant>
        <vt:i4>44</vt:i4>
      </vt:variant>
      <vt:variant>
        <vt:i4>0</vt:i4>
      </vt:variant>
      <vt:variant>
        <vt:i4>5</vt:i4>
      </vt:variant>
      <vt:variant>
        <vt:lpwstr/>
      </vt:variant>
      <vt:variant>
        <vt:lpwstr>_Toc142565849</vt:lpwstr>
      </vt:variant>
      <vt:variant>
        <vt:i4>1507389</vt:i4>
      </vt:variant>
      <vt:variant>
        <vt:i4>38</vt:i4>
      </vt:variant>
      <vt:variant>
        <vt:i4>0</vt:i4>
      </vt:variant>
      <vt:variant>
        <vt:i4>5</vt:i4>
      </vt:variant>
      <vt:variant>
        <vt:lpwstr/>
      </vt:variant>
      <vt:variant>
        <vt:lpwstr>_Toc142565848</vt:lpwstr>
      </vt:variant>
      <vt:variant>
        <vt:i4>1507389</vt:i4>
      </vt:variant>
      <vt:variant>
        <vt:i4>32</vt:i4>
      </vt:variant>
      <vt:variant>
        <vt:i4>0</vt:i4>
      </vt:variant>
      <vt:variant>
        <vt:i4>5</vt:i4>
      </vt:variant>
      <vt:variant>
        <vt:lpwstr/>
      </vt:variant>
      <vt:variant>
        <vt:lpwstr>_Toc142565847</vt:lpwstr>
      </vt:variant>
      <vt:variant>
        <vt:i4>1507389</vt:i4>
      </vt:variant>
      <vt:variant>
        <vt:i4>26</vt:i4>
      </vt:variant>
      <vt:variant>
        <vt:i4>0</vt:i4>
      </vt:variant>
      <vt:variant>
        <vt:i4>5</vt:i4>
      </vt:variant>
      <vt:variant>
        <vt:lpwstr/>
      </vt:variant>
      <vt:variant>
        <vt:lpwstr>_Toc142565846</vt:lpwstr>
      </vt:variant>
      <vt:variant>
        <vt:i4>1507389</vt:i4>
      </vt:variant>
      <vt:variant>
        <vt:i4>20</vt:i4>
      </vt:variant>
      <vt:variant>
        <vt:i4>0</vt:i4>
      </vt:variant>
      <vt:variant>
        <vt:i4>5</vt:i4>
      </vt:variant>
      <vt:variant>
        <vt:lpwstr/>
      </vt:variant>
      <vt:variant>
        <vt:lpwstr>_Toc142565845</vt:lpwstr>
      </vt:variant>
      <vt:variant>
        <vt:i4>1507389</vt:i4>
      </vt:variant>
      <vt:variant>
        <vt:i4>14</vt:i4>
      </vt:variant>
      <vt:variant>
        <vt:i4>0</vt:i4>
      </vt:variant>
      <vt:variant>
        <vt:i4>5</vt:i4>
      </vt:variant>
      <vt:variant>
        <vt:lpwstr/>
      </vt:variant>
      <vt:variant>
        <vt:lpwstr>_Toc142565844</vt:lpwstr>
      </vt:variant>
      <vt:variant>
        <vt:i4>1507389</vt:i4>
      </vt:variant>
      <vt:variant>
        <vt:i4>8</vt:i4>
      </vt:variant>
      <vt:variant>
        <vt:i4>0</vt:i4>
      </vt:variant>
      <vt:variant>
        <vt:i4>5</vt:i4>
      </vt:variant>
      <vt:variant>
        <vt:lpwstr/>
      </vt:variant>
      <vt:variant>
        <vt:lpwstr>_Toc142565843</vt:lpwstr>
      </vt:variant>
      <vt:variant>
        <vt:i4>1507389</vt:i4>
      </vt:variant>
      <vt:variant>
        <vt:i4>2</vt:i4>
      </vt:variant>
      <vt:variant>
        <vt:i4>0</vt:i4>
      </vt:variant>
      <vt:variant>
        <vt:i4>5</vt:i4>
      </vt:variant>
      <vt:variant>
        <vt:lpwstr/>
      </vt:variant>
      <vt:variant>
        <vt:lpwstr>_Toc142565842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 Level D</dc:title>
  <dc:subject>V14</dc:subject>
  <dc:creator>Stefan Exner</dc:creator>
  <cp:keywords/>
  <dc:description/>
  <cp:lastModifiedBy>Karla Daniela Gular  Aguilera</cp:lastModifiedBy>
  <cp:revision>9</cp:revision>
  <cp:lastPrinted>2018-04-12T17:24:00Z</cp:lastPrinted>
  <dcterms:created xsi:type="dcterms:W3CDTF">2023-11-27T09:57:00Z</dcterms:created>
  <dcterms:modified xsi:type="dcterms:W3CDTF">2024-03-11T16:55:00Z</dcterms:modified>
  <cp:category/>
</cp:coreProperties>
</file>